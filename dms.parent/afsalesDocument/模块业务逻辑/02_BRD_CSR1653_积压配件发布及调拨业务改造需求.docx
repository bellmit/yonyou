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07F0" w:rsidRPr="00187D6D" w:rsidRDefault="00CF07F0" w:rsidP="00CF07F0">
      <w:pPr>
        <w:pStyle w:val="11"/>
        <w:rPr>
          <w:rFonts w:asciiTheme="majorEastAsia" w:eastAsiaTheme="majorEastAsia" w:hAnsiTheme="majorEastAsia"/>
          <w:lang w:eastAsia="zh-CN"/>
        </w:rPr>
      </w:pPr>
    </w:p>
    <w:p w:rsidR="00CF07F0" w:rsidRPr="00187D6D" w:rsidRDefault="00CF07F0" w:rsidP="00E35949">
      <w:pPr>
        <w:ind w:firstLine="420"/>
        <w:rPr>
          <w:rFonts w:asciiTheme="majorEastAsia" w:eastAsiaTheme="majorEastAsia" w:hAnsiTheme="majorEastAsia"/>
          <w:lang w:eastAsia="zh-CN"/>
        </w:rPr>
      </w:pPr>
    </w:p>
    <w:p w:rsidR="00CF07F0" w:rsidRPr="00187D6D" w:rsidRDefault="00CF07F0" w:rsidP="00CF07F0">
      <w:pPr>
        <w:ind w:firstLine="420"/>
        <w:rPr>
          <w:rFonts w:asciiTheme="majorEastAsia" w:eastAsiaTheme="majorEastAsia" w:hAnsiTheme="majorEastAsia"/>
          <w:lang w:eastAsia="zh-CN"/>
        </w:rPr>
      </w:pPr>
    </w:p>
    <w:p w:rsidR="00CF07F0" w:rsidRPr="00187D6D" w:rsidRDefault="00CF07F0" w:rsidP="00CF07F0">
      <w:pPr>
        <w:ind w:firstLine="420"/>
        <w:rPr>
          <w:rFonts w:asciiTheme="majorEastAsia" w:eastAsiaTheme="majorEastAsia" w:hAnsiTheme="majorEastAsia"/>
          <w:lang w:eastAsia="zh-CN"/>
        </w:rPr>
      </w:pPr>
    </w:p>
    <w:p w:rsidR="00CF07F0" w:rsidRPr="00187D6D" w:rsidRDefault="00CF07F0" w:rsidP="00CF07F0">
      <w:pPr>
        <w:ind w:firstLine="420"/>
        <w:rPr>
          <w:rFonts w:asciiTheme="majorEastAsia" w:eastAsiaTheme="majorEastAsia" w:hAnsiTheme="majorEastAsia"/>
          <w:lang w:eastAsia="zh-CN"/>
        </w:rPr>
      </w:pPr>
    </w:p>
    <w:p w:rsidR="00CF07F0" w:rsidRPr="00187D6D" w:rsidRDefault="00CF07F0" w:rsidP="00CF07F0">
      <w:pPr>
        <w:ind w:firstLine="420"/>
        <w:rPr>
          <w:rFonts w:asciiTheme="majorEastAsia" w:eastAsiaTheme="majorEastAsia" w:hAnsiTheme="majorEastAsia"/>
          <w:lang w:eastAsia="zh-CN"/>
        </w:rPr>
      </w:pPr>
    </w:p>
    <w:p w:rsidR="00CF07F0" w:rsidRPr="00187D6D" w:rsidRDefault="00CF07F0" w:rsidP="00CF07F0">
      <w:pPr>
        <w:ind w:firstLine="420"/>
        <w:rPr>
          <w:rFonts w:asciiTheme="majorEastAsia" w:eastAsiaTheme="majorEastAsia" w:hAnsiTheme="majorEastAsia"/>
          <w:lang w:eastAsia="zh-CN"/>
        </w:rPr>
      </w:pPr>
    </w:p>
    <w:p w:rsidR="00CF07F0" w:rsidRPr="00187D6D" w:rsidRDefault="00CF07F0" w:rsidP="00CF07F0">
      <w:pPr>
        <w:ind w:firstLine="420"/>
        <w:rPr>
          <w:rFonts w:asciiTheme="majorEastAsia" w:eastAsiaTheme="majorEastAsia" w:hAnsiTheme="majorEastAsia"/>
          <w:lang w:eastAsia="zh-CN"/>
        </w:rPr>
      </w:pPr>
    </w:p>
    <w:p w:rsidR="00CF07F0" w:rsidRPr="00187D6D" w:rsidRDefault="00CF07F0" w:rsidP="00CF07F0">
      <w:pPr>
        <w:ind w:firstLine="420"/>
        <w:rPr>
          <w:rFonts w:asciiTheme="majorEastAsia" w:eastAsiaTheme="majorEastAsia" w:hAnsiTheme="majorEastAsia"/>
          <w:lang w:eastAsia="zh-CN"/>
        </w:rPr>
      </w:pPr>
    </w:p>
    <w:p w:rsidR="00CF07F0" w:rsidRPr="00187D6D" w:rsidRDefault="00CF07F0" w:rsidP="00CF07F0">
      <w:pPr>
        <w:ind w:firstLine="420"/>
        <w:rPr>
          <w:rFonts w:asciiTheme="majorEastAsia" w:eastAsiaTheme="majorEastAsia" w:hAnsiTheme="majorEastAsia"/>
          <w:lang w:eastAsia="zh-CN"/>
        </w:rPr>
      </w:pPr>
    </w:p>
    <w:p w:rsidR="00CF07F0" w:rsidRPr="00187D6D" w:rsidRDefault="00CF07F0" w:rsidP="00CF07F0">
      <w:pPr>
        <w:ind w:firstLine="420"/>
        <w:rPr>
          <w:rFonts w:asciiTheme="majorEastAsia" w:eastAsiaTheme="majorEastAsia" w:hAnsiTheme="majorEastAsia"/>
          <w:lang w:eastAsia="zh-CN"/>
        </w:rPr>
      </w:pPr>
    </w:p>
    <w:p w:rsidR="00890DB9" w:rsidRDefault="00890DB9" w:rsidP="00CF07F0">
      <w:pPr>
        <w:pStyle w:val="af0"/>
        <w:spacing w:before="0" w:after="0"/>
        <w:rPr>
          <w:rFonts w:asciiTheme="majorEastAsia" w:eastAsiaTheme="majorEastAsia" w:hAnsiTheme="majorEastAsia"/>
          <w:lang w:eastAsia="zh-CN"/>
        </w:rPr>
      </w:pPr>
      <w:bookmarkStart w:id="0" w:name="_Toc387060314"/>
      <w:r>
        <w:rPr>
          <w:rFonts w:asciiTheme="majorEastAsia" w:eastAsiaTheme="majorEastAsia" w:hAnsiTheme="majorEastAsia" w:hint="eastAsia"/>
          <w:lang w:eastAsia="zh-CN"/>
        </w:rPr>
        <w:t>积压</w:t>
      </w:r>
      <w:r>
        <w:rPr>
          <w:rFonts w:asciiTheme="majorEastAsia" w:eastAsiaTheme="majorEastAsia" w:hAnsiTheme="majorEastAsia"/>
          <w:lang w:eastAsia="zh-CN"/>
        </w:rPr>
        <w:t>配件</w:t>
      </w:r>
      <w:r>
        <w:rPr>
          <w:rFonts w:asciiTheme="majorEastAsia" w:eastAsiaTheme="majorEastAsia" w:hAnsiTheme="majorEastAsia" w:hint="eastAsia"/>
          <w:lang w:eastAsia="zh-CN"/>
        </w:rPr>
        <w:t>发布及</w:t>
      </w:r>
      <w:r>
        <w:rPr>
          <w:rFonts w:asciiTheme="majorEastAsia" w:eastAsiaTheme="majorEastAsia" w:hAnsiTheme="majorEastAsia"/>
          <w:lang w:eastAsia="zh-CN"/>
        </w:rPr>
        <w:t>调拨</w:t>
      </w:r>
    </w:p>
    <w:p w:rsidR="00C47200" w:rsidRDefault="00890DB9" w:rsidP="00CF07F0">
      <w:pPr>
        <w:pStyle w:val="af0"/>
        <w:spacing w:before="0" w:after="0"/>
        <w:rPr>
          <w:rFonts w:asciiTheme="majorEastAsia" w:eastAsiaTheme="majorEastAsia" w:hAnsiTheme="majorEastAsia"/>
          <w:lang w:eastAsia="zh-CN"/>
        </w:rPr>
      </w:pPr>
      <w:r>
        <w:rPr>
          <w:rFonts w:asciiTheme="majorEastAsia" w:eastAsiaTheme="majorEastAsia" w:hAnsiTheme="majorEastAsia"/>
          <w:lang w:eastAsia="zh-CN"/>
        </w:rPr>
        <w:t>业务</w:t>
      </w:r>
      <w:r>
        <w:rPr>
          <w:rFonts w:asciiTheme="majorEastAsia" w:eastAsiaTheme="majorEastAsia" w:hAnsiTheme="majorEastAsia" w:hint="eastAsia"/>
          <w:lang w:eastAsia="zh-CN"/>
        </w:rPr>
        <w:t>改造</w:t>
      </w:r>
    </w:p>
    <w:p w:rsidR="00CF07F0" w:rsidRPr="00187D6D" w:rsidRDefault="00CF07F0" w:rsidP="00CF07F0">
      <w:pPr>
        <w:pStyle w:val="af0"/>
        <w:spacing w:before="0" w:after="0"/>
        <w:rPr>
          <w:rFonts w:asciiTheme="majorEastAsia" w:eastAsiaTheme="majorEastAsia" w:hAnsiTheme="majorEastAsia"/>
          <w:lang w:eastAsia="zh-CN"/>
        </w:rPr>
      </w:pPr>
      <w:r w:rsidRPr="00187D6D">
        <w:rPr>
          <w:rFonts w:asciiTheme="majorEastAsia" w:eastAsiaTheme="majorEastAsia" w:hAnsiTheme="majorEastAsia" w:hint="eastAsia"/>
          <w:lang w:eastAsia="zh-CN"/>
        </w:rPr>
        <w:t>需求定义文档</w:t>
      </w:r>
      <w:bookmarkEnd w:id="0"/>
    </w:p>
    <w:p w:rsidR="00CF07F0" w:rsidRPr="00187D6D" w:rsidRDefault="00CF07F0" w:rsidP="00D47EAB">
      <w:pPr>
        <w:jc w:val="center"/>
        <w:rPr>
          <w:rFonts w:asciiTheme="majorEastAsia" w:eastAsiaTheme="majorEastAsia" w:hAnsiTheme="majorEastAsia" w:cs="Arial"/>
          <w:b/>
          <w:sz w:val="30"/>
          <w:szCs w:val="30"/>
          <w:lang w:eastAsia="zh-CN"/>
        </w:rPr>
      </w:pPr>
      <w:bookmarkStart w:id="1" w:name="_Toc387060315"/>
      <w:bookmarkStart w:id="2" w:name="_Toc433989408"/>
      <w:r w:rsidRPr="00187D6D">
        <w:rPr>
          <w:rFonts w:asciiTheme="majorEastAsia" w:eastAsiaTheme="majorEastAsia" w:hAnsiTheme="majorEastAsia" w:cs="Arial"/>
          <w:b/>
          <w:sz w:val="30"/>
          <w:szCs w:val="30"/>
          <w:lang w:eastAsia="zh-CN"/>
        </w:rPr>
        <w:t>Business Requirements Definition Document</w:t>
      </w:r>
      <w:bookmarkEnd w:id="1"/>
      <w:bookmarkEnd w:id="2"/>
    </w:p>
    <w:p w:rsidR="00CF07F0" w:rsidRPr="00187D6D" w:rsidRDefault="00CF07F0" w:rsidP="00CF07F0">
      <w:pPr>
        <w:spacing w:before="240" w:after="240"/>
        <w:ind w:firstLine="560"/>
        <w:rPr>
          <w:rFonts w:asciiTheme="majorEastAsia" w:eastAsiaTheme="majorEastAsia" w:hAnsiTheme="majorEastAsia"/>
          <w:sz w:val="28"/>
          <w:lang w:eastAsia="zh-CN"/>
        </w:rPr>
      </w:pPr>
    </w:p>
    <w:p w:rsidR="00CF07F0" w:rsidRPr="00187D6D" w:rsidRDefault="00CF07F0" w:rsidP="00CF07F0">
      <w:pPr>
        <w:spacing w:before="240" w:after="240"/>
        <w:ind w:firstLine="560"/>
        <w:rPr>
          <w:rFonts w:asciiTheme="majorEastAsia" w:eastAsiaTheme="majorEastAsia" w:hAnsiTheme="majorEastAsia"/>
          <w:sz w:val="28"/>
          <w:lang w:eastAsia="zh-CN"/>
        </w:rPr>
      </w:pPr>
    </w:p>
    <w:p w:rsidR="00CF07F0" w:rsidRPr="00187D6D" w:rsidRDefault="00CF07F0" w:rsidP="00CF07F0">
      <w:pPr>
        <w:spacing w:before="240" w:after="240"/>
        <w:ind w:firstLine="560"/>
        <w:rPr>
          <w:rFonts w:asciiTheme="majorEastAsia" w:eastAsiaTheme="majorEastAsia" w:hAnsiTheme="majorEastAsia"/>
          <w:sz w:val="28"/>
          <w:lang w:eastAsia="zh-CN"/>
        </w:rPr>
      </w:pPr>
      <w:r w:rsidRPr="00187D6D">
        <w:rPr>
          <w:rFonts w:asciiTheme="majorEastAsia" w:eastAsiaTheme="majorEastAsia" w:hAnsiTheme="majorEastAsia" w:hint="eastAsia"/>
          <w:sz w:val="28"/>
          <w:lang w:eastAsia="zh-CN"/>
        </w:rPr>
        <w:t>当前版本：&lt;版本号</w:t>
      </w:r>
      <w:r w:rsidRPr="00187D6D">
        <w:rPr>
          <w:rFonts w:asciiTheme="majorEastAsia" w:eastAsiaTheme="majorEastAsia" w:hAnsiTheme="majorEastAsia" w:cs="Arial"/>
          <w:sz w:val="28"/>
          <w:lang w:eastAsia="zh-CN"/>
        </w:rPr>
        <w:t>v</w:t>
      </w:r>
      <w:r w:rsidRPr="00187D6D">
        <w:rPr>
          <w:rFonts w:asciiTheme="majorEastAsia" w:eastAsiaTheme="majorEastAsia" w:hAnsiTheme="majorEastAsia" w:hint="eastAsia"/>
          <w:sz w:val="28"/>
          <w:lang w:eastAsia="zh-CN"/>
        </w:rPr>
        <w:t>1.</w:t>
      </w:r>
      <w:r w:rsidR="00CD5D32">
        <w:rPr>
          <w:rFonts w:asciiTheme="majorEastAsia" w:eastAsiaTheme="majorEastAsia" w:hAnsiTheme="majorEastAsia"/>
          <w:sz w:val="28"/>
          <w:lang w:eastAsia="zh-CN"/>
        </w:rPr>
        <w:t>0</w:t>
      </w:r>
      <w:r w:rsidRPr="00187D6D">
        <w:rPr>
          <w:rFonts w:asciiTheme="majorEastAsia" w:eastAsiaTheme="majorEastAsia" w:hAnsiTheme="majorEastAsia" w:hint="eastAsia"/>
          <w:sz w:val="28"/>
          <w:lang w:eastAsia="zh-CN"/>
        </w:rPr>
        <w:t>&gt;</w:t>
      </w:r>
    </w:p>
    <w:p w:rsidR="00CF07F0" w:rsidRPr="00187D6D" w:rsidRDefault="00CF07F0" w:rsidP="00CF07F0">
      <w:pPr>
        <w:spacing w:before="240" w:after="240"/>
        <w:ind w:firstLine="560"/>
        <w:rPr>
          <w:rFonts w:asciiTheme="majorEastAsia" w:eastAsiaTheme="majorEastAsia" w:hAnsiTheme="majorEastAsia"/>
          <w:sz w:val="28"/>
          <w:lang w:eastAsia="zh-CN"/>
        </w:rPr>
      </w:pPr>
      <w:r w:rsidRPr="00187D6D">
        <w:rPr>
          <w:rFonts w:asciiTheme="majorEastAsia" w:eastAsiaTheme="majorEastAsia" w:hAnsiTheme="majorEastAsia" w:hint="eastAsia"/>
          <w:sz w:val="28"/>
          <w:lang w:eastAsia="zh-CN"/>
        </w:rPr>
        <w:t>创建日期：&lt;</w:t>
      </w:r>
      <w:r w:rsidR="003B2B3C" w:rsidRPr="00187D6D">
        <w:rPr>
          <w:rFonts w:asciiTheme="majorEastAsia" w:eastAsiaTheme="majorEastAsia" w:hAnsiTheme="majorEastAsia"/>
          <w:sz w:val="28"/>
          <w:lang w:eastAsia="zh-CN"/>
        </w:rPr>
        <w:t>2016-0</w:t>
      </w:r>
      <w:r w:rsidR="00890DB9">
        <w:rPr>
          <w:rFonts w:asciiTheme="majorEastAsia" w:eastAsiaTheme="majorEastAsia" w:hAnsiTheme="majorEastAsia"/>
          <w:sz w:val="28"/>
          <w:lang w:eastAsia="zh-CN"/>
        </w:rPr>
        <w:t>7</w:t>
      </w:r>
      <w:r w:rsidR="00145DA2" w:rsidRPr="00187D6D">
        <w:rPr>
          <w:rFonts w:asciiTheme="majorEastAsia" w:eastAsiaTheme="majorEastAsia" w:hAnsiTheme="majorEastAsia"/>
          <w:sz w:val="28"/>
          <w:lang w:eastAsia="zh-CN"/>
        </w:rPr>
        <w:t>-</w:t>
      </w:r>
      <w:r w:rsidR="00890DB9">
        <w:rPr>
          <w:rFonts w:asciiTheme="majorEastAsia" w:eastAsiaTheme="majorEastAsia" w:hAnsiTheme="majorEastAsia"/>
          <w:sz w:val="28"/>
          <w:lang w:eastAsia="zh-CN"/>
        </w:rPr>
        <w:t>27</w:t>
      </w:r>
      <w:r w:rsidRPr="00187D6D">
        <w:rPr>
          <w:rFonts w:asciiTheme="majorEastAsia" w:eastAsiaTheme="majorEastAsia" w:hAnsiTheme="majorEastAsia" w:hint="eastAsia"/>
          <w:sz w:val="28"/>
          <w:lang w:eastAsia="zh-CN"/>
        </w:rPr>
        <w:t>&gt;</w:t>
      </w:r>
    </w:p>
    <w:p w:rsidR="00CF07F0" w:rsidRPr="00187D6D" w:rsidRDefault="00CF07F0" w:rsidP="00CF07F0">
      <w:pPr>
        <w:spacing w:before="240" w:after="240"/>
        <w:ind w:firstLine="560"/>
        <w:rPr>
          <w:rFonts w:asciiTheme="majorEastAsia" w:eastAsiaTheme="majorEastAsia" w:hAnsiTheme="majorEastAsia"/>
          <w:sz w:val="28"/>
          <w:lang w:eastAsia="zh-CN"/>
        </w:rPr>
      </w:pPr>
      <w:r w:rsidRPr="00187D6D">
        <w:rPr>
          <w:rFonts w:asciiTheme="majorEastAsia" w:eastAsiaTheme="majorEastAsia" w:hAnsiTheme="majorEastAsia" w:hint="eastAsia"/>
          <w:sz w:val="28"/>
          <w:lang w:eastAsia="zh-CN"/>
        </w:rPr>
        <w:t>文档状态：正式</w:t>
      </w:r>
    </w:p>
    <w:p w:rsidR="00CF07F0" w:rsidRPr="00187D6D" w:rsidRDefault="00CF07F0" w:rsidP="00CF07F0">
      <w:pPr>
        <w:ind w:firstLine="560"/>
        <w:rPr>
          <w:rFonts w:asciiTheme="majorEastAsia" w:eastAsiaTheme="majorEastAsia" w:hAnsiTheme="majorEastAsia"/>
          <w:sz w:val="28"/>
          <w:lang w:eastAsia="zh-CN"/>
        </w:rPr>
      </w:pPr>
      <w:r w:rsidRPr="00187D6D">
        <w:rPr>
          <w:rFonts w:asciiTheme="majorEastAsia" w:eastAsiaTheme="majorEastAsia" w:hAnsiTheme="majorEastAsia" w:hint="eastAsia"/>
          <w:sz w:val="28"/>
          <w:lang w:eastAsia="zh-CN"/>
        </w:rPr>
        <w:t>作者</w:t>
      </w:r>
      <w:r w:rsidRPr="00187D6D">
        <w:rPr>
          <w:rFonts w:asciiTheme="majorEastAsia" w:eastAsiaTheme="majorEastAsia" w:hAnsiTheme="majorEastAsia"/>
          <w:sz w:val="28"/>
          <w:lang w:eastAsia="zh-CN"/>
        </w:rPr>
        <w:t xml:space="preserve">： </w:t>
      </w:r>
      <w:r w:rsidR="00B14A47" w:rsidRPr="00187D6D">
        <w:rPr>
          <w:rFonts w:asciiTheme="majorEastAsia" w:eastAsiaTheme="majorEastAsia" w:hAnsiTheme="majorEastAsia" w:hint="eastAsia"/>
          <w:sz w:val="28"/>
          <w:lang w:eastAsia="zh-CN"/>
        </w:rPr>
        <w:t>201</w:t>
      </w:r>
      <w:r w:rsidR="00B14A47" w:rsidRPr="00187D6D">
        <w:rPr>
          <w:rFonts w:asciiTheme="majorEastAsia" w:eastAsiaTheme="majorEastAsia" w:hAnsiTheme="majorEastAsia"/>
          <w:sz w:val="28"/>
          <w:lang w:eastAsia="zh-CN"/>
        </w:rPr>
        <w:t>6</w:t>
      </w:r>
      <w:proofErr w:type="gramStart"/>
      <w:r w:rsidR="00B14A47" w:rsidRPr="00187D6D">
        <w:rPr>
          <w:rFonts w:asciiTheme="majorEastAsia" w:eastAsiaTheme="majorEastAsia" w:hAnsiTheme="majorEastAsia" w:hint="eastAsia"/>
          <w:sz w:val="28"/>
          <w:lang w:eastAsia="zh-CN"/>
        </w:rPr>
        <w:t>广汽菲</w:t>
      </w:r>
      <w:proofErr w:type="gramEnd"/>
      <w:r w:rsidR="00B14A47" w:rsidRPr="00187D6D">
        <w:rPr>
          <w:rFonts w:asciiTheme="majorEastAsia" w:eastAsiaTheme="majorEastAsia" w:hAnsiTheme="majorEastAsia" w:hint="eastAsia"/>
          <w:sz w:val="28"/>
          <w:lang w:eastAsia="zh-CN"/>
        </w:rPr>
        <w:t xml:space="preserve">克DMS/DCS </w:t>
      </w:r>
      <w:r w:rsidRPr="00187D6D">
        <w:rPr>
          <w:rFonts w:asciiTheme="majorEastAsia" w:eastAsiaTheme="majorEastAsia" w:hAnsiTheme="majorEastAsia" w:hint="eastAsia"/>
          <w:sz w:val="28"/>
          <w:lang w:eastAsia="zh-CN"/>
        </w:rPr>
        <w:t>CSR项目组</w:t>
      </w:r>
    </w:p>
    <w:p w:rsidR="00CF07F0" w:rsidRPr="00187D6D" w:rsidRDefault="00CF07F0" w:rsidP="00CF07F0">
      <w:pPr>
        <w:ind w:firstLine="420"/>
        <w:rPr>
          <w:rFonts w:asciiTheme="majorEastAsia" w:eastAsiaTheme="majorEastAsia" w:hAnsiTheme="majorEastAsia"/>
          <w:lang w:eastAsia="zh-CN"/>
        </w:rPr>
      </w:pPr>
    </w:p>
    <w:p w:rsidR="00CF07F0" w:rsidRPr="00187D6D" w:rsidRDefault="00CF07F0" w:rsidP="00CF07F0">
      <w:pPr>
        <w:ind w:firstLine="420"/>
        <w:rPr>
          <w:rFonts w:asciiTheme="majorEastAsia" w:eastAsiaTheme="majorEastAsia" w:hAnsiTheme="majorEastAsia"/>
          <w:lang w:eastAsia="zh-CN"/>
        </w:rPr>
      </w:pPr>
    </w:p>
    <w:p w:rsidR="00CF07F0" w:rsidRPr="00187D6D" w:rsidRDefault="00CF07F0" w:rsidP="00CF07F0">
      <w:pPr>
        <w:ind w:firstLine="420"/>
        <w:rPr>
          <w:rFonts w:asciiTheme="majorEastAsia" w:eastAsiaTheme="majorEastAsia" w:hAnsiTheme="majorEastAsia"/>
          <w:lang w:eastAsia="zh-CN"/>
        </w:rPr>
      </w:pPr>
    </w:p>
    <w:p w:rsidR="00CF07F0" w:rsidRPr="00187D6D" w:rsidRDefault="00CF07F0" w:rsidP="00CF07F0">
      <w:pPr>
        <w:ind w:firstLine="420"/>
        <w:rPr>
          <w:rFonts w:asciiTheme="majorEastAsia" w:eastAsiaTheme="majorEastAsia" w:hAnsiTheme="majorEastAsia"/>
          <w:lang w:eastAsia="zh-CN"/>
        </w:rPr>
      </w:pPr>
    </w:p>
    <w:p w:rsidR="00CF07F0" w:rsidRPr="00187D6D" w:rsidRDefault="00CF07F0" w:rsidP="00CF07F0">
      <w:pPr>
        <w:ind w:firstLine="420"/>
        <w:rPr>
          <w:rFonts w:asciiTheme="majorEastAsia" w:eastAsiaTheme="majorEastAsia" w:hAnsiTheme="majorEastAsia"/>
          <w:lang w:eastAsia="zh-CN"/>
        </w:rPr>
      </w:pPr>
    </w:p>
    <w:p w:rsidR="00CF07F0" w:rsidRPr="00187D6D" w:rsidRDefault="00CF07F0" w:rsidP="00CF07F0">
      <w:pPr>
        <w:ind w:firstLine="420"/>
        <w:rPr>
          <w:rFonts w:asciiTheme="majorEastAsia" w:eastAsiaTheme="majorEastAsia" w:hAnsiTheme="majorEastAsia"/>
          <w:lang w:eastAsia="zh-CN"/>
        </w:rPr>
      </w:pPr>
    </w:p>
    <w:p w:rsidR="00CF07F0" w:rsidRPr="00187D6D" w:rsidRDefault="00CF07F0" w:rsidP="00CF07F0">
      <w:pPr>
        <w:ind w:firstLine="420"/>
        <w:rPr>
          <w:rFonts w:asciiTheme="majorEastAsia" w:eastAsiaTheme="majorEastAsia" w:hAnsiTheme="majorEastAsia"/>
          <w:lang w:eastAsia="zh-CN"/>
        </w:rPr>
      </w:pPr>
    </w:p>
    <w:p w:rsidR="00CF07F0" w:rsidRPr="00187D6D" w:rsidRDefault="00CF07F0" w:rsidP="00CF07F0">
      <w:pPr>
        <w:ind w:firstLine="420"/>
        <w:rPr>
          <w:rFonts w:asciiTheme="majorEastAsia" w:eastAsiaTheme="majorEastAsia" w:hAnsiTheme="majorEastAsia"/>
          <w:lang w:eastAsia="zh-CN"/>
        </w:rPr>
      </w:pPr>
    </w:p>
    <w:p w:rsidR="00CF07F0" w:rsidRPr="00187D6D" w:rsidRDefault="00CF07F0" w:rsidP="00CF07F0">
      <w:pPr>
        <w:ind w:firstLine="420"/>
        <w:rPr>
          <w:rFonts w:asciiTheme="majorEastAsia" w:eastAsiaTheme="majorEastAsia" w:hAnsiTheme="majorEastAsia"/>
          <w:lang w:eastAsia="zh-CN"/>
        </w:rPr>
      </w:pPr>
    </w:p>
    <w:p w:rsidR="00CF07F0" w:rsidRPr="00187D6D" w:rsidRDefault="00CF07F0" w:rsidP="00CF07F0">
      <w:pPr>
        <w:ind w:firstLine="420"/>
        <w:rPr>
          <w:rFonts w:asciiTheme="majorEastAsia" w:eastAsiaTheme="majorEastAsia" w:hAnsiTheme="majorEastAsia"/>
          <w:lang w:eastAsia="zh-CN"/>
        </w:rPr>
      </w:pPr>
    </w:p>
    <w:p w:rsidR="00CF07F0" w:rsidRPr="00187D6D" w:rsidRDefault="00CF07F0" w:rsidP="00CF07F0">
      <w:pPr>
        <w:ind w:firstLine="420"/>
        <w:rPr>
          <w:rFonts w:asciiTheme="majorEastAsia" w:eastAsiaTheme="majorEastAsia" w:hAnsiTheme="majorEastAsia"/>
          <w:lang w:eastAsia="zh-CN"/>
        </w:rPr>
      </w:pPr>
    </w:p>
    <w:p w:rsidR="00CF07F0" w:rsidRPr="00187D6D" w:rsidRDefault="00CF07F0" w:rsidP="00CF07F0">
      <w:pPr>
        <w:ind w:firstLine="420"/>
        <w:rPr>
          <w:rFonts w:asciiTheme="majorEastAsia" w:eastAsiaTheme="majorEastAsia" w:hAnsiTheme="majorEastAsia"/>
          <w:lang w:eastAsia="zh-CN"/>
        </w:rPr>
      </w:pPr>
    </w:p>
    <w:p w:rsidR="00CF07F0" w:rsidRPr="00187D6D" w:rsidRDefault="00CF07F0" w:rsidP="00CF07F0">
      <w:pPr>
        <w:ind w:firstLine="420"/>
        <w:rPr>
          <w:rFonts w:asciiTheme="majorEastAsia" w:eastAsiaTheme="majorEastAsia" w:hAnsiTheme="majorEastAsia"/>
          <w:lang w:eastAsia="zh-CN"/>
        </w:rPr>
      </w:pPr>
    </w:p>
    <w:p w:rsidR="008003F6" w:rsidRPr="00187D6D" w:rsidRDefault="008003F6" w:rsidP="00CF07F0">
      <w:pPr>
        <w:ind w:firstLine="420"/>
        <w:rPr>
          <w:rFonts w:asciiTheme="majorEastAsia" w:eastAsiaTheme="majorEastAsia" w:hAnsiTheme="majorEastAsia"/>
          <w:lang w:eastAsia="zh-CN"/>
        </w:rPr>
      </w:pPr>
    </w:p>
    <w:p w:rsidR="00AD37C4" w:rsidRPr="00187D6D" w:rsidRDefault="00AD37C4">
      <w:pPr>
        <w:rPr>
          <w:rFonts w:asciiTheme="majorEastAsia" w:eastAsiaTheme="majorEastAsia" w:hAnsiTheme="majorEastAsia"/>
          <w:lang w:eastAsia="zh-CN"/>
        </w:rPr>
      </w:pPr>
    </w:p>
    <w:p w:rsidR="00CF07F0" w:rsidRPr="00187D6D" w:rsidRDefault="00CF07F0" w:rsidP="005A4A48">
      <w:pPr>
        <w:ind w:firstLine="420"/>
        <w:rPr>
          <w:rFonts w:asciiTheme="majorEastAsia" w:eastAsiaTheme="majorEastAsia" w:hAnsiTheme="majorEastAsia"/>
          <w:color w:val="D9D9D9"/>
          <w:lang w:eastAsia="zh-CN"/>
        </w:rPr>
      </w:pPr>
      <w:r w:rsidRPr="00187D6D">
        <w:rPr>
          <w:rFonts w:asciiTheme="majorEastAsia" w:eastAsiaTheme="majorEastAsia" w:hAnsiTheme="majorEastAsia"/>
          <w:color w:val="D9D9D9"/>
          <w:lang w:eastAsia="zh-CN"/>
        </w:rPr>
        <w:softHyphen/>
      </w:r>
      <w:r w:rsidRPr="00187D6D">
        <w:rPr>
          <w:rFonts w:asciiTheme="majorEastAsia" w:eastAsiaTheme="majorEastAsia" w:hAnsiTheme="majorEastAsia" w:hint="eastAsia"/>
          <w:color w:val="D9D9D9"/>
          <w:lang w:eastAsia="zh-CN"/>
        </w:rPr>
        <w:softHyphen/>
        <w:t>【需求确定签字页】</w:t>
      </w:r>
    </w:p>
    <w:p w:rsidR="00CF07F0" w:rsidRPr="00187D6D" w:rsidRDefault="00CF07F0" w:rsidP="005A4A48">
      <w:pPr>
        <w:rPr>
          <w:rFonts w:asciiTheme="majorEastAsia" w:eastAsiaTheme="majorEastAsia" w:hAnsiTheme="majorEastAsia"/>
          <w:lang w:eastAsia="zh-CN"/>
        </w:rPr>
      </w:pPr>
    </w:p>
    <w:p w:rsidR="00CF07F0" w:rsidRPr="00187D6D" w:rsidRDefault="00CF07F0" w:rsidP="005A4A48">
      <w:pPr>
        <w:rPr>
          <w:rFonts w:asciiTheme="majorEastAsia" w:eastAsiaTheme="majorEastAsia" w:hAnsiTheme="majorEastAsia"/>
          <w:lang w:eastAsia="zh-CN"/>
        </w:rPr>
      </w:pPr>
    </w:p>
    <w:p w:rsidR="00CF07F0" w:rsidRPr="00187D6D" w:rsidRDefault="00CF07F0" w:rsidP="005A4A48">
      <w:pPr>
        <w:rPr>
          <w:rFonts w:asciiTheme="majorEastAsia" w:eastAsiaTheme="majorEastAsia" w:hAnsiTheme="majorEastAsia"/>
          <w:lang w:eastAsia="zh-CN"/>
        </w:rPr>
      </w:pPr>
    </w:p>
    <w:p w:rsidR="00CF07F0" w:rsidRPr="00187D6D" w:rsidRDefault="00CF07F0" w:rsidP="00CF07F0">
      <w:pPr>
        <w:adjustRightInd w:val="0"/>
        <w:textAlignment w:val="baseline"/>
        <w:rPr>
          <w:rFonts w:asciiTheme="majorEastAsia" w:eastAsiaTheme="majorEastAsia" w:hAnsiTheme="majorEastAsia"/>
          <w:b/>
          <w:lang w:eastAsia="zh-CN"/>
        </w:rPr>
      </w:pPr>
      <w:r w:rsidRPr="00187D6D">
        <w:rPr>
          <w:rFonts w:asciiTheme="majorEastAsia" w:eastAsiaTheme="majorEastAsia" w:hAnsiTheme="majorEastAsia" w:hint="eastAsia"/>
          <w:b/>
          <w:noProof/>
          <w:sz w:val="32"/>
          <w:szCs w:val="32"/>
          <w:lang w:eastAsia="zh-CN"/>
        </w:rPr>
        <w:t>项目名称：</w:t>
      </w:r>
      <w:r w:rsidRPr="00187D6D">
        <w:rPr>
          <w:rFonts w:asciiTheme="majorEastAsia" w:eastAsiaTheme="majorEastAsia" w:hAnsiTheme="majorEastAsia"/>
          <w:b/>
          <w:noProof/>
          <w:sz w:val="32"/>
          <w:szCs w:val="32"/>
          <w:lang w:eastAsia="zh-CN"/>
        </w:rPr>
        <w:t>201</w:t>
      </w:r>
      <w:r w:rsidR="008003F6" w:rsidRPr="00187D6D">
        <w:rPr>
          <w:rFonts w:asciiTheme="majorEastAsia" w:eastAsiaTheme="majorEastAsia" w:hAnsiTheme="majorEastAsia"/>
          <w:b/>
          <w:noProof/>
          <w:sz w:val="32"/>
          <w:szCs w:val="32"/>
          <w:lang w:eastAsia="zh-CN"/>
        </w:rPr>
        <w:t>6</w:t>
      </w:r>
      <w:r w:rsidR="008003F6" w:rsidRPr="00187D6D">
        <w:rPr>
          <w:rFonts w:asciiTheme="majorEastAsia" w:eastAsiaTheme="majorEastAsia" w:hAnsiTheme="majorEastAsia" w:hint="eastAsia"/>
          <w:b/>
          <w:noProof/>
          <w:sz w:val="32"/>
          <w:szCs w:val="32"/>
          <w:lang w:eastAsia="zh-CN"/>
        </w:rPr>
        <w:t xml:space="preserve">广汽菲克DMS/DCS </w:t>
      </w:r>
      <w:r w:rsidRPr="00187D6D">
        <w:rPr>
          <w:rFonts w:asciiTheme="majorEastAsia" w:eastAsiaTheme="majorEastAsia" w:hAnsiTheme="majorEastAsia" w:hint="eastAsia"/>
          <w:b/>
          <w:noProof/>
          <w:sz w:val="32"/>
          <w:szCs w:val="32"/>
          <w:lang w:eastAsia="zh-CN"/>
        </w:rPr>
        <w:t>CSR项目</w:t>
      </w:r>
    </w:p>
    <w:p w:rsidR="00CF07F0" w:rsidRPr="00187D6D" w:rsidRDefault="00CF07F0" w:rsidP="00CF07F0">
      <w:pPr>
        <w:adjustRightInd w:val="0"/>
        <w:ind w:firstLine="723"/>
        <w:textAlignment w:val="baseline"/>
        <w:rPr>
          <w:rFonts w:asciiTheme="majorEastAsia" w:eastAsiaTheme="majorEastAsia" w:hAnsiTheme="majorEastAsia"/>
          <w:b/>
          <w:noProof/>
          <w:sz w:val="36"/>
          <w:lang w:eastAsia="zh-CN"/>
        </w:rPr>
      </w:pPr>
    </w:p>
    <w:p w:rsidR="00CF07F0" w:rsidRPr="00187D6D" w:rsidRDefault="00054BA2" w:rsidP="000E4438">
      <w:pPr>
        <w:pStyle w:val="10"/>
      </w:pPr>
      <w:bookmarkStart w:id="3" w:name="_Toc433989409"/>
      <w:bookmarkStart w:id="4" w:name="_Toc387060316"/>
      <w:bookmarkStart w:id="5" w:name="_Toc457987585"/>
      <w:r w:rsidRPr="00187D6D">
        <w:t xml:space="preserve">GAC-FCA </w:t>
      </w:r>
      <w:r w:rsidR="00CF07F0" w:rsidRPr="00187D6D">
        <w:t xml:space="preserve">DMS/DCS </w:t>
      </w:r>
      <w:r w:rsidR="00B31B29" w:rsidRPr="00187D6D">
        <w:rPr>
          <w:rFonts w:hint="eastAsia"/>
        </w:rPr>
        <w:t>CSR项目</w:t>
      </w:r>
      <w:bookmarkEnd w:id="3"/>
      <w:bookmarkEnd w:id="4"/>
      <w:r w:rsidR="00921136" w:rsidRPr="00187D6D">
        <w:rPr>
          <w:rFonts w:hint="eastAsia"/>
        </w:rPr>
        <w:t>需求</w:t>
      </w:r>
      <w:r w:rsidR="00B31B29" w:rsidRPr="00187D6D">
        <w:rPr>
          <w:rFonts w:hint="eastAsia"/>
        </w:rPr>
        <w:t>文档会签</w:t>
      </w:r>
      <w:bookmarkEnd w:id="5"/>
    </w:p>
    <w:tbl>
      <w:tblPr>
        <w:tblW w:w="8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6517"/>
      </w:tblGrid>
      <w:tr w:rsidR="00CF07F0" w:rsidRPr="00187D6D" w:rsidTr="005C64FE">
        <w:trPr>
          <w:cantSplit/>
        </w:trPr>
        <w:tc>
          <w:tcPr>
            <w:tcW w:w="8610" w:type="dxa"/>
            <w:gridSpan w:val="2"/>
            <w:tcBorders>
              <w:top w:val="single" w:sz="4" w:space="0" w:color="auto"/>
              <w:left w:val="single" w:sz="4" w:space="0" w:color="auto"/>
              <w:bottom w:val="single" w:sz="4" w:space="0" w:color="auto"/>
              <w:right w:val="single" w:sz="4" w:space="0" w:color="auto"/>
            </w:tcBorders>
            <w:shd w:val="pct20" w:color="auto" w:fill="auto"/>
            <w:hideMark/>
          </w:tcPr>
          <w:p w:rsidR="00CF07F0" w:rsidRPr="00187D6D" w:rsidRDefault="00110C56" w:rsidP="001C108B">
            <w:pPr>
              <w:tabs>
                <w:tab w:val="left" w:pos="-720"/>
              </w:tabs>
              <w:rPr>
                <w:rFonts w:asciiTheme="majorEastAsia" w:eastAsiaTheme="majorEastAsia" w:hAnsiTheme="majorEastAsia"/>
                <w:b/>
                <w:lang w:eastAsia="zh-CN"/>
              </w:rPr>
            </w:pPr>
            <w:r w:rsidRPr="00187D6D">
              <w:rPr>
                <w:rFonts w:asciiTheme="majorEastAsia" w:eastAsiaTheme="majorEastAsia" w:hAnsiTheme="majorEastAsia" w:hint="eastAsia"/>
                <w:b/>
                <w:lang w:eastAsia="zh-CN"/>
              </w:rPr>
              <w:t>需求确认</w:t>
            </w:r>
            <w:proofErr w:type="spellStart"/>
            <w:r w:rsidR="00CF07F0" w:rsidRPr="00187D6D">
              <w:rPr>
                <w:rFonts w:asciiTheme="majorEastAsia" w:eastAsiaTheme="majorEastAsia" w:hAnsiTheme="majorEastAsia" w:hint="eastAsia"/>
                <w:b/>
              </w:rPr>
              <w:t>会签</w:t>
            </w:r>
            <w:proofErr w:type="spellEnd"/>
          </w:p>
        </w:tc>
      </w:tr>
      <w:tr w:rsidR="00CF07F0" w:rsidRPr="00187D6D" w:rsidTr="005C64FE">
        <w:trPr>
          <w:trHeight w:val="2150"/>
        </w:trPr>
        <w:tc>
          <w:tcPr>
            <w:tcW w:w="2093" w:type="dxa"/>
            <w:tcBorders>
              <w:top w:val="single" w:sz="4" w:space="0" w:color="auto"/>
              <w:left w:val="single" w:sz="4" w:space="0" w:color="auto"/>
              <w:bottom w:val="single" w:sz="4" w:space="0" w:color="auto"/>
              <w:right w:val="single" w:sz="4" w:space="0" w:color="auto"/>
            </w:tcBorders>
            <w:vAlign w:val="center"/>
          </w:tcPr>
          <w:p w:rsidR="00CF07F0" w:rsidRPr="00187D6D" w:rsidRDefault="005C64FE" w:rsidP="005C64FE">
            <w:pPr>
              <w:tabs>
                <w:tab w:val="left" w:pos="-720"/>
              </w:tabs>
              <w:jc w:val="center"/>
              <w:rPr>
                <w:rFonts w:asciiTheme="majorEastAsia" w:eastAsiaTheme="majorEastAsia" w:hAnsiTheme="majorEastAsia" w:cs="Arial"/>
                <w:b/>
                <w:szCs w:val="21"/>
                <w:lang w:eastAsia="zh-CN"/>
              </w:rPr>
            </w:pPr>
            <w:r w:rsidRPr="00187D6D">
              <w:rPr>
                <w:rFonts w:asciiTheme="majorEastAsia" w:eastAsiaTheme="majorEastAsia" w:hAnsiTheme="majorEastAsia" w:cs="Arial" w:hint="eastAsia"/>
                <w:b/>
                <w:szCs w:val="21"/>
                <w:lang w:eastAsia="zh-CN"/>
              </w:rPr>
              <w:t>需求提出人</w:t>
            </w:r>
          </w:p>
        </w:tc>
        <w:tc>
          <w:tcPr>
            <w:tcW w:w="6517" w:type="dxa"/>
            <w:tcBorders>
              <w:top w:val="single" w:sz="4" w:space="0" w:color="auto"/>
              <w:left w:val="single" w:sz="4" w:space="0" w:color="auto"/>
              <w:bottom w:val="single" w:sz="4" w:space="0" w:color="auto"/>
              <w:right w:val="single" w:sz="4" w:space="0" w:color="auto"/>
            </w:tcBorders>
            <w:vAlign w:val="bottom"/>
            <w:hideMark/>
          </w:tcPr>
          <w:p w:rsidR="00CF07F0" w:rsidRPr="00187D6D" w:rsidRDefault="00CF07F0" w:rsidP="00DF0118">
            <w:pPr>
              <w:pBdr>
                <w:top w:val="single" w:sz="6" w:space="1" w:color="auto"/>
              </w:pBdr>
              <w:tabs>
                <w:tab w:val="left" w:pos="-720"/>
              </w:tabs>
              <w:spacing w:before="120"/>
              <w:ind w:hanging="1"/>
              <w:jc w:val="center"/>
              <w:rPr>
                <w:rFonts w:asciiTheme="majorEastAsia" w:eastAsiaTheme="majorEastAsia" w:hAnsiTheme="majorEastAsia" w:cs="Arial"/>
                <w:b/>
              </w:rPr>
            </w:pPr>
            <w:proofErr w:type="spellStart"/>
            <w:r w:rsidRPr="00187D6D">
              <w:rPr>
                <w:rFonts w:asciiTheme="majorEastAsia" w:eastAsiaTheme="majorEastAsia" w:hAnsiTheme="majorEastAsia" w:cs="Arial" w:hint="eastAsia"/>
                <w:b/>
              </w:rPr>
              <w:t>签名</w:t>
            </w:r>
            <w:proofErr w:type="spellEnd"/>
          </w:p>
        </w:tc>
      </w:tr>
      <w:tr w:rsidR="005C64FE" w:rsidRPr="00187D6D" w:rsidTr="005C64FE">
        <w:trPr>
          <w:trHeight w:val="2150"/>
        </w:trPr>
        <w:tc>
          <w:tcPr>
            <w:tcW w:w="2093" w:type="dxa"/>
            <w:tcBorders>
              <w:top w:val="single" w:sz="4" w:space="0" w:color="auto"/>
              <w:left w:val="single" w:sz="4" w:space="0" w:color="auto"/>
              <w:bottom w:val="single" w:sz="4" w:space="0" w:color="auto"/>
              <w:right w:val="single" w:sz="4" w:space="0" w:color="auto"/>
            </w:tcBorders>
            <w:vAlign w:val="center"/>
          </w:tcPr>
          <w:p w:rsidR="005C64FE" w:rsidRPr="00187D6D" w:rsidRDefault="005C64FE" w:rsidP="005C64FE">
            <w:pPr>
              <w:tabs>
                <w:tab w:val="left" w:pos="-720"/>
              </w:tabs>
              <w:jc w:val="center"/>
              <w:rPr>
                <w:rFonts w:asciiTheme="majorEastAsia" w:eastAsiaTheme="majorEastAsia" w:hAnsiTheme="majorEastAsia" w:cs="Arial"/>
                <w:b/>
                <w:szCs w:val="21"/>
                <w:lang w:eastAsia="zh-CN"/>
              </w:rPr>
            </w:pPr>
            <w:r w:rsidRPr="00187D6D">
              <w:rPr>
                <w:rFonts w:asciiTheme="majorEastAsia" w:eastAsiaTheme="majorEastAsia" w:hAnsiTheme="majorEastAsia" w:cs="Arial" w:hint="eastAsia"/>
                <w:b/>
                <w:szCs w:val="21"/>
                <w:lang w:eastAsia="zh-CN"/>
              </w:rPr>
              <w:t>业务</w:t>
            </w:r>
            <w:proofErr w:type="gramStart"/>
            <w:r w:rsidRPr="00187D6D">
              <w:rPr>
                <w:rFonts w:asciiTheme="majorEastAsia" w:eastAsiaTheme="majorEastAsia" w:hAnsiTheme="majorEastAsia" w:cs="Arial" w:hint="eastAsia"/>
                <w:b/>
                <w:szCs w:val="21"/>
                <w:lang w:eastAsia="zh-CN"/>
              </w:rPr>
              <w:t>规划部</w:t>
            </w:r>
            <w:proofErr w:type="gramEnd"/>
            <w:r w:rsidRPr="00187D6D">
              <w:rPr>
                <w:rFonts w:asciiTheme="majorEastAsia" w:eastAsiaTheme="majorEastAsia" w:hAnsiTheme="majorEastAsia" w:cs="Arial" w:hint="eastAsia"/>
                <w:b/>
                <w:szCs w:val="21"/>
                <w:lang w:eastAsia="zh-CN"/>
              </w:rPr>
              <w:t>审核人</w:t>
            </w:r>
          </w:p>
        </w:tc>
        <w:tc>
          <w:tcPr>
            <w:tcW w:w="6517" w:type="dxa"/>
            <w:tcBorders>
              <w:top w:val="single" w:sz="4" w:space="0" w:color="auto"/>
              <w:left w:val="single" w:sz="4" w:space="0" w:color="auto"/>
              <w:bottom w:val="single" w:sz="4" w:space="0" w:color="auto"/>
              <w:right w:val="single" w:sz="4" w:space="0" w:color="auto"/>
            </w:tcBorders>
            <w:vAlign w:val="bottom"/>
          </w:tcPr>
          <w:p w:rsidR="005C64FE" w:rsidRPr="00187D6D" w:rsidRDefault="00DF0118" w:rsidP="004C000D">
            <w:pPr>
              <w:pBdr>
                <w:top w:val="single" w:sz="6" w:space="1" w:color="auto"/>
              </w:pBdr>
              <w:tabs>
                <w:tab w:val="left" w:pos="-720"/>
              </w:tabs>
              <w:spacing w:before="120"/>
              <w:ind w:hanging="1"/>
              <w:jc w:val="center"/>
              <w:rPr>
                <w:rFonts w:asciiTheme="majorEastAsia" w:eastAsiaTheme="majorEastAsia" w:hAnsiTheme="majorEastAsia" w:cs="Arial"/>
                <w:b/>
              </w:rPr>
            </w:pPr>
            <w:proofErr w:type="spellStart"/>
            <w:r w:rsidRPr="00187D6D">
              <w:rPr>
                <w:rFonts w:asciiTheme="majorEastAsia" w:eastAsiaTheme="majorEastAsia" w:hAnsiTheme="majorEastAsia" w:cs="Arial" w:hint="eastAsia"/>
                <w:b/>
              </w:rPr>
              <w:t>签名</w:t>
            </w:r>
            <w:proofErr w:type="spellEnd"/>
          </w:p>
        </w:tc>
      </w:tr>
      <w:tr w:rsidR="00CF07F0" w:rsidRPr="00187D6D" w:rsidTr="00123368">
        <w:trPr>
          <w:trHeight w:val="2150"/>
        </w:trPr>
        <w:tc>
          <w:tcPr>
            <w:tcW w:w="2093" w:type="dxa"/>
            <w:tcBorders>
              <w:top w:val="single" w:sz="4" w:space="0" w:color="auto"/>
              <w:left w:val="single" w:sz="4" w:space="0" w:color="auto"/>
              <w:bottom w:val="single" w:sz="4" w:space="0" w:color="auto"/>
              <w:right w:val="single" w:sz="4" w:space="0" w:color="auto"/>
            </w:tcBorders>
            <w:vAlign w:val="center"/>
          </w:tcPr>
          <w:p w:rsidR="00CF07F0" w:rsidRPr="00187D6D" w:rsidRDefault="005C64FE" w:rsidP="00123368">
            <w:pPr>
              <w:tabs>
                <w:tab w:val="left" w:pos="-720"/>
              </w:tabs>
              <w:spacing w:after="120"/>
              <w:jc w:val="center"/>
              <w:rPr>
                <w:rFonts w:asciiTheme="majorEastAsia" w:eastAsiaTheme="majorEastAsia" w:hAnsiTheme="majorEastAsia" w:cs="Arial"/>
                <w:b/>
                <w:lang w:eastAsia="zh-CN"/>
              </w:rPr>
            </w:pPr>
            <w:r w:rsidRPr="00187D6D">
              <w:rPr>
                <w:rFonts w:asciiTheme="majorEastAsia" w:eastAsiaTheme="majorEastAsia" w:hAnsiTheme="majorEastAsia" w:cs="Arial" w:hint="eastAsia"/>
                <w:b/>
                <w:lang w:eastAsia="zh-CN"/>
              </w:rPr>
              <w:t>信息技术部审核人</w:t>
            </w:r>
          </w:p>
        </w:tc>
        <w:tc>
          <w:tcPr>
            <w:tcW w:w="6517" w:type="dxa"/>
            <w:tcBorders>
              <w:top w:val="single" w:sz="4" w:space="0" w:color="auto"/>
              <w:left w:val="single" w:sz="4" w:space="0" w:color="auto"/>
              <w:bottom w:val="single" w:sz="4" w:space="0" w:color="auto"/>
              <w:right w:val="single" w:sz="4" w:space="0" w:color="auto"/>
            </w:tcBorders>
            <w:vAlign w:val="bottom"/>
            <w:hideMark/>
          </w:tcPr>
          <w:p w:rsidR="00CF07F0" w:rsidRPr="00187D6D" w:rsidRDefault="00CF07F0" w:rsidP="00DF0118">
            <w:pPr>
              <w:pBdr>
                <w:top w:val="single" w:sz="6" w:space="1" w:color="auto"/>
              </w:pBdr>
              <w:tabs>
                <w:tab w:val="left" w:pos="-720"/>
              </w:tabs>
              <w:spacing w:before="120"/>
              <w:ind w:leftChars="-1" w:left="-1" w:hanging="1"/>
              <w:jc w:val="center"/>
              <w:rPr>
                <w:rFonts w:asciiTheme="majorEastAsia" w:eastAsiaTheme="majorEastAsia" w:hAnsiTheme="majorEastAsia" w:cs="Arial"/>
                <w:b/>
                <w:lang w:eastAsia="zh-CN"/>
              </w:rPr>
            </w:pPr>
            <w:proofErr w:type="spellStart"/>
            <w:r w:rsidRPr="00187D6D">
              <w:rPr>
                <w:rFonts w:asciiTheme="majorEastAsia" w:eastAsiaTheme="majorEastAsia" w:hAnsiTheme="majorEastAsia" w:cs="Arial" w:hint="eastAsia"/>
                <w:b/>
              </w:rPr>
              <w:t>签名</w:t>
            </w:r>
            <w:proofErr w:type="spellEnd"/>
          </w:p>
        </w:tc>
      </w:tr>
    </w:tbl>
    <w:p w:rsidR="00CF07F0" w:rsidRPr="00187D6D" w:rsidRDefault="00CF07F0" w:rsidP="00CF07F0">
      <w:pPr>
        <w:ind w:firstLine="420"/>
        <w:rPr>
          <w:ins w:id="6" w:author="Sky123.Org" w:date="2014-04-02T12:52:00Z"/>
          <w:rFonts w:asciiTheme="majorEastAsia" w:eastAsiaTheme="majorEastAsia" w:hAnsiTheme="majorEastAsia"/>
        </w:rPr>
      </w:pPr>
    </w:p>
    <w:p w:rsidR="00CF07F0" w:rsidRPr="00187D6D" w:rsidRDefault="00CF07F0" w:rsidP="00CF07F0">
      <w:pPr>
        <w:ind w:firstLine="420"/>
        <w:rPr>
          <w:rFonts w:asciiTheme="majorEastAsia" w:eastAsiaTheme="majorEastAsia" w:hAnsiTheme="majorEastAsia"/>
          <w:lang w:eastAsia="zh-CN"/>
        </w:rPr>
      </w:pPr>
    </w:p>
    <w:p w:rsidR="00CF07F0" w:rsidRPr="00187D6D" w:rsidRDefault="00CF07F0" w:rsidP="00CF07F0">
      <w:pPr>
        <w:ind w:firstLine="420"/>
        <w:rPr>
          <w:rFonts w:asciiTheme="majorEastAsia" w:eastAsiaTheme="majorEastAsia" w:hAnsiTheme="majorEastAsia"/>
          <w:lang w:eastAsia="zh-CN"/>
        </w:rPr>
      </w:pPr>
    </w:p>
    <w:p w:rsidR="00CF07F0" w:rsidRPr="00187D6D" w:rsidRDefault="00CF07F0" w:rsidP="00CF07F0">
      <w:pPr>
        <w:ind w:firstLine="420"/>
        <w:rPr>
          <w:rFonts w:asciiTheme="majorEastAsia" w:eastAsiaTheme="majorEastAsia" w:hAnsiTheme="majorEastAsia"/>
          <w:lang w:eastAsia="zh-CN"/>
        </w:rPr>
      </w:pPr>
    </w:p>
    <w:p w:rsidR="00CF07F0" w:rsidRPr="00187D6D" w:rsidRDefault="00CF07F0" w:rsidP="00CF07F0">
      <w:pPr>
        <w:ind w:firstLine="420"/>
        <w:rPr>
          <w:rFonts w:asciiTheme="majorEastAsia" w:eastAsiaTheme="majorEastAsia" w:hAnsiTheme="majorEastAsia"/>
          <w:lang w:eastAsia="zh-CN"/>
        </w:rPr>
      </w:pPr>
    </w:p>
    <w:p w:rsidR="00CF07F0" w:rsidRPr="00187D6D" w:rsidRDefault="00CF07F0" w:rsidP="00CF07F0">
      <w:pPr>
        <w:ind w:firstLine="420"/>
        <w:rPr>
          <w:rFonts w:asciiTheme="majorEastAsia" w:eastAsiaTheme="majorEastAsia" w:hAnsiTheme="majorEastAsia"/>
          <w:lang w:eastAsia="zh-CN"/>
        </w:rPr>
      </w:pPr>
    </w:p>
    <w:p w:rsidR="00CF07F0" w:rsidRPr="00187D6D" w:rsidRDefault="00CF07F0" w:rsidP="00CF07F0">
      <w:pPr>
        <w:ind w:firstLine="420"/>
        <w:rPr>
          <w:rFonts w:asciiTheme="majorEastAsia" w:eastAsiaTheme="majorEastAsia" w:hAnsiTheme="majorEastAsia"/>
          <w:lang w:eastAsia="zh-CN"/>
        </w:rPr>
      </w:pPr>
    </w:p>
    <w:p w:rsidR="00CF07F0" w:rsidRPr="00187D6D" w:rsidRDefault="00CF07F0" w:rsidP="00CF07F0">
      <w:pPr>
        <w:ind w:firstLine="420"/>
        <w:rPr>
          <w:rFonts w:asciiTheme="majorEastAsia" w:eastAsiaTheme="majorEastAsia" w:hAnsiTheme="majorEastAsia"/>
          <w:lang w:eastAsia="zh-CN"/>
        </w:rPr>
      </w:pPr>
    </w:p>
    <w:p w:rsidR="00AD37C4" w:rsidRPr="00187D6D" w:rsidRDefault="00AD37C4">
      <w:pPr>
        <w:rPr>
          <w:rFonts w:asciiTheme="majorEastAsia" w:eastAsiaTheme="majorEastAsia" w:hAnsiTheme="majorEastAsia"/>
          <w:lang w:eastAsia="zh-CN"/>
        </w:rPr>
      </w:pPr>
    </w:p>
    <w:p w:rsidR="00CF07F0" w:rsidRPr="00187D6D" w:rsidRDefault="00CF07F0" w:rsidP="00CF07F0">
      <w:pPr>
        <w:pBdr>
          <w:top w:val="single" w:sz="12" w:space="0" w:color="auto"/>
        </w:pBdr>
        <w:ind w:firstLine="422"/>
        <w:jc w:val="center"/>
        <w:outlineLvl w:val="0"/>
        <w:rPr>
          <w:rFonts w:asciiTheme="majorEastAsia" w:eastAsiaTheme="majorEastAsia" w:hAnsiTheme="majorEastAsia"/>
          <w:b/>
          <w:lang w:eastAsia="zh-CN"/>
        </w:rPr>
      </w:pPr>
      <w:bookmarkStart w:id="7" w:name="_Toc319574596"/>
      <w:bookmarkStart w:id="8" w:name="_Toc372035581"/>
      <w:bookmarkStart w:id="9" w:name="_Toc387060317"/>
      <w:bookmarkStart w:id="10" w:name="_Toc433989410"/>
      <w:bookmarkStart w:id="11" w:name="_Toc457987586"/>
      <w:r w:rsidRPr="00187D6D">
        <w:rPr>
          <w:rFonts w:asciiTheme="majorEastAsia" w:eastAsiaTheme="majorEastAsia" w:hAnsiTheme="majorEastAsia" w:hint="eastAsia"/>
          <w:b/>
          <w:lang w:eastAsia="zh-CN"/>
        </w:rPr>
        <w:t>修订历史纪录</w:t>
      </w:r>
      <w:bookmarkEnd w:id="7"/>
      <w:bookmarkEnd w:id="8"/>
      <w:bookmarkEnd w:id="9"/>
      <w:bookmarkEnd w:id="10"/>
      <w:bookmarkEnd w:id="11"/>
    </w:p>
    <w:p w:rsidR="00CF07F0" w:rsidRPr="00187D6D" w:rsidRDefault="00CF07F0" w:rsidP="00CF07F0">
      <w:pPr>
        <w:ind w:firstLine="360"/>
        <w:rPr>
          <w:rFonts w:asciiTheme="majorEastAsia" w:eastAsiaTheme="majorEastAsia" w:hAnsiTheme="majorEastAsia"/>
          <w:sz w:val="18"/>
          <w:lang w:eastAsia="zh-CN"/>
        </w:rPr>
      </w:pPr>
      <w:r w:rsidRPr="00187D6D">
        <w:rPr>
          <w:rFonts w:asciiTheme="majorEastAsia" w:eastAsiaTheme="majorEastAsia" w:hAnsiTheme="majorEastAsia"/>
          <w:sz w:val="18"/>
          <w:lang w:eastAsia="zh-CN"/>
        </w:rPr>
        <w:t xml:space="preserve">*A – </w:t>
      </w:r>
      <w:r w:rsidRPr="00187D6D">
        <w:rPr>
          <w:rFonts w:asciiTheme="majorEastAsia" w:eastAsiaTheme="majorEastAsia" w:hAnsiTheme="majorEastAsia" w:hint="eastAsia"/>
          <w:sz w:val="18"/>
          <w:lang w:eastAsia="zh-CN"/>
        </w:rPr>
        <w:t>追加</w:t>
      </w:r>
      <w:r w:rsidRPr="00187D6D">
        <w:rPr>
          <w:rFonts w:asciiTheme="majorEastAsia" w:eastAsiaTheme="majorEastAsia" w:hAnsiTheme="majorEastAsia"/>
          <w:sz w:val="18"/>
          <w:lang w:eastAsia="zh-CN"/>
        </w:rPr>
        <w:t xml:space="preserve">  M – </w:t>
      </w:r>
      <w:r w:rsidRPr="00187D6D">
        <w:rPr>
          <w:rFonts w:asciiTheme="majorEastAsia" w:eastAsiaTheme="majorEastAsia" w:hAnsiTheme="majorEastAsia" w:hint="eastAsia"/>
          <w:sz w:val="18"/>
          <w:lang w:eastAsia="zh-CN"/>
        </w:rPr>
        <w:t>修改</w:t>
      </w:r>
      <w:r w:rsidRPr="00187D6D">
        <w:rPr>
          <w:rFonts w:asciiTheme="majorEastAsia" w:eastAsiaTheme="majorEastAsia" w:hAnsiTheme="majorEastAsia"/>
          <w:sz w:val="18"/>
          <w:lang w:eastAsia="zh-CN"/>
        </w:rPr>
        <w:t xml:space="preserve">  D – </w:t>
      </w:r>
      <w:r w:rsidRPr="00187D6D">
        <w:rPr>
          <w:rFonts w:asciiTheme="majorEastAsia" w:eastAsiaTheme="majorEastAsia" w:hAnsiTheme="majorEastAsia" w:hint="eastAsia"/>
          <w:sz w:val="18"/>
          <w:lang w:eastAsia="zh-CN"/>
        </w:rPr>
        <w:t>删除</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99" w:type="dxa"/>
          <w:right w:w="99" w:type="dxa"/>
        </w:tblCellMar>
        <w:tblLook w:val="0000" w:firstRow="0" w:lastRow="0" w:firstColumn="0" w:lastColumn="0" w:noHBand="0" w:noVBand="0"/>
      </w:tblPr>
      <w:tblGrid>
        <w:gridCol w:w="760"/>
        <w:gridCol w:w="1518"/>
        <w:gridCol w:w="505"/>
        <w:gridCol w:w="2998"/>
        <w:gridCol w:w="9"/>
        <w:gridCol w:w="1528"/>
        <w:gridCol w:w="1520"/>
      </w:tblGrid>
      <w:tr w:rsidR="00CF07F0" w:rsidRPr="00187D6D" w:rsidTr="00B93873">
        <w:trPr>
          <w:trHeight w:val="118"/>
          <w:jc w:val="center"/>
        </w:trPr>
        <w:tc>
          <w:tcPr>
            <w:tcW w:w="720" w:type="dxa"/>
            <w:vAlign w:val="center"/>
          </w:tcPr>
          <w:p w:rsidR="00CF07F0" w:rsidRPr="00187D6D" w:rsidRDefault="00CF07F0" w:rsidP="000A3FAC">
            <w:pPr>
              <w:spacing w:line="240" w:lineRule="atLeast"/>
              <w:jc w:val="center"/>
              <w:rPr>
                <w:rFonts w:asciiTheme="majorEastAsia" w:eastAsiaTheme="majorEastAsia" w:hAnsiTheme="majorEastAsia"/>
                <w:b/>
              </w:rPr>
            </w:pPr>
            <w:proofErr w:type="spellStart"/>
            <w:r w:rsidRPr="00187D6D">
              <w:rPr>
                <w:rFonts w:asciiTheme="majorEastAsia" w:eastAsiaTheme="majorEastAsia" w:hAnsiTheme="majorEastAsia" w:hint="eastAsia"/>
                <w:b/>
              </w:rPr>
              <w:t>版本</w:t>
            </w:r>
            <w:proofErr w:type="spellEnd"/>
          </w:p>
        </w:tc>
        <w:tc>
          <w:tcPr>
            <w:tcW w:w="1438" w:type="dxa"/>
            <w:vAlign w:val="center"/>
          </w:tcPr>
          <w:p w:rsidR="00CF07F0" w:rsidRPr="00187D6D" w:rsidRDefault="00CF07F0" w:rsidP="000A3FAC">
            <w:pPr>
              <w:spacing w:line="240" w:lineRule="atLeast"/>
              <w:jc w:val="center"/>
              <w:rPr>
                <w:rFonts w:asciiTheme="majorEastAsia" w:eastAsiaTheme="majorEastAsia" w:hAnsiTheme="majorEastAsia"/>
                <w:b/>
              </w:rPr>
            </w:pPr>
            <w:proofErr w:type="spellStart"/>
            <w:r w:rsidRPr="00187D6D">
              <w:rPr>
                <w:rFonts w:asciiTheme="majorEastAsia" w:eastAsiaTheme="majorEastAsia" w:hAnsiTheme="majorEastAsia" w:hint="eastAsia"/>
                <w:b/>
              </w:rPr>
              <w:t>改版日期</w:t>
            </w:r>
            <w:proofErr w:type="spellEnd"/>
          </w:p>
        </w:tc>
        <w:tc>
          <w:tcPr>
            <w:tcW w:w="3318" w:type="dxa"/>
            <w:gridSpan w:val="2"/>
            <w:vAlign w:val="center"/>
          </w:tcPr>
          <w:p w:rsidR="00CF07F0" w:rsidRPr="00187D6D" w:rsidRDefault="00CF07F0" w:rsidP="000A3FAC">
            <w:pPr>
              <w:spacing w:line="240" w:lineRule="atLeast"/>
              <w:jc w:val="center"/>
              <w:rPr>
                <w:rFonts w:asciiTheme="majorEastAsia" w:eastAsiaTheme="majorEastAsia" w:hAnsiTheme="majorEastAsia"/>
                <w:b/>
              </w:rPr>
            </w:pPr>
            <w:proofErr w:type="spellStart"/>
            <w:r w:rsidRPr="00187D6D">
              <w:rPr>
                <w:rFonts w:asciiTheme="majorEastAsia" w:eastAsiaTheme="majorEastAsia" w:hAnsiTheme="majorEastAsia" w:hint="eastAsia"/>
                <w:b/>
              </w:rPr>
              <w:t>改版说明</w:t>
            </w:r>
            <w:proofErr w:type="spellEnd"/>
          </w:p>
        </w:tc>
        <w:tc>
          <w:tcPr>
            <w:tcW w:w="1457" w:type="dxa"/>
            <w:gridSpan w:val="2"/>
            <w:vAlign w:val="center"/>
          </w:tcPr>
          <w:p w:rsidR="00CF07F0" w:rsidRPr="00187D6D" w:rsidRDefault="00CF07F0" w:rsidP="000A3FAC">
            <w:pPr>
              <w:spacing w:line="240" w:lineRule="atLeast"/>
              <w:jc w:val="center"/>
              <w:rPr>
                <w:rFonts w:asciiTheme="majorEastAsia" w:eastAsiaTheme="majorEastAsia" w:hAnsiTheme="majorEastAsia"/>
                <w:b/>
              </w:rPr>
            </w:pPr>
            <w:proofErr w:type="spellStart"/>
            <w:r w:rsidRPr="00187D6D">
              <w:rPr>
                <w:rFonts w:asciiTheme="majorEastAsia" w:eastAsiaTheme="majorEastAsia" w:hAnsiTheme="majorEastAsia" w:hint="eastAsia"/>
                <w:b/>
              </w:rPr>
              <w:t>作者</w:t>
            </w:r>
            <w:proofErr w:type="spellEnd"/>
          </w:p>
        </w:tc>
        <w:tc>
          <w:tcPr>
            <w:tcW w:w="1440" w:type="dxa"/>
            <w:vAlign w:val="center"/>
          </w:tcPr>
          <w:p w:rsidR="00CF07F0" w:rsidRPr="00187D6D" w:rsidRDefault="00CF07F0" w:rsidP="000A3FAC">
            <w:pPr>
              <w:spacing w:line="240" w:lineRule="atLeast"/>
              <w:jc w:val="center"/>
              <w:rPr>
                <w:rFonts w:asciiTheme="majorEastAsia" w:eastAsiaTheme="majorEastAsia" w:hAnsiTheme="majorEastAsia"/>
                <w:b/>
              </w:rPr>
            </w:pPr>
            <w:proofErr w:type="spellStart"/>
            <w:r w:rsidRPr="00187D6D">
              <w:rPr>
                <w:rFonts w:asciiTheme="majorEastAsia" w:eastAsiaTheme="majorEastAsia" w:hAnsiTheme="majorEastAsia" w:hint="eastAsia"/>
                <w:b/>
              </w:rPr>
              <w:t>评审</w:t>
            </w:r>
            <w:proofErr w:type="spellEnd"/>
          </w:p>
        </w:tc>
      </w:tr>
      <w:tr w:rsidR="00CF07F0" w:rsidRPr="00187D6D" w:rsidTr="00B93873">
        <w:trPr>
          <w:trHeight w:val="243"/>
          <w:jc w:val="center"/>
        </w:trPr>
        <w:tc>
          <w:tcPr>
            <w:tcW w:w="720" w:type="dxa"/>
            <w:vAlign w:val="center"/>
          </w:tcPr>
          <w:p w:rsidR="00CF07F0" w:rsidRPr="00187D6D" w:rsidRDefault="00CF07F0" w:rsidP="000A3FAC">
            <w:pPr>
              <w:jc w:val="center"/>
              <w:rPr>
                <w:rFonts w:asciiTheme="majorEastAsia" w:eastAsiaTheme="majorEastAsia" w:hAnsiTheme="majorEastAsia"/>
              </w:rPr>
            </w:pPr>
            <w:r w:rsidRPr="00187D6D">
              <w:rPr>
                <w:rFonts w:asciiTheme="majorEastAsia" w:eastAsiaTheme="majorEastAsia" w:hAnsiTheme="majorEastAsia" w:hint="eastAsia"/>
              </w:rPr>
              <w:t>V1.0</w:t>
            </w:r>
          </w:p>
        </w:tc>
        <w:tc>
          <w:tcPr>
            <w:tcW w:w="1438" w:type="dxa"/>
            <w:vAlign w:val="center"/>
          </w:tcPr>
          <w:p w:rsidR="00CF07F0" w:rsidRPr="00187D6D" w:rsidRDefault="00AD0616" w:rsidP="00593C76">
            <w:pPr>
              <w:jc w:val="center"/>
              <w:rPr>
                <w:rFonts w:asciiTheme="majorEastAsia" w:eastAsiaTheme="majorEastAsia" w:hAnsiTheme="majorEastAsia"/>
                <w:lang w:eastAsia="zh-CN"/>
              </w:rPr>
            </w:pPr>
            <w:r w:rsidRPr="00187D6D">
              <w:rPr>
                <w:rFonts w:asciiTheme="majorEastAsia" w:eastAsiaTheme="majorEastAsia" w:hAnsiTheme="majorEastAsia" w:hint="eastAsia"/>
              </w:rPr>
              <w:t>201</w:t>
            </w:r>
            <w:r w:rsidRPr="00187D6D">
              <w:rPr>
                <w:rFonts w:asciiTheme="majorEastAsia" w:eastAsiaTheme="majorEastAsia" w:hAnsiTheme="majorEastAsia" w:hint="eastAsia"/>
                <w:lang w:eastAsia="zh-CN"/>
              </w:rPr>
              <w:t>6</w:t>
            </w:r>
            <w:r w:rsidR="00CF07F0" w:rsidRPr="00187D6D">
              <w:rPr>
                <w:rFonts w:asciiTheme="majorEastAsia" w:eastAsiaTheme="majorEastAsia" w:hAnsiTheme="majorEastAsia" w:hint="eastAsia"/>
              </w:rPr>
              <w:t>-</w:t>
            </w:r>
            <w:r w:rsidR="00D666B4" w:rsidRPr="00187D6D">
              <w:rPr>
                <w:rFonts w:asciiTheme="majorEastAsia" w:eastAsiaTheme="majorEastAsia" w:hAnsiTheme="majorEastAsia" w:hint="eastAsia"/>
                <w:lang w:eastAsia="zh-CN"/>
              </w:rPr>
              <w:t>0</w:t>
            </w:r>
            <w:r w:rsidR="00E261DE">
              <w:rPr>
                <w:rFonts w:asciiTheme="majorEastAsia" w:eastAsiaTheme="majorEastAsia" w:hAnsiTheme="majorEastAsia"/>
                <w:lang w:eastAsia="zh-CN"/>
              </w:rPr>
              <w:t>7</w:t>
            </w:r>
            <w:r w:rsidR="00CF07F0" w:rsidRPr="00187D6D">
              <w:rPr>
                <w:rFonts w:asciiTheme="majorEastAsia" w:eastAsiaTheme="majorEastAsia" w:hAnsiTheme="majorEastAsia" w:hint="eastAsia"/>
              </w:rPr>
              <w:t>-</w:t>
            </w:r>
            <w:r w:rsidR="00E261DE">
              <w:rPr>
                <w:rFonts w:asciiTheme="majorEastAsia" w:eastAsiaTheme="majorEastAsia" w:hAnsiTheme="majorEastAsia"/>
                <w:lang w:eastAsia="zh-CN"/>
              </w:rPr>
              <w:t>27</w:t>
            </w:r>
          </w:p>
        </w:tc>
        <w:tc>
          <w:tcPr>
            <w:tcW w:w="478" w:type="dxa"/>
            <w:tcBorders>
              <w:right w:val="single" w:sz="4" w:space="0" w:color="auto"/>
            </w:tcBorders>
            <w:vAlign w:val="center"/>
          </w:tcPr>
          <w:p w:rsidR="00CF07F0" w:rsidRPr="00187D6D" w:rsidRDefault="00CF07F0" w:rsidP="000A3FAC">
            <w:pPr>
              <w:jc w:val="center"/>
              <w:rPr>
                <w:rFonts w:asciiTheme="majorEastAsia" w:eastAsiaTheme="majorEastAsia" w:hAnsiTheme="majorEastAsia"/>
              </w:rPr>
            </w:pPr>
            <w:r w:rsidRPr="00187D6D">
              <w:rPr>
                <w:rFonts w:asciiTheme="majorEastAsia" w:eastAsiaTheme="majorEastAsia" w:hAnsiTheme="majorEastAsia" w:hint="eastAsia"/>
              </w:rPr>
              <w:t>A</w:t>
            </w:r>
          </w:p>
        </w:tc>
        <w:tc>
          <w:tcPr>
            <w:tcW w:w="2849" w:type="dxa"/>
            <w:gridSpan w:val="2"/>
            <w:tcBorders>
              <w:left w:val="single" w:sz="4" w:space="0" w:color="auto"/>
            </w:tcBorders>
            <w:vAlign w:val="center"/>
          </w:tcPr>
          <w:p w:rsidR="00CF07F0" w:rsidRPr="00187D6D" w:rsidRDefault="00CF07F0" w:rsidP="000A3FAC">
            <w:pPr>
              <w:jc w:val="center"/>
              <w:rPr>
                <w:rFonts w:asciiTheme="majorEastAsia" w:eastAsiaTheme="majorEastAsia" w:hAnsiTheme="majorEastAsia"/>
              </w:rPr>
            </w:pPr>
            <w:proofErr w:type="spellStart"/>
            <w:r w:rsidRPr="00187D6D">
              <w:rPr>
                <w:rFonts w:asciiTheme="majorEastAsia" w:eastAsiaTheme="majorEastAsia" w:hAnsiTheme="majorEastAsia" w:hint="eastAsia"/>
              </w:rPr>
              <w:t>创建</w:t>
            </w:r>
            <w:proofErr w:type="spellEnd"/>
          </w:p>
        </w:tc>
        <w:tc>
          <w:tcPr>
            <w:tcW w:w="1448" w:type="dxa"/>
            <w:vAlign w:val="center"/>
          </w:tcPr>
          <w:p w:rsidR="00CF07F0" w:rsidRPr="00187D6D" w:rsidRDefault="00593C76" w:rsidP="000A3FAC">
            <w:pPr>
              <w:jc w:val="center"/>
              <w:rPr>
                <w:rFonts w:asciiTheme="majorEastAsia" w:eastAsiaTheme="majorEastAsia" w:hAnsiTheme="majorEastAsia"/>
                <w:lang w:eastAsia="zh-CN"/>
              </w:rPr>
            </w:pPr>
            <w:r>
              <w:rPr>
                <w:rFonts w:asciiTheme="majorEastAsia" w:eastAsiaTheme="majorEastAsia" w:hAnsiTheme="majorEastAsia" w:hint="eastAsia"/>
                <w:lang w:eastAsia="zh-CN"/>
              </w:rPr>
              <w:t>韦</w:t>
            </w:r>
            <w:r>
              <w:rPr>
                <w:rFonts w:asciiTheme="majorEastAsia" w:eastAsiaTheme="majorEastAsia" w:hAnsiTheme="majorEastAsia"/>
                <w:lang w:eastAsia="zh-CN"/>
              </w:rPr>
              <w:t>保成</w:t>
            </w:r>
          </w:p>
        </w:tc>
        <w:tc>
          <w:tcPr>
            <w:tcW w:w="1440" w:type="dxa"/>
            <w:vAlign w:val="center"/>
          </w:tcPr>
          <w:p w:rsidR="00CF07F0" w:rsidRPr="00187D6D" w:rsidRDefault="00CF07F0" w:rsidP="000A3FAC">
            <w:pPr>
              <w:jc w:val="center"/>
              <w:rPr>
                <w:rFonts w:asciiTheme="majorEastAsia" w:eastAsiaTheme="majorEastAsia" w:hAnsiTheme="majorEastAsia"/>
              </w:rPr>
            </w:pPr>
          </w:p>
        </w:tc>
      </w:tr>
      <w:tr w:rsidR="000A3FAC" w:rsidRPr="00187D6D" w:rsidTr="00B93873">
        <w:trPr>
          <w:jc w:val="center"/>
        </w:trPr>
        <w:tc>
          <w:tcPr>
            <w:tcW w:w="720" w:type="dxa"/>
            <w:vAlign w:val="center"/>
          </w:tcPr>
          <w:p w:rsidR="000A3FAC" w:rsidRPr="00187D6D" w:rsidRDefault="000A3FAC" w:rsidP="000A3FAC">
            <w:pPr>
              <w:jc w:val="center"/>
              <w:rPr>
                <w:rFonts w:asciiTheme="majorEastAsia" w:eastAsiaTheme="majorEastAsia" w:hAnsiTheme="majorEastAsia"/>
                <w:lang w:eastAsia="zh-CN"/>
              </w:rPr>
            </w:pPr>
          </w:p>
        </w:tc>
        <w:tc>
          <w:tcPr>
            <w:tcW w:w="1438" w:type="dxa"/>
            <w:vAlign w:val="center"/>
          </w:tcPr>
          <w:p w:rsidR="000A3FAC" w:rsidRPr="00187D6D" w:rsidRDefault="000A3FAC" w:rsidP="000A3FAC">
            <w:pPr>
              <w:jc w:val="center"/>
              <w:rPr>
                <w:rFonts w:asciiTheme="majorEastAsia" w:eastAsiaTheme="majorEastAsia" w:hAnsiTheme="majorEastAsia"/>
                <w:lang w:eastAsia="zh-CN"/>
              </w:rPr>
            </w:pPr>
          </w:p>
        </w:tc>
        <w:tc>
          <w:tcPr>
            <w:tcW w:w="478" w:type="dxa"/>
            <w:tcBorders>
              <w:right w:val="single" w:sz="4" w:space="0" w:color="auto"/>
            </w:tcBorders>
            <w:vAlign w:val="center"/>
          </w:tcPr>
          <w:p w:rsidR="000A3FAC" w:rsidRPr="00187D6D" w:rsidRDefault="000A3FAC" w:rsidP="000A3FAC">
            <w:pPr>
              <w:jc w:val="center"/>
              <w:rPr>
                <w:rFonts w:asciiTheme="majorEastAsia" w:eastAsiaTheme="majorEastAsia" w:hAnsiTheme="majorEastAsia"/>
                <w:lang w:eastAsia="zh-CN"/>
              </w:rPr>
            </w:pPr>
          </w:p>
        </w:tc>
        <w:tc>
          <w:tcPr>
            <w:tcW w:w="2849" w:type="dxa"/>
            <w:gridSpan w:val="2"/>
            <w:tcBorders>
              <w:left w:val="single" w:sz="4" w:space="0" w:color="auto"/>
            </w:tcBorders>
            <w:vAlign w:val="center"/>
          </w:tcPr>
          <w:p w:rsidR="000A3FAC" w:rsidRPr="00187D6D" w:rsidRDefault="000A3FAC" w:rsidP="001E2D9F">
            <w:pPr>
              <w:rPr>
                <w:rFonts w:asciiTheme="majorEastAsia" w:eastAsiaTheme="majorEastAsia" w:hAnsiTheme="majorEastAsia"/>
                <w:lang w:eastAsia="zh-CN"/>
              </w:rPr>
            </w:pPr>
          </w:p>
        </w:tc>
        <w:tc>
          <w:tcPr>
            <w:tcW w:w="1448" w:type="dxa"/>
            <w:vAlign w:val="center"/>
          </w:tcPr>
          <w:p w:rsidR="000A3FAC" w:rsidRPr="00947885" w:rsidRDefault="000A3FAC" w:rsidP="000A3FAC">
            <w:pPr>
              <w:jc w:val="center"/>
              <w:rPr>
                <w:rFonts w:asciiTheme="majorEastAsia" w:eastAsiaTheme="majorEastAsia" w:hAnsiTheme="majorEastAsia"/>
                <w:lang w:eastAsia="zh-CN"/>
              </w:rPr>
            </w:pPr>
          </w:p>
        </w:tc>
        <w:tc>
          <w:tcPr>
            <w:tcW w:w="1440" w:type="dxa"/>
            <w:vAlign w:val="center"/>
          </w:tcPr>
          <w:p w:rsidR="000A3FAC" w:rsidRPr="00187D6D" w:rsidRDefault="000A3FAC" w:rsidP="000A3FAC">
            <w:pPr>
              <w:jc w:val="center"/>
              <w:rPr>
                <w:rFonts w:asciiTheme="majorEastAsia" w:eastAsiaTheme="majorEastAsia" w:hAnsiTheme="majorEastAsia"/>
                <w:lang w:eastAsia="zh-CN"/>
              </w:rPr>
            </w:pPr>
          </w:p>
        </w:tc>
      </w:tr>
      <w:tr w:rsidR="000A3FAC" w:rsidRPr="00187D6D" w:rsidTr="00B93873">
        <w:trPr>
          <w:jc w:val="center"/>
        </w:trPr>
        <w:tc>
          <w:tcPr>
            <w:tcW w:w="720" w:type="dxa"/>
            <w:vAlign w:val="center"/>
          </w:tcPr>
          <w:p w:rsidR="000A3FAC" w:rsidRPr="00187D6D" w:rsidRDefault="000A3FAC" w:rsidP="000A3FAC">
            <w:pPr>
              <w:jc w:val="center"/>
              <w:rPr>
                <w:rFonts w:asciiTheme="majorEastAsia" w:eastAsiaTheme="majorEastAsia" w:hAnsiTheme="majorEastAsia"/>
                <w:lang w:eastAsia="zh-CN"/>
              </w:rPr>
            </w:pPr>
          </w:p>
        </w:tc>
        <w:tc>
          <w:tcPr>
            <w:tcW w:w="1438" w:type="dxa"/>
            <w:vAlign w:val="center"/>
          </w:tcPr>
          <w:p w:rsidR="000A3FAC" w:rsidRPr="00187D6D" w:rsidRDefault="000A3FAC" w:rsidP="000A3FAC">
            <w:pPr>
              <w:jc w:val="center"/>
              <w:rPr>
                <w:rFonts w:asciiTheme="majorEastAsia" w:eastAsiaTheme="majorEastAsia" w:hAnsiTheme="majorEastAsia"/>
                <w:lang w:eastAsia="zh-CN"/>
              </w:rPr>
            </w:pPr>
          </w:p>
        </w:tc>
        <w:tc>
          <w:tcPr>
            <w:tcW w:w="478" w:type="dxa"/>
            <w:tcBorders>
              <w:right w:val="single" w:sz="4" w:space="0" w:color="auto"/>
            </w:tcBorders>
            <w:vAlign w:val="center"/>
          </w:tcPr>
          <w:p w:rsidR="000A3FAC" w:rsidRPr="00187D6D" w:rsidRDefault="000A3FAC" w:rsidP="000A3FAC">
            <w:pPr>
              <w:jc w:val="center"/>
              <w:rPr>
                <w:rFonts w:asciiTheme="majorEastAsia" w:eastAsiaTheme="majorEastAsia" w:hAnsiTheme="majorEastAsia"/>
                <w:lang w:eastAsia="zh-CN"/>
              </w:rPr>
            </w:pPr>
          </w:p>
        </w:tc>
        <w:tc>
          <w:tcPr>
            <w:tcW w:w="2849" w:type="dxa"/>
            <w:gridSpan w:val="2"/>
            <w:tcBorders>
              <w:left w:val="single" w:sz="4" w:space="0" w:color="auto"/>
            </w:tcBorders>
            <w:vAlign w:val="center"/>
          </w:tcPr>
          <w:p w:rsidR="000A3FAC" w:rsidRPr="00187D6D" w:rsidRDefault="000A3FAC" w:rsidP="000A3FAC">
            <w:pPr>
              <w:jc w:val="center"/>
              <w:rPr>
                <w:rFonts w:asciiTheme="majorEastAsia" w:eastAsiaTheme="majorEastAsia" w:hAnsiTheme="majorEastAsia"/>
                <w:lang w:eastAsia="zh-CN"/>
              </w:rPr>
            </w:pPr>
          </w:p>
        </w:tc>
        <w:tc>
          <w:tcPr>
            <w:tcW w:w="1448" w:type="dxa"/>
            <w:vAlign w:val="center"/>
          </w:tcPr>
          <w:p w:rsidR="000A3FAC" w:rsidRPr="00187D6D" w:rsidRDefault="000A3FAC" w:rsidP="000A3FAC">
            <w:pPr>
              <w:jc w:val="center"/>
              <w:rPr>
                <w:rFonts w:asciiTheme="majorEastAsia" w:eastAsiaTheme="majorEastAsia" w:hAnsiTheme="majorEastAsia"/>
                <w:lang w:eastAsia="zh-CN"/>
              </w:rPr>
            </w:pPr>
          </w:p>
        </w:tc>
        <w:tc>
          <w:tcPr>
            <w:tcW w:w="1440" w:type="dxa"/>
            <w:vAlign w:val="center"/>
          </w:tcPr>
          <w:p w:rsidR="000A3FAC" w:rsidRPr="00187D6D" w:rsidRDefault="000A3FAC" w:rsidP="000A3FAC">
            <w:pPr>
              <w:jc w:val="center"/>
              <w:rPr>
                <w:rFonts w:asciiTheme="majorEastAsia" w:eastAsiaTheme="majorEastAsia" w:hAnsiTheme="majorEastAsia"/>
                <w:lang w:eastAsia="zh-CN"/>
              </w:rPr>
            </w:pPr>
          </w:p>
        </w:tc>
      </w:tr>
      <w:tr w:rsidR="000A3FAC" w:rsidRPr="00187D6D" w:rsidTr="00B93873">
        <w:trPr>
          <w:jc w:val="center"/>
        </w:trPr>
        <w:tc>
          <w:tcPr>
            <w:tcW w:w="720" w:type="dxa"/>
            <w:vAlign w:val="center"/>
          </w:tcPr>
          <w:p w:rsidR="000A3FAC" w:rsidRPr="00187D6D" w:rsidRDefault="000A3FAC" w:rsidP="000A3FAC">
            <w:pPr>
              <w:jc w:val="center"/>
              <w:rPr>
                <w:rFonts w:asciiTheme="majorEastAsia" w:eastAsiaTheme="majorEastAsia" w:hAnsiTheme="majorEastAsia"/>
                <w:lang w:eastAsia="zh-CN"/>
              </w:rPr>
            </w:pPr>
          </w:p>
        </w:tc>
        <w:tc>
          <w:tcPr>
            <w:tcW w:w="1438" w:type="dxa"/>
            <w:vAlign w:val="center"/>
          </w:tcPr>
          <w:p w:rsidR="000A3FAC" w:rsidRPr="00187D6D" w:rsidRDefault="000A3FAC" w:rsidP="000A3FAC">
            <w:pPr>
              <w:jc w:val="center"/>
              <w:rPr>
                <w:rFonts w:asciiTheme="majorEastAsia" w:eastAsiaTheme="majorEastAsia" w:hAnsiTheme="majorEastAsia"/>
                <w:lang w:eastAsia="zh-CN"/>
              </w:rPr>
            </w:pPr>
          </w:p>
        </w:tc>
        <w:tc>
          <w:tcPr>
            <w:tcW w:w="478" w:type="dxa"/>
            <w:tcBorders>
              <w:right w:val="single" w:sz="4" w:space="0" w:color="auto"/>
            </w:tcBorders>
            <w:vAlign w:val="center"/>
          </w:tcPr>
          <w:p w:rsidR="000A3FAC" w:rsidRPr="00187D6D" w:rsidRDefault="000A3FAC" w:rsidP="000A3FAC">
            <w:pPr>
              <w:jc w:val="center"/>
              <w:rPr>
                <w:rFonts w:asciiTheme="majorEastAsia" w:eastAsiaTheme="majorEastAsia" w:hAnsiTheme="majorEastAsia"/>
                <w:lang w:eastAsia="zh-CN"/>
              </w:rPr>
            </w:pPr>
          </w:p>
        </w:tc>
        <w:tc>
          <w:tcPr>
            <w:tcW w:w="2849" w:type="dxa"/>
            <w:gridSpan w:val="2"/>
            <w:tcBorders>
              <w:left w:val="single" w:sz="4" w:space="0" w:color="auto"/>
            </w:tcBorders>
            <w:vAlign w:val="center"/>
          </w:tcPr>
          <w:p w:rsidR="000A3FAC" w:rsidRPr="00187D6D" w:rsidRDefault="000A3FAC" w:rsidP="000A3FAC">
            <w:pPr>
              <w:jc w:val="center"/>
              <w:rPr>
                <w:rFonts w:asciiTheme="majorEastAsia" w:eastAsiaTheme="majorEastAsia" w:hAnsiTheme="majorEastAsia"/>
                <w:lang w:eastAsia="zh-CN"/>
              </w:rPr>
            </w:pPr>
          </w:p>
        </w:tc>
        <w:tc>
          <w:tcPr>
            <w:tcW w:w="1448" w:type="dxa"/>
            <w:vAlign w:val="center"/>
          </w:tcPr>
          <w:p w:rsidR="000A3FAC" w:rsidRPr="00187D6D" w:rsidRDefault="000A3FAC" w:rsidP="000A3FAC">
            <w:pPr>
              <w:jc w:val="center"/>
              <w:rPr>
                <w:rFonts w:asciiTheme="majorEastAsia" w:eastAsiaTheme="majorEastAsia" w:hAnsiTheme="majorEastAsia"/>
                <w:lang w:eastAsia="zh-CN"/>
              </w:rPr>
            </w:pPr>
          </w:p>
        </w:tc>
        <w:tc>
          <w:tcPr>
            <w:tcW w:w="1440" w:type="dxa"/>
            <w:vAlign w:val="center"/>
          </w:tcPr>
          <w:p w:rsidR="000A3FAC" w:rsidRPr="00187D6D" w:rsidRDefault="000A3FAC" w:rsidP="000A3FAC">
            <w:pPr>
              <w:jc w:val="center"/>
              <w:rPr>
                <w:rFonts w:asciiTheme="majorEastAsia" w:eastAsiaTheme="majorEastAsia" w:hAnsiTheme="majorEastAsia"/>
                <w:lang w:eastAsia="zh-CN"/>
              </w:rPr>
            </w:pPr>
          </w:p>
        </w:tc>
      </w:tr>
      <w:tr w:rsidR="000A3FAC" w:rsidRPr="00187D6D" w:rsidTr="00B93873">
        <w:trPr>
          <w:jc w:val="center"/>
        </w:trPr>
        <w:tc>
          <w:tcPr>
            <w:tcW w:w="720" w:type="dxa"/>
            <w:vAlign w:val="center"/>
          </w:tcPr>
          <w:p w:rsidR="000A3FAC" w:rsidRPr="00187D6D" w:rsidRDefault="000A3FAC" w:rsidP="000A3FAC">
            <w:pPr>
              <w:jc w:val="center"/>
              <w:rPr>
                <w:rFonts w:asciiTheme="majorEastAsia" w:eastAsiaTheme="majorEastAsia" w:hAnsiTheme="majorEastAsia"/>
                <w:lang w:eastAsia="zh-CN"/>
              </w:rPr>
            </w:pPr>
          </w:p>
        </w:tc>
        <w:tc>
          <w:tcPr>
            <w:tcW w:w="1438" w:type="dxa"/>
            <w:vAlign w:val="center"/>
          </w:tcPr>
          <w:p w:rsidR="000A3FAC" w:rsidRPr="00187D6D" w:rsidRDefault="000A3FAC" w:rsidP="000A3FAC">
            <w:pPr>
              <w:jc w:val="center"/>
              <w:rPr>
                <w:rFonts w:asciiTheme="majorEastAsia" w:eastAsiaTheme="majorEastAsia" w:hAnsiTheme="majorEastAsia"/>
                <w:lang w:eastAsia="zh-CN"/>
              </w:rPr>
            </w:pPr>
          </w:p>
        </w:tc>
        <w:tc>
          <w:tcPr>
            <w:tcW w:w="478" w:type="dxa"/>
            <w:tcBorders>
              <w:right w:val="single" w:sz="4" w:space="0" w:color="auto"/>
            </w:tcBorders>
            <w:vAlign w:val="center"/>
          </w:tcPr>
          <w:p w:rsidR="000A3FAC" w:rsidRPr="00187D6D" w:rsidRDefault="000A3FAC" w:rsidP="000A3FAC">
            <w:pPr>
              <w:jc w:val="center"/>
              <w:rPr>
                <w:rFonts w:asciiTheme="majorEastAsia" w:eastAsiaTheme="majorEastAsia" w:hAnsiTheme="majorEastAsia"/>
                <w:lang w:eastAsia="zh-CN"/>
              </w:rPr>
            </w:pPr>
          </w:p>
        </w:tc>
        <w:tc>
          <w:tcPr>
            <w:tcW w:w="2849" w:type="dxa"/>
            <w:gridSpan w:val="2"/>
            <w:tcBorders>
              <w:left w:val="single" w:sz="4" w:space="0" w:color="auto"/>
            </w:tcBorders>
            <w:vAlign w:val="center"/>
          </w:tcPr>
          <w:p w:rsidR="000A3FAC" w:rsidRPr="00187D6D" w:rsidRDefault="000A3FAC" w:rsidP="000A3FAC">
            <w:pPr>
              <w:jc w:val="center"/>
              <w:rPr>
                <w:rFonts w:asciiTheme="majorEastAsia" w:eastAsiaTheme="majorEastAsia" w:hAnsiTheme="majorEastAsia"/>
                <w:lang w:eastAsia="zh-CN"/>
              </w:rPr>
            </w:pPr>
          </w:p>
        </w:tc>
        <w:tc>
          <w:tcPr>
            <w:tcW w:w="1448" w:type="dxa"/>
            <w:vAlign w:val="center"/>
          </w:tcPr>
          <w:p w:rsidR="000A3FAC" w:rsidRPr="00187D6D" w:rsidRDefault="000A3FAC" w:rsidP="000A3FAC">
            <w:pPr>
              <w:jc w:val="center"/>
              <w:rPr>
                <w:rFonts w:asciiTheme="majorEastAsia" w:eastAsiaTheme="majorEastAsia" w:hAnsiTheme="majorEastAsia"/>
                <w:lang w:eastAsia="zh-CN"/>
              </w:rPr>
            </w:pPr>
          </w:p>
        </w:tc>
        <w:tc>
          <w:tcPr>
            <w:tcW w:w="1440" w:type="dxa"/>
            <w:vAlign w:val="center"/>
          </w:tcPr>
          <w:p w:rsidR="000A3FAC" w:rsidRPr="00187D6D" w:rsidRDefault="000A3FAC" w:rsidP="000A3FAC">
            <w:pPr>
              <w:jc w:val="center"/>
              <w:rPr>
                <w:rFonts w:asciiTheme="majorEastAsia" w:eastAsiaTheme="majorEastAsia" w:hAnsiTheme="majorEastAsia"/>
                <w:lang w:eastAsia="zh-CN"/>
              </w:rPr>
            </w:pPr>
          </w:p>
        </w:tc>
      </w:tr>
      <w:tr w:rsidR="000A3FAC" w:rsidRPr="00187D6D" w:rsidTr="00B93873">
        <w:trPr>
          <w:jc w:val="center"/>
        </w:trPr>
        <w:tc>
          <w:tcPr>
            <w:tcW w:w="720" w:type="dxa"/>
            <w:vAlign w:val="center"/>
          </w:tcPr>
          <w:p w:rsidR="000A3FAC" w:rsidRPr="00187D6D" w:rsidRDefault="000A3FAC" w:rsidP="000A3FAC">
            <w:pPr>
              <w:jc w:val="center"/>
              <w:rPr>
                <w:rFonts w:asciiTheme="majorEastAsia" w:eastAsiaTheme="majorEastAsia" w:hAnsiTheme="majorEastAsia"/>
                <w:lang w:eastAsia="zh-CN"/>
              </w:rPr>
            </w:pPr>
          </w:p>
        </w:tc>
        <w:tc>
          <w:tcPr>
            <w:tcW w:w="1438" w:type="dxa"/>
            <w:vAlign w:val="center"/>
          </w:tcPr>
          <w:p w:rsidR="000A3FAC" w:rsidRPr="00187D6D" w:rsidRDefault="000A3FAC" w:rsidP="000A3FAC">
            <w:pPr>
              <w:jc w:val="center"/>
              <w:rPr>
                <w:rFonts w:asciiTheme="majorEastAsia" w:eastAsiaTheme="majorEastAsia" w:hAnsiTheme="majorEastAsia"/>
                <w:lang w:eastAsia="zh-CN"/>
              </w:rPr>
            </w:pPr>
          </w:p>
        </w:tc>
        <w:tc>
          <w:tcPr>
            <w:tcW w:w="478" w:type="dxa"/>
            <w:tcBorders>
              <w:right w:val="single" w:sz="4" w:space="0" w:color="auto"/>
            </w:tcBorders>
            <w:vAlign w:val="center"/>
          </w:tcPr>
          <w:p w:rsidR="000A3FAC" w:rsidRPr="00187D6D" w:rsidRDefault="000A3FAC" w:rsidP="000A3FAC">
            <w:pPr>
              <w:jc w:val="center"/>
              <w:rPr>
                <w:rFonts w:asciiTheme="majorEastAsia" w:eastAsiaTheme="majorEastAsia" w:hAnsiTheme="majorEastAsia"/>
                <w:lang w:eastAsia="zh-CN"/>
              </w:rPr>
            </w:pPr>
          </w:p>
        </w:tc>
        <w:tc>
          <w:tcPr>
            <w:tcW w:w="2849" w:type="dxa"/>
            <w:gridSpan w:val="2"/>
            <w:tcBorders>
              <w:left w:val="single" w:sz="4" w:space="0" w:color="auto"/>
            </w:tcBorders>
            <w:vAlign w:val="center"/>
          </w:tcPr>
          <w:p w:rsidR="000A3FAC" w:rsidRPr="00187D6D" w:rsidRDefault="000A3FAC" w:rsidP="000A3FAC">
            <w:pPr>
              <w:jc w:val="center"/>
              <w:rPr>
                <w:rFonts w:asciiTheme="majorEastAsia" w:eastAsiaTheme="majorEastAsia" w:hAnsiTheme="majorEastAsia"/>
                <w:lang w:eastAsia="zh-CN"/>
              </w:rPr>
            </w:pPr>
          </w:p>
        </w:tc>
        <w:tc>
          <w:tcPr>
            <w:tcW w:w="1448" w:type="dxa"/>
            <w:vAlign w:val="center"/>
          </w:tcPr>
          <w:p w:rsidR="000A3FAC" w:rsidRPr="00187D6D" w:rsidRDefault="000A3FAC" w:rsidP="000A3FAC">
            <w:pPr>
              <w:jc w:val="center"/>
              <w:rPr>
                <w:rFonts w:asciiTheme="majorEastAsia" w:eastAsiaTheme="majorEastAsia" w:hAnsiTheme="majorEastAsia"/>
                <w:lang w:eastAsia="zh-CN"/>
              </w:rPr>
            </w:pPr>
          </w:p>
        </w:tc>
        <w:tc>
          <w:tcPr>
            <w:tcW w:w="1440" w:type="dxa"/>
            <w:vAlign w:val="center"/>
          </w:tcPr>
          <w:p w:rsidR="000A3FAC" w:rsidRPr="00187D6D" w:rsidRDefault="000A3FAC" w:rsidP="000A3FAC">
            <w:pPr>
              <w:jc w:val="center"/>
              <w:rPr>
                <w:rFonts w:asciiTheme="majorEastAsia" w:eastAsiaTheme="majorEastAsia" w:hAnsiTheme="majorEastAsia"/>
                <w:lang w:eastAsia="zh-CN"/>
              </w:rPr>
            </w:pPr>
          </w:p>
        </w:tc>
      </w:tr>
      <w:tr w:rsidR="000A3FAC" w:rsidRPr="00187D6D" w:rsidTr="00B93873">
        <w:trPr>
          <w:jc w:val="center"/>
        </w:trPr>
        <w:tc>
          <w:tcPr>
            <w:tcW w:w="720" w:type="dxa"/>
            <w:vAlign w:val="center"/>
          </w:tcPr>
          <w:p w:rsidR="000A3FAC" w:rsidRPr="00187D6D" w:rsidRDefault="000A3FAC" w:rsidP="000A3FAC">
            <w:pPr>
              <w:jc w:val="center"/>
              <w:rPr>
                <w:rFonts w:asciiTheme="majorEastAsia" w:eastAsiaTheme="majorEastAsia" w:hAnsiTheme="majorEastAsia"/>
                <w:lang w:eastAsia="zh-CN"/>
              </w:rPr>
            </w:pPr>
          </w:p>
        </w:tc>
        <w:tc>
          <w:tcPr>
            <w:tcW w:w="1438" w:type="dxa"/>
            <w:vAlign w:val="center"/>
          </w:tcPr>
          <w:p w:rsidR="000A3FAC" w:rsidRPr="00187D6D" w:rsidRDefault="000A3FAC" w:rsidP="000A3FAC">
            <w:pPr>
              <w:jc w:val="center"/>
              <w:rPr>
                <w:rFonts w:asciiTheme="majorEastAsia" w:eastAsiaTheme="majorEastAsia" w:hAnsiTheme="majorEastAsia"/>
                <w:lang w:eastAsia="zh-CN"/>
              </w:rPr>
            </w:pPr>
          </w:p>
        </w:tc>
        <w:tc>
          <w:tcPr>
            <w:tcW w:w="478" w:type="dxa"/>
            <w:tcBorders>
              <w:right w:val="single" w:sz="4" w:space="0" w:color="auto"/>
            </w:tcBorders>
            <w:vAlign w:val="center"/>
          </w:tcPr>
          <w:p w:rsidR="000A3FAC" w:rsidRPr="00187D6D" w:rsidRDefault="000A3FAC" w:rsidP="000A3FAC">
            <w:pPr>
              <w:jc w:val="center"/>
              <w:rPr>
                <w:rFonts w:asciiTheme="majorEastAsia" w:eastAsiaTheme="majorEastAsia" w:hAnsiTheme="majorEastAsia"/>
                <w:lang w:eastAsia="zh-CN"/>
              </w:rPr>
            </w:pPr>
          </w:p>
        </w:tc>
        <w:tc>
          <w:tcPr>
            <w:tcW w:w="2849" w:type="dxa"/>
            <w:gridSpan w:val="2"/>
            <w:tcBorders>
              <w:left w:val="single" w:sz="4" w:space="0" w:color="auto"/>
            </w:tcBorders>
            <w:vAlign w:val="center"/>
          </w:tcPr>
          <w:p w:rsidR="000A3FAC" w:rsidRPr="00187D6D" w:rsidRDefault="000A3FAC" w:rsidP="000A3FAC">
            <w:pPr>
              <w:jc w:val="center"/>
              <w:rPr>
                <w:rFonts w:asciiTheme="majorEastAsia" w:eastAsiaTheme="majorEastAsia" w:hAnsiTheme="majorEastAsia"/>
                <w:lang w:eastAsia="zh-CN"/>
              </w:rPr>
            </w:pPr>
          </w:p>
        </w:tc>
        <w:tc>
          <w:tcPr>
            <w:tcW w:w="1448" w:type="dxa"/>
            <w:vAlign w:val="center"/>
          </w:tcPr>
          <w:p w:rsidR="000A3FAC" w:rsidRPr="00187D6D" w:rsidRDefault="000A3FAC" w:rsidP="000A3FAC">
            <w:pPr>
              <w:jc w:val="center"/>
              <w:rPr>
                <w:rFonts w:asciiTheme="majorEastAsia" w:eastAsiaTheme="majorEastAsia" w:hAnsiTheme="majorEastAsia"/>
                <w:lang w:eastAsia="zh-CN"/>
              </w:rPr>
            </w:pPr>
          </w:p>
        </w:tc>
        <w:tc>
          <w:tcPr>
            <w:tcW w:w="1440" w:type="dxa"/>
            <w:vAlign w:val="center"/>
          </w:tcPr>
          <w:p w:rsidR="000A3FAC" w:rsidRPr="00187D6D" w:rsidRDefault="000A3FAC" w:rsidP="000A3FAC">
            <w:pPr>
              <w:jc w:val="center"/>
              <w:rPr>
                <w:rFonts w:asciiTheme="majorEastAsia" w:eastAsiaTheme="majorEastAsia" w:hAnsiTheme="majorEastAsia"/>
                <w:lang w:eastAsia="zh-CN"/>
              </w:rPr>
            </w:pPr>
          </w:p>
        </w:tc>
      </w:tr>
      <w:tr w:rsidR="000A3FAC" w:rsidRPr="00187D6D" w:rsidTr="00B93873">
        <w:trPr>
          <w:jc w:val="center"/>
        </w:trPr>
        <w:tc>
          <w:tcPr>
            <w:tcW w:w="720" w:type="dxa"/>
            <w:tcBorders>
              <w:bottom w:val="single" w:sz="6" w:space="0" w:color="auto"/>
            </w:tcBorders>
            <w:vAlign w:val="center"/>
          </w:tcPr>
          <w:p w:rsidR="000A3FAC" w:rsidRPr="00187D6D" w:rsidRDefault="000A3FAC" w:rsidP="000A3FAC">
            <w:pPr>
              <w:jc w:val="center"/>
              <w:rPr>
                <w:rFonts w:asciiTheme="majorEastAsia" w:eastAsiaTheme="majorEastAsia" w:hAnsiTheme="majorEastAsia"/>
                <w:lang w:eastAsia="zh-CN"/>
              </w:rPr>
            </w:pPr>
          </w:p>
        </w:tc>
        <w:tc>
          <w:tcPr>
            <w:tcW w:w="1438" w:type="dxa"/>
            <w:tcBorders>
              <w:bottom w:val="single" w:sz="6" w:space="0" w:color="auto"/>
            </w:tcBorders>
            <w:vAlign w:val="center"/>
          </w:tcPr>
          <w:p w:rsidR="000A3FAC" w:rsidRPr="00187D6D" w:rsidRDefault="000A3FAC" w:rsidP="000A3FAC">
            <w:pPr>
              <w:jc w:val="center"/>
              <w:rPr>
                <w:rFonts w:asciiTheme="majorEastAsia" w:eastAsiaTheme="majorEastAsia" w:hAnsiTheme="majorEastAsia"/>
                <w:lang w:eastAsia="zh-CN"/>
              </w:rPr>
            </w:pPr>
          </w:p>
        </w:tc>
        <w:tc>
          <w:tcPr>
            <w:tcW w:w="478" w:type="dxa"/>
            <w:tcBorders>
              <w:bottom w:val="single" w:sz="6" w:space="0" w:color="auto"/>
              <w:right w:val="single" w:sz="4" w:space="0" w:color="auto"/>
            </w:tcBorders>
            <w:vAlign w:val="center"/>
          </w:tcPr>
          <w:p w:rsidR="000A3FAC" w:rsidRPr="00187D6D" w:rsidRDefault="000A3FAC" w:rsidP="000A3FAC">
            <w:pPr>
              <w:jc w:val="center"/>
              <w:rPr>
                <w:rFonts w:asciiTheme="majorEastAsia" w:eastAsiaTheme="majorEastAsia" w:hAnsiTheme="majorEastAsia"/>
                <w:lang w:eastAsia="zh-CN"/>
              </w:rPr>
            </w:pPr>
          </w:p>
        </w:tc>
        <w:tc>
          <w:tcPr>
            <w:tcW w:w="2849" w:type="dxa"/>
            <w:gridSpan w:val="2"/>
            <w:tcBorders>
              <w:left w:val="single" w:sz="4" w:space="0" w:color="auto"/>
              <w:bottom w:val="single" w:sz="6" w:space="0" w:color="auto"/>
            </w:tcBorders>
            <w:vAlign w:val="center"/>
          </w:tcPr>
          <w:p w:rsidR="000A3FAC" w:rsidRPr="00187D6D" w:rsidRDefault="000A3FAC" w:rsidP="000A3FAC">
            <w:pPr>
              <w:jc w:val="center"/>
              <w:rPr>
                <w:rFonts w:asciiTheme="majorEastAsia" w:eastAsiaTheme="majorEastAsia" w:hAnsiTheme="majorEastAsia"/>
                <w:lang w:eastAsia="zh-CN"/>
              </w:rPr>
            </w:pPr>
          </w:p>
        </w:tc>
        <w:tc>
          <w:tcPr>
            <w:tcW w:w="1448" w:type="dxa"/>
            <w:tcBorders>
              <w:bottom w:val="single" w:sz="6" w:space="0" w:color="auto"/>
            </w:tcBorders>
            <w:vAlign w:val="center"/>
          </w:tcPr>
          <w:p w:rsidR="000A3FAC" w:rsidRPr="00187D6D" w:rsidRDefault="000A3FAC" w:rsidP="000A3FAC">
            <w:pPr>
              <w:jc w:val="center"/>
              <w:rPr>
                <w:rFonts w:asciiTheme="majorEastAsia" w:eastAsiaTheme="majorEastAsia" w:hAnsiTheme="majorEastAsia"/>
                <w:lang w:eastAsia="zh-CN"/>
              </w:rPr>
            </w:pPr>
          </w:p>
        </w:tc>
        <w:tc>
          <w:tcPr>
            <w:tcW w:w="1440" w:type="dxa"/>
            <w:tcBorders>
              <w:bottom w:val="single" w:sz="6" w:space="0" w:color="auto"/>
            </w:tcBorders>
            <w:vAlign w:val="center"/>
          </w:tcPr>
          <w:p w:rsidR="000A3FAC" w:rsidRPr="00187D6D" w:rsidRDefault="000A3FAC" w:rsidP="000A3FAC">
            <w:pPr>
              <w:jc w:val="center"/>
              <w:rPr>
                <w:rFonts w:asciiTheme="majorEastAsia" w:eastAsiaTheme="majorEastAsia" w:hAnsiTheme="majorEastAsia"/>
                <w:lang w:eastAsia="zh-CN"/>
              </w:rPr>
            </w:pPr>
          </w:p>
        </w:tc>
      </w:tr>
    </w:tbl>
    <w:p w:rsidR="00CF07F0" w:rsidRPr="00187D6D" w:rsidRDefault="00CF07F0" w:rsidP="00CF07F0">
      <w:pPr>
        <w:ind w:firstLine="420"/>
        <w:rPr>
          <w:rFonts w:asciiTheme="majorEastAsia" w:eastAsiaTheme="majorEastAsia" w:hAnsiTheme="majorEastAsia"/>
          <w:i/>
          <w:lang w:eastAsia="zh-CN"/>
        </w:rPr>
      </w:pPr>
    </w:p>
    <w:p w:rsidR="00CF07F0" w:rsidRPr="00187D6D" w:rsidRDefault="00CF07F0" w:rsidP="00CF07F0">
      <w:pPr>
        <w:ind w:firstLine="560"/>
        <w:rPr>
          <w:rFonts w:asciiTheme="majorEastAsia" w:eastAsiaTheme="majorEastAsia" w:hAnsiTheme="majorEastAsia"/>
          <w:sz w:val="28"/>
          <w:lang w:eastAsia="zh-CN"/>
        </w:rPr>
      </w:pPr>
    </w:p>
    <w:p w:rsidR="00CF07F0" w:rsidRPr="00187D6D" w:rsidRDefault="00CF07F0" w:rsidP="00CF07F0">
      <w:pPr>
        <w:ind w:firstLine="560"/>
        <w:rPr>
          <w:rFonts w:asciiTheme="majorEastAsia" w:eastAsiaTheme="majorEastAsia" w:hAnsiTheme="majorEastAsia"/>
          <w:sz w:val="28"/>
          <w:lang w:eastAsia="zh-CN"/>
        </w:rPr>
      </w:pPr>
    </w:p>
    <w:p w:rsidR="00CF07F0" w:rsidRPr="00187D6D" w:rsidRDefault="00CF07F0" w:rsidP="00CF07F0">
      <w:pPr>
        <w:ind w:firstLine="560"/>
        <w:rPr>
          <w:rFonts w:asciiTheme="majorEastAsia" w:eastAsiaTheme="majorEastAsia" w:hAnsiTheme="majorEastAsia"/>
          <w:sz w:val="28"/>
          <w:lang w:eastAsia="zh-CN"/>
        </w:rPr>
      </w:pPr>
    </w:p>
    <w:p w:rsidR="00CF07F0" w:rsidRPr="00187D6D" w:rsidRDefault="00CF07F0" w:rsidP="00CF07F0">
      <w:pPr>
        <w:ind w:firstLine="560"/>
        <w:rPr>
          <w:rFonts w:asciiTheme="majorEastAsia" w:eastAsiaTheme="majorEastAsia" w:hAnsiTheme="majorEastAsia"/>
          <w:sz w:val="28"/>
          <w:lang w:eastAsia="zh-CN"/>
        </w:rPr>
      </w:pPr>
    </w:p>
    <w:p w:rsidR="00CF07F0" w:rsidRPr="00187D6D" w:rsidRDefault="00CF07F0" w:rsidP="00CF07F0">
      <w:pPr>
        <w:ind w:firstLine="560"/>
        <w:rPr>
          <w:rFonts w:asciiTheme="majorEastAsia" w:eastAsiaTheme="majorEastAsia" w:hAnsiTheme="majorEastAsia"/>
          <w:sz w:val="28"/>
          <w:lang w:eastAsia="zh-CN"/>
        </w:rPr>
      </w:pPr>
    </w:p>
    <w:p w:rsidR="00CF07F0" w:rsidRPr="00187D6D" w:rsidRDefault="00CF07F0" w:rsidP="00CF07F0">
      <w:pPr>
        <w:ind w:firstLine="560"/>
        <w:rPr>
          <w:rFonts w:asciiTheme="majorEastAsia" w:eastAsiaTheme="majorEastAsia" w:hAnsiTheme="majorEastAsia"/>
          <w:sz w:val="28"/>
          <w:lang w:eastAsia="zh-CN"/>
        </w:rPr>
      </w:pPr>
    </w:p>
    <w:p w:rsidR="00CF07F0" w:rsidRPr="00187D6D" w:rsidRDefault="00CF07F0" w:rsidP="00CF07F0">
      <w:pPr>
        <w:ind w:firstLine="560"/>
        <w:rPr>
          <w:rFonts w:asciiTheme="majorEastAsia" w:eastAsiaTheme="majorEastAsia" w:hAnsiTheme="majorEastAsia"/>
          <w:sz w:val="28"/>
          <w:lang w:eastAsia="zh-CN"/>
        </w:rPr>
      </w:pPr>
    </w:p>
    <w:p w:rsidR="00CF07F0" w:rsidRPr="00187D6D" w:rsidRDefault="00CF07F0" w:rsidP="00CF07F0">
      <w:pPr>
        <w:ind w:firstLine="560"/>
        <w:rPr>
          <w:rFonts w:asciiTheme="majorEastAsia" w:eastAsiaTheme="majorEastAsia" w:hAnsiTheme="majorEastAsia"/>
          <w:sz w:val="28"/>
          <w:lang w:eastAsia="zh-CN"/>
        </w:rPr>
      </w:pPr>
    </w:p>
    <w:p w:rsidR="00CF07F0" w:rsidRDefault="00CF07F0" w:rsidP="00CF07F0">
      <w:pPr>
        <w:ind w:firstLine="560"/>
        <w:rPr>
          <w:rFonts w:asciiTheme="majorEastAsia" w:eastAsiaTheme="majorEastAsia" w:hAnsiTheme="majorEastAsia"/>
          <w:sz w:val="28"/>
          <w:lang w:eastAsia="zh-CN"/>
        </w:rPr>
      </w:pPr>
    </w:p>
    <w:p w:rsidR="0028761F" w:rsidRDefault="0028761F" w:rsidP="00CF07F0">
      <w:pPr>
        <w:ind w:firstLine="560"/>
        <w:rPr>
          <w:rFonts w:asciiTheme="majorEastAsia" w:eastAsiaTheme="majorEastAsia" w:hAnsiTheme="majorEastAsia"/>
          <w:sz w:val="28"/>
          <w:lang w:eastAsia="zh-CN"/>
        </w:rPr>
      </w:pPr>
    </w:p>
    <w:p w:rsidR="0028761F" w:rsidRDefault="0028761F" w:rsidP="00CF07F0">
      <w:pPr>
        <w:ind w:firstLine="560"/>
        <w:rPr>
          <w:rFonts w:asciiTheme="majorEastAsia" w:eastAsiaTheme="majorEastAsia" w:hAnsiTheme="majorEastAsia"/>
          <w:sz w:val="28"/>
          <w:lang w:eastAsia="zh-CN"/>
        </w:rPr>
      </w:pPr>
    </w:p>
    <w:p w:rsidR="0028761F" w:rsidRDefault="0028761F" w:rsidP="00CF07F0">
      <w:pPr>
        <w:ind w:firstLine="560"/>
        <w:rPr>
          <w:rFonts w:asciiTheme="majorEastAsia" w:eastAsiaTheme="majorEastAsia" w:hAnsiTheme="majorEastAsia"/>
          <w:sz w:val="28"/>
          <w:lang w:eastAsia="zh-CN"/>
        </w:rPr>
      </w:pPr>
    </w:p>
    <w:p w:rsidR="0028761F" w:rsidRDefault="0028761F" w:rsidP="00CF07F0">
      <w:pPr>
        <w:ind w:firstLine="560"/>
        <w:rPr>
          <w:rFonts w:asciiTheme="majorEastAsia" w:eastAsiaTheme="majorEastAsia" w:hAnsiTheme="majorEastAsia"/>
          <w:sz w:val="28"/>
          <w:lang w:eastAsia="zh-CN"/>
        </w:rPr>
      </w:pPr>
    </w:p>
    <w:p w:rsidR="0028761F" w:rsidRDefault="0028761F" w:rsidP="00CF07F0">
      <w:pPr>
        <w:ind w:firstLine="560"/>
        <w:rPr>
          <w:rFonts w:asciiTheme="majorEastAsia" w:eastAsiaTheme="majorEastAsia" w:hAnsiTheme="majorEastAsia"/>
          <w:sz w:val="28"/>
          <w:lang w:eastAsia="zh-CN"/>
        </w:rPr>
      </w:pPr>
    </w:p>
    <w:p w:rsidR="0028761F" w:rsidRDefault="0028761F" w:rsidP="00CF07F0">
      <w:pPr>
        <w:ind w:firstLine="560"/>
        <w:rPr>
          <w:rFonts w:asciiTheme="majorEastAsia" w:eastAsiaTheme="majorEastAsia" w:hAnsiTheme="majorEastAsia"/>
          <w:sz w:val="28"/>
          <w:lang w:eastAsia="zh-CN"/>
        </w:rPr>
      </w:pPr>
    </w:p>
    <w:p w:rsidR="0028761F" w:rsidRDefault="0028761F" w:rsidP="00CF07F0">
      <w:pPr>
        <w:ind w:firstLine="560"/>
        <w:rPr>
          <w:rFonts w:asciiTheme="majorEastAsia" w:eastAsiaTheme="majorEastAsia" w:hAnsiTheme="majorEastAsia"/>
          <w:sz w:val="28"/>
          <w:lang w:eastAsia="zh-CN"/>
        </w:rPr>
      </w:pPr>
    </w:p>
    <w:p w:rsidR="0028761F" w:rsidRDefault="0028761F" w:rsidP="00CF07F0">
      <w:pPr>
        <w:ind w:firstLine="560"/>
        <w:rPr>
          <w:rFonts w:asciiTheme="majorEastAsia" w:eastAsiaTheme="majorEastAsia" w:hAnsiTheme="majorEastAsia"/>
          <w:sz w:val="28"/>
          <w:lang w:eastAsia="zh-CN"/>
        </w:rPr>
      </w:pPr>
    </w:p>
    <w:p w:rsidR="0028761F" w:rsidRDefault="0028761F" w:rsidP="00CF07F0">
      <w:pPr>
        <w:ind w:firstLine="560"/>
        <w:rPr>
          <w:rFonts w:asciiTheme="majorEastAsia" w:eastAsiaTheme="majorEastAsia" w:hAnsiTheme="majorEastAsia"/>
          <w:sz w:val="28"/>
          <w:lang w:eastAsia="zh-CN"/>
        </w:rPr>
      </w:pPr>
    </w:p>
    <w:p w:rsidR="0028761F" w:rsidRDefault="0028761F" w:rsidP="00CF07F0">
      <w:pPr>
        <w:ind w:firstLine="560"/>
        <w:rPr>
          <w:rFonts w:asciiTheme="majorEastAsia" w:eastAsiaTheme="majorEastAsia" w:hAnsiTheme="majorEastAsia"/>
          <w:sz w:val="28"/>
          <w:lang w:eastAsia="zh-CN"/>
        </w:rPr>
      </w:pPr>
    </w:p>
    <w:p w:rsidR="0028761F" w:rsidRDefault="0028761F" w:rsidP="00CF07F0">
      <w:pPr>
        <w:ind w:firstLine="560"/>
        <w:rPr>
          <w:rFonts w:asciiTheme="majorEastAsia" w:eastAsiaTheme="majorEastAsia" w:hAnsiTheme="majorEastAsia"/>
          <w:sz w:val="28"/>
          <w:lang w:eastAsia="zh-CN"/>
        </w:rPr>
      </w:pPr>
    </w:p>
    <w:p w:rsidR="0028761F" w:rsidRDefault="0028761F" w:rsidP="00CF07F0">
      <w:pPr>
        <w:ind w:firstLine="560"/>
        <w:rPr>
          <w:rFonts w:asciiTheme="majorEastAsia" w:eastAsiaTheme="majorEastAsia" w:hAnsiTheme="majorEastAsia"/>
          <w:sz w:val="28"/>
          <w:lang w:eastAsia="zh-CN"/>
        </w:rPr>
      </w:pPr>
    </w:p>
    <w:p w:rsidR="0028761F" w:rsidRDefault="0028761F" w:rsidP="00CF07F0">
      <w:pPr>
        <w:ind w:firstLine="560"/>
        <w:rPr>
          <w:rFonts w:asciiTheme="majorEastAsia" w:eastAsiaTheme="majorEastAsia" w:hAnsiTheme="majorEastAsia"/>
          <w:sz w:val="28"/>
          <w:lang w:eastAsia="zh-CN"/>
        </w:rPr>
      </w:pPr>
    </w:p>
    <w:p w:rsidR="0028761F" w:rsidRPr="00187D6D" w:rsidRDefault="0028761F" w:rsidP="00CF07F0">
      <w:pPr>
        <w:ind w:firstLine="560"/>
        <w:rPr>
          <w:rFonts w:asciiTheme="majorEastAsia" w:eastAsiaTheme="majorEastAsia" w:hAnsiTheme="majorEastAsia"/>
          <w:sz w:val="28"/>
          <w:lang w:eastAsia="zh-CN"/>
        </w:rPr>
      </w:pPr>
    </w:p>
    <w:p w:rsidR="00CF07F0" w:rsidRPr="00187D6D" w:rsidRDefault="00CF07F0" w:rsidP="00CF07F0">
      <w:pPr>
        <w:ind w:firstLine="560"/>
        <w:rPr>
          <w:rFonts w:asciiTheme="majorEastAsia" w:eastAsiaTheme="majorEastAsia" w:hAnsiTheme="majorEastAsia"/>
          <w:sz w:val="28"/>
          <w:lang w:eastAsia="zh-CN"/>
        </w:rPr>
      </w:pPr>
    </w:p>
    <w:p w:rsidR="00471901" w:rsidRPr="00187D6D" w:rsidRDefault="00471901">
      <w:pPr>
        <w:rPr>
          <w:rFonts w:asciiTheme="majorEastAsia" w:eastAsiaTheme="majorEastAsia" w:hAnsiTheme="majorEastAsia"/>
          <w:sz w:val="28"/>
          <w:lang w:eastAsia="zh-CN"/>
        </w:rPr>
      </w:pPr>
      <w:r w:rsidRPr="00187D6D">
        <w:rPr>
          <w:rFonts w:asciiTheme="majorEastAsia" w:eastAsiaTheme="majorEastAsia" w:hAnsiTheme="majorEastAsia"/>
          <w:sz w:val="28"/>
          <w:lang w:eastAsia="zh-CN"/>
        </w:rPr>
        <w:br w:type="page"/>
      </w:r>
    </w:p>
    <w:p w:rsidR="00630D78" w:rsidRPr="00187D6D" w:rsidRDefault="00630D78" w:rsidP="000E4438">
      <w:pPr>
        <w:pStyle w:val="10"/>
      </w:pPr>
      <w:bookmarkStart w:id="12" w:name="_Toc457987587"/>
      <w:r w:rsidRPr="00187D6D">
        <w:rPr>
          <w:rFonts w:hint="eastAsia"/>
        </w:rPr>
        <w:lastRenderedPageBreak/>
        <w:t>需求定义文档</w:t>
      </w:r>
      <w:r w:rsidRPr="00187D6D">
        <w:t>目录</w:t>
      </w:r>
      <w:bookmarkEnd w:id="12"/>
    </w:p>
    <w:sdt>
      <w:sdtPr>
        <w:rPr>
          <w:rFonts w:asciiTheme="majorEastAsia" w:eastAsiaTheme="majorEastAsia" w:hAnsiTheme="majorEastAsia"/>
          <w:sz w:val="20"/>
          <w:szCs w:val="20"/>
          <w:lang w:val="zh-CN"/>
        </w:rPr>
        <w:id w:val="6755288"/>
        <w:docPartObj>
          <w:docPartGallery w:val="Table of Contents"/>
          <w:docPartUnique/>
        </w:docPartObj>
      </w:sdtPr>
      <w:sdtEndPr>
        <w:rPr>
          <w:rFonts w:ascii="Times New Roman" w:eastAsiaTheme="minorEastAsia" w:hAnsi="Times New Roman"/>
          <w:sz w:val="21"/>
          <w:szCs w:val="24"/>
          <w:lang w:val="en-US"/>
        </w:rPr>
      </w:sdtEndPr>
      <w:sdtContent>
        <w:p w:rsidR="00507117" w:rsidRDefault="00AF5204">
          <w:pPr>
            <w:pStyle w:val="12"/>
            <w:rPr>
              <w:rFonts w:asciiTheme="minorHAnsi" w:hAnsiTheme="minorHAnsi" w:cstheme="minorBidi"/>
              <w:b w:val="0"/>
              <w:bCs w:val="0"/>
              <w:caps w:val="0"/>
              <w:kern w:val="2"/>
              <w:szCs w:val="22"/>
              <w:lang w:eastAsia="zh-CN"/>
            </w:rPr>
          </w:pPr>
          <w:r>
            <w:rPr>
              <w:rFonts w:asciiTheme="majorEastAsia" w:eastAsiaTheme="majorEastAsia" w:hAnsiTheme="majorEastAsia"/>
              <w:color w:val="365F91"/>
            </w:rPr>
            <w:fldChar w:fldCharType="begin"/>
          </w:r>
          <w:r w:rsidR="00344F95">
            <w:rPr>
              <w:rFonts w:asciiTheme="majorEastAsia" w:eastAsiaTheme="majorEastAsia" w:hAnsiTheme="majorEastAsia"/>
              <w:color w:val="365F91"/>
            </w:rPr>
            <w:instrText xml:space="preserve"> TOC \o "1-3" \h \z \u </w:instrText>
          </w:r>
          <w:r>
            <w:rPr>
              <w:rFonts w:asciiTheme="majorEastAsia" w:eastAsiaTheme="majorEastAsia" w:hAnsiTheme="majorEastAsia"/>
              <w:color w:val="365F91"/>
            </w:rPr>
            <w:fldChar w:fldCharType="separate"/>
          </w:r>
          <w:hyperlink w:anchor="_Toc457987585" w:history="1">
            <w:r w:rsidR="00507117" w:rsidRPr="00F56604">
              <w:rPr>
                <w:rStyle w:val="a8"/>
              </w:rPr>
              <w:t>GAC-FCA DMS/DCS CSR</w:t>
            </w:r>
            <w:r w:rsidR="00507117" w:rsidRPr="00F56604">
              <w:rPr>
                <w:rStyle w:val="a8"/>
                <w:rFonts w:hint="eastAsia"/>
              </w:rPr>
              <w:t>项目需求文档会签</w:t>
            </w:r>
            <w:r w:rsidR="00507117">
              <w:rPr>
                <w:webHidden/>
              </w:rPr>
              <w:tab/>
            </w:r>
            <w:r w:rsidR="00507117">
              <w:rPr>
                <w:webHidden/>
              </w:rPr>
              <w:fldChar w:fldCharType="begin"/>
            </w:r>
            <w:r w:rsidR="00507117">
              <w:rPr>
                <w:webHidden/>
              </w:rPr>
              <w:instrText xml:space="preserve"> PAGEREF _Toc457987585 \h </w:instrText>
            </w:r>
            <w:r w:rsidR="00507117">
              <w:rPr>
                <w:webHidden/>
              </w:rPr>
            </w:r>
            <w:r w:rsidR="00507117">
              <w:rPr>
                <w:webHidden/>
              </w:rPr>
              <w:fldChar w:fldCharType="separate"/>
            </w:r>
            <w:r w:rsidR="00507117">
              <w:rPr>
                <w:webHidden/>
              </w:rPr>
              <w:t>2</w:t>
            </w:r>
            <w:r w:rsidR="00507117">
              <w:rPr>
                <w:webHidden/>
              </w:rPr>
              <w:fldChar w:fldCharType="end"/>
            </w:r>
          </w:hyperlink>
        </w:p>
        <w:p w:rsidR="00507117" w:rsidRDefault="00495F7B">
          <w:pPr>
            <w:pStyle w:val="12"/>
            <w:rPr>
              <w:rFonts w:asciiTheme="minorHAnsi" w:hAnsiTheme="minorHAnsi" w:cstheme="minorBidi"/>
              <w:b w:val="0"/>
              <w:bCs w:val="0"/>
              <w:caps w:val="0"/>
              <w:kern w:val="2"/>
              <w:szCs w:val="22"/>
              <w:lang w:eastAsia="zh-CN"/>
            </w:rPr>
          </w:pPr>
          <w:hyperlink w:anchor="_Toc457987586" w:history="1">
            <w:r w:rsidR="00507117" w:rsidRPr="00F56604">
              <w:rPr>
                <w:rStyle w:val="a8"/>
                <w:rFonts w:asciiTheme="majorEastAsia" w:eastAsiaTheme="majorEastAsia" w:hAnsiTheme="majorEastAsia" w:hint="eastAsia"/>
                <w:lang w:eastAsia="zh-CN"/>
              </w:rPr>
              <w:t>修订历史纪录</w:t>
            </w:r>
            <w:r w:rsidR="00507117">
              <w:rPr>
                <w:webHidden/>
              </w:rPr>
              <w:tab/>
            </w:r>
            <w:r w:rsidR="00507117">
              <w:rPr>
                <w:webHidden/>
              </w:rPr>
              <w:fldChar w:fldCharType="begin"/>
            </w:r>
            <w:r w:rsidR="00507117">
              <w:rPr>
                <w:webHidden/>
              </w:rPr>
              <w:instrText xml:space="preserve"> PAGEREF _Toc457987586 \h </w:instrText>
            </w:r>
            <w:r w:rsidR="00507117">
              <w:rPr>
                <w:webHidden/>
              </w:rPr>
            </w:r>
            <w:r w:rsidR="00507117">
              <w:rPr>
                <w:webHidden/>
              </w:rPr>
              <w:fldChar w:fldCharType="separate"/>
            </w:r>
            <w:r w:rsidR="00507117">
              <w:rPr>
                <w:webHidden/>
              </w:rPr>
              <w:t>3</w:t>
            </w:r>
            <w:r w:rsidR="00507117">
              <w:rPr>
                <w:webHidden/>
              </w:rPr>
              <w:fldChar w:fldCharType="end"/>
            </w:r>
          </w:hyperlink>
        </w:p>
        <w:p w:rsidR="00507117" w:rsidRDefault="00495F7B">
          <w:pPr>
            <w:pStyle w:val="12"/>
            <w:rPr>
              <w:rFonts w:asciiTheme="minorHAnsi" w:hAnsiTheme="minorHAnsi" w:cstheme="minorBidi"/>
              <w:b w:val="0"/>
              <w:bCs w:val="0"/>
              <w:caps w:val="0"/>
              <w:kern w:val="2"/>
              <w:szCs w:val="22"/>
              <w:lang w:eastAsia="zh-CN"/>
            </w:rPr>
          </w:pPr>
          <w:hyperlink w:anchor="_Toc457987587" w:history="1">
            <w:r w:rsidR="00507117" w:rsidRPr="00F56604">
              <w:rPr>
                <w:rStyle w:val="a8"/>
                <w:rFonts w:hint="eastAsia"/>
              </w:rPr>
              <w:t>需求定义文档目录</w:t>
            </w:r>
            <w:r w:rsidR="00507117">
              <w:rPr>
                <w:webHidden/>
              </w:rPr>
              <w:tab/>
            </w:r>
            <w:r w:rsidR="00507117">
              <w:rPr>
                <w:webHidden/>
              </w:rPr>
              <w:fldChar w:fldCharType="begin"/>
            </w:r>
            <w:r w:rsidR="00507117">
              <w:rPr>
                <w:webHidden/>
              </w:rPr>
              <w:instrText xml:space="preserve"> PAGEREF _Toc457987587 \h </w:instrText>
            </w:r>
            <w:r w:rsidR="00507117">
              <w:rPr>
                <w:webHidden/>
              </w:rPr>
            </w:r>
            <w:r w:rsidR="00507117">
              <w:rPr>
                <w:webHidden/>
              </w:rPr>
              <w:fldChar w:fldCharType="separate"/>
            </w:r>
            <w:r w:rsidR="00507117">
              <w:rPr>
                <w:webHidden/>
              </w:rPr>
              <w:t>4</w:t>
            </w:r>
            <w:r w:rsidR="00507117">
              <w:rPr>
                <w:webHidden/>
              </w:rPr>
              <w:fldChar w:fldCharType="end"/>
            </w:r>
          </w:hyperlink>
        </w:p>
        <w:p w:rsidR="00507117" w:rsidRDefault="00495F7B">
          <w:pPr>
            <w:pStyle w:val="12"/>
            <w:rPr>
              <w:rFonts w:asciiTheme="minorHAnsi" w:hAnsiTheme="minorHAnsi" w:cstheme="minorBidi"/>
              <w:b w:val="0"/>
              <w:bCs w:val="0"/>
              <w:caps w:val="0"/>
              <w:kern w:val="2"/>
              <w:szCs w:val="22"/>
              <w:lang w:eastAsia="zh-CN"/>
            </w:rPr>
          </w:pPr>
          <w:hyperlink w:anchor="_Toc457987588" w:history="1">
            <w:r w:rsidR="00507117" w:rsidRPr="00F56604">
              <w:rPr>
                <w:rStyle w:val="a8"/>
              </w:rPr>
              <w:t>1.</w:t>
            </w:r>
            <w:r w:rsidR="00507117" w:rsidRPr="00F56604">
              <w:rPr>
                <w:rStyle w:val="a8"/>
                <w:rFonts w:hint="eastAsia"/>
              </w:rPr>
              <w:t>业务流程</w:t>
            </w:r>
            <w:r w:rsidR="00507117">
              <w:rPr>
                <w:webHidden/>
              </w:rPr>
              <w:tab/>
            </w:r>
            <w:r w:rsidR="00507117">
              <w:rPr>
                <w:webHidden/>
              </w:rPr>
              <w:fldChar w:fldCharType="begin"/>
            </w:r>
            <w:r w:rsidR="00507117">
              <w:rPr>
                <w:webHidden/>
              </w:rPr>
              <w:instrText xml:space="preserve"> PAGEREF _Toc457987588 \h </w:instrText>
            </w:r>
            <w:r w:rsidR="00507117">
              <w:rPr>
                <w:webHidden/>
              </w:rPr>
            </w:r>
            <w:r w:rsidR="00507117">
              <w:rPr>
                <w:webHidden/>
              </w:rPr>
              <w:fldChar w:fldCharType="separate"/>
            </w:r>
            <w:r w:rsidR="00507117">
              <w:rPr>
                <w:webHidden/>
              </w:rPr>
              <w:t>6</w:t>
            </w:r>
            <w:r w:rsidR="00507117">
              <w:rPr>
                <w:webHidden/>
              </w:rPr>
              <w:fldChar w:fldCharType="end"/>
            </w:r>
          </w:hyperlink>
        </w:p>
        <w:p w:rsidR="00507117" w:rsidRDefault="00495F7B">
          <w:pPr>
            <w:pStyle w:val="21"/>
            <w:tabs>
              <w:tab w:val="right" w:leader="dot" w:pos="8630"/>
            </w:tabs>
            <w:rPr>
              <w:rFonts w:asciiTheme="minorHAnsi" w:hAnsiTheme="minorHAnsi" w:cstheme="minorBidi"/>
              <w:smallCaps w:val="0"/>
              <w:kern w:val="2"/>
              <w:szCs w:val="22"/>
              <w:lang w:eastAsia="zh-CN"/>
            </w:rPr>
          </w:pPr>
          <w:hyperlink w:anchor="_Toc457987589" w:history="1">
            <w:r w:rsidR="00507117" w:rsidRPr="00F56604">
              <w:rPr>
                <w:rStyle w:val="a8"/>
              </w:rPr>
              <w:t>1.1</w:t>
            </w:r>
            <w:r w:rsidR="00507117" w:rsidRPr="00F56604">
              <w:rPr>
                <w:rStyle w:val="a8"/>
                <w:rFonts w:hint="eastAsia"/>
              </w:rPr>
              <w:t>业务总体流程图</w:t>
            </w:r>
            <w:r w:rsidR="00507117">
              <w:rPr>
                <w:webHidden/>
              </w:rPr>
              <w:tab/>
            </w:r>
            <w:r w:rsidR="00507117">
              <w:rPr>
                <w:webHidden/>
              </w:rPr>
              <w:fldChar w:fldCharType="begin"/>
            </w:r>
            <w:r w:rsidR="00507117">
              <w:rPr>
                <w:webHidden/>
              </w:rPr>
              <w:instrText xml:space="preserve"> PAGEREF _Toc457987589 \h </w:instrText>
            </w:r>
            <w:r w:rsidR="00507117">
              <w:rPr>
                <w:webHidden/>
              </w:rPr>
            </w:r>
            <w:r w:rsidR="00507117">
              <w:rPr>
                <w:webHidden/>
              </w:rPr>
              <w:fldChar w:fldCharType="separate"/>
            </w:r>
            <w:r w:rsidR="00507117">
              <w:rPr>
                <w:webHidden/>
              </w:rPr>
              <w:t>6</w:t>
            </w:r>
            <w:r w:rsidR="00507117">
              <w:rPr>
                <w:webHidden/>
              </w:rPr>
              <w:fldChar w:fldCharType="end"/>
            </w:r>
          </w:hyperlink>
        </w:p>
        <w:p w:rsidR="00507117" w:rsidRDefault="00495F7B">
          <w:pPr>
            <w:pStyle w:val="12"/>
            <w:rPr>
              <w:rFonts w:asciiTheme="minorHAnsi" w:hAnsiTheme="minorHAnsi" w:cstheme="minorBidi"/>
              <w:b w:val="0"/>
              <w:bCs w:val="0"/>
              <w:caps w:val="0"/>
              <w:kern w:val="2"/>
              <w:szCs w:val="22"/>
              <w:lang w:eastAsia="zh-CN"/>
            </w:rPr>
          </w:pPr>
          <w:hyperlink w:anchor="_Toc457987590" w:history="1">
            <w:r w:rsidR="00507117" w:rsidRPr="00F56604">
              <w:rPr>
                <w:rStyle w:val="a8"/>
              </w:rPr>
              <w:t>2.</w:t>
            </w:r>
            <w:r w:rsidR="00507117" w:rsidRPr="00F56604">
              <w:rPr>
                <w:rStyle w:val="a8"/>
                <w:rFonts w:hint="eastAsia"/>
              </w:rPr>
              <w:t>业务概述</w:t>
            </w:r>
            <w:r w:rsidR="00507117">
              <w:rPr>
                <w:webHidden/>
              </w:rPr>
              <w:tab/>
            </w:r>
            <w:r w:rsidR="00507117">
              <w:rPr>
                <w:webHidden/>
              </w:rPr>
              <w:fldChar w:fldCharType="begin"/>
            </w:r>
            <w:r w:rsidR="00507117">
              <w:rPr>
                <w:webHidden/>
              </w:rPr>
              <w:instrText xml:space="preserve"> PAGEREF _Toc457987590 \h </w:instrText>
            </w:r>
            <w:r w:rsidR="00507117">
              <w:rPr>
                <w:webHidden/>
              </w:rPr>
            </w:r>
            <w:r w:rsidR="00507117">
              <w:rPr>
                <w:webHidden/>
              </w:rPr>
              <w:fldChar w:fldCharType="separate"/>
            </w:r>
            <w:r w:rsidR="00507117">
              <w:rPr>
                <w:webHidden/>
              </w:rPr>
              <w:t>6</w:t>
            </w:r>
            <w:r w:rsidR="00507117">
              <w:rPr>
                <w:webHidden/>
              </w:rPr>
              <w:fldChar w:fldCharType="end"/>
            </w:r>
          </w:hyperlink>
        </w:p>
        <w:p w:rsidR="00507117" w:rsidRDefault="00495F7B">
          <w:pPr>
            <w:pStyle w:val="21"/>
            <w:tabs>
              <w:tab w:val="right" w:leader="dot" w:pos="8630"/>
            </w:tabs>
            <w:rPr>
              <w:rFonts w:asciiTheme="minorHAnsi" w:hAnsiTheme="minorHAnsi" w:cstheme="minorBidi"/>
              <w:smallCaps w:val="0"/>
              <w:kern w:val="2"/>
              <w:szCs w:val="22"/>
              <w:lang w:eastAsia="zh-CN"/>
            </w:rPr>
          </w:pPr>
          <w:hyperlink w:anchor="_Toc457987591" w:history="1">
            <w:r w:rsidR="00507117" w:rsidRPr="00F56604">
              <w:rPr>
                <w:rStyle w:val="a8"/>
              </w:rPr>
              <w:t>2.1</w:t>
            </w:r>
            <w:r w:rsidR="00507117" w:rsidRPr="00F56604">
              <w:rPr>
                <w:rStyle w:val="a8"/>
                <w:rFonts w:hint="eastAsia"/>
              </w:rPr>
              <w:t>适用范围</w:t>
            </w:r>
            <w:r w:rsidR="00507117">
              <w:rPr>
                <w:webHidden/>
              </w:rPr>
              <w:tab/>
            </w:r>
            <w:r w:rsidR="00507117">
              <w:rPr>
                <w:webHidden/>
              </w:rPr>
              <w:fldChar w:fldCharType="begin"/>
            </w:r>
            <w:r w:rsidR="00507117">
              <w:rPr>
                <w:webHidden/>
              </w:rPr>
              <w:instrText xml:space="preserve"> PAGEREF _Toc457987591 \h </w:instrText>
            </w:r>
            <w:r w:rsidR="00507117">
              <w:rPr>
                <w:webHidden/>
              </w:rPr>
            </w:r>
            <w:r w:rsidR="00507117">
              <w:rPr>
                <w:webHidden/>
              </w:rPr>
              <w:fldChar w:fldCharType="separate"/>
            </w:r>
            <w:r w:rsidR="00507117">
              <w:rPr>
                <w:webHidden/>
              </w:rPr>
              <w:t>6</w:t>
            </w:r>
            <w:r w:rsidR="00507117">
              <w:rPr>
                <w:webHidden/>
              </w:rPr>
              <w:fldChar w:fldCharType="end"/>
            </w:r>
          </w:hyperlink>
        </w:p>
        <w:p w:rsidR="00507117" w:rsidRDefault="00495F7B">
          <w:pPr>
            <w:pStyle w:val="21"/>
            <w:tabs>
              <w:tab w:val="right" w:leader="dot" w:pos="8630"/>
            </w:tabs>
            <w:rPr>
              <w:rFonts w:asciiTheme="minorHAnsi" w:hAnsiTheme="minorHAnsi" w:cstheme="minorBidi"/>
              <w:smallCaps w:val="0"/>
              <w:kern w:val="2"/>
              <w:szCs w:val="22"/>
              <w:lang w:eastAsia="zh-CN"/>
            </w:rPr>
          </w:pPr>
          <w:hyperlink w:anchor="_Toc457987592" w:history="1">
            <w:r w:rsidR="00507117" w:rsidRPr="00F56604">
              <w:rPr>
                <w:rStyle w:val="a8"/>
              </w:rPr>
              <w:t>2.2</w:t>
            </w:r>
            <w:r w:rsidR="00507117" w:rsidRPr="00F56604">
              <w:rPr>
                <w:rStyle w:val="a8"/>
                <w:rFonts w:hint="eastAsia"/>
              </w:rPr>
              <w:t>关键业务规则说明</w:t>
            </w:r>
            <w:r w:rsidR="00507117">
              <w:rPr>
                <w:webHidden/>
              </w:rPr>
              <w:tab/>
            </w:r>
            <w:r w:rsidR="00507117">
              <w:rPr>
                <w:webHidden/>
              </w:rPr>
              <w:fldChar w:fldCharType="begin"/>
            </w:r>
            <w:r w:rsidR="00507117">
              <w:rPr>
                <w:webHidden/>
              </w:rPr>
              <w:instrText xml:space="preserve"> PAGEREF _Toc457987592 \h </w:instrText>
            </w:r>
            <w:r w:rsidR="00507117">
              <w:rPr>
                <w:webHidden/>
              </w:rPr>
            </w:r>
            <w:r w:rsidR="00507117">
              <w:rPr>
                <w:webHidden/>
              </w:rPr>
              <w:fldChar w:fldCharType="separate"/>
            </w:r>
            <w:r w:rsidR="00507117">
              <w:rPr>
                <w:webHidden/>
              </w:rPr>
              <w:t>7</w:t>
            </w:r>
            <w:r w:rsidR="00507117">
              <w:rPr>
                <w:webHidden/>
              </w:rPr>
              <w:fldChar w:fldCharType="end"/>
            </w:r>
          </w:hyperlink>
        </w:p>
        <w:p w:rsidR="00507117" w:rsidRDefault="00495F7B">
          <w:pPr>
            <w:pStyle w:val="21"/>
            <w:tabs>
              <w:tab w:val="right" w:leader="dot" w:pos="8630"/>
            </w:tabs>
            <w:rPr>
              <w:rFonts w:asciiTheme="minorHAnsi" w:hAnsiTheme="minorHAnsi" w:cstheme="minorBidi"/>
              <w:smallCaps w:val="0"/>
              <w:kern w:val="2"/>
              <w:szCs w:val="22"/>
              <w:lang w:eastAsia="zh-CN"/>
            </w:rPr>
          </w:pPr>
          <w:hyperlink w:anchor="_Toc457987593" w:history="1">
            <w:r w:rsidR="00507117" w:rsidRPr="00F56604">
              <w:rPr>
                <w:rStyle w:val="a8"/>
              </w:rPr>
              <w:t>2.3</w:t>
            </w:r>
            <w:r w:rsidR="00507117" w:rsidRPr="00F56604">
              <w:rPr>
                <w:rStyle w:val="a8"/>
                <w:rFonts w:hint="eastAsia"/>
              </w:rPr>
              <w:t>参考文档</w:t>
            </w:r>
            <w:r w:rsidR="00507117">
              <w:rPr>
                <w:webHidden/>
              </w:rPr>
              <w:tab/>
            </w:r>
            <w:r w:rsidR="00507117">
              <w:rPr>
                <w:webHidden/>
              </w:rPr>
              <w:fldChar w:fldCharType="begin"/>
            </w:r>
            <w:r w:rsidR="00507117">
              <w:rPr>
                <w:webHidden/>
              </w:rPr>
              <w:instrText xml:space="preserve"> PAGEREF _Toc457987593 \h </w:instrText>
            </w:r>
            <w:r w:rsidR="00507117">
              <w:rPr>
                <w:webHidden/>
              </w:rPr>
            </w:r>
            <w:r w:rsidR="00507117">
              <w:rPr>
                <w:webHidden/>
              </w:rPr>
              <w:fldChar w:fldCharType="separate"/>
            </w:r>
            <w:r w:rsidR="00507117">
              <w:rPr>
                <w:webHidden/>
              </w:rPr>
              <w:t>7</w:t>
            </w:r>
            <w:r w:rsidR="00507117">
              <w:rPr>
                <w:webHidden/>
              </w:rPr>
              <w:fldChar w:fldCharType="end"/>
            </w:r>
          </w:hyperlink>
        </w:p>
        <w:p w:rsidR="00507117" w:rsidRDefault="00495F7B">
          <w:pPr>
            <w:pStyle w:val="12"/>
            <w:rPr>
              <w:rFonts w:asciiTheme="minorHAnsi" w:hAnsiTheme="minorHAnsi" w:cstheme="minorBidi"/>
              <w:b w:val="0"/>
              <w:bCs w:val="0"/>
              <w:caps w:val="0"/>
              <w:kern w:val="2"/>
              <w:szCs w:val="22"/>
              <w:lang w:eastAsia="zh-CN"/>
            </w:rPr>
          </w:pPr>
          <w:hyperlink w:anchor="_Toc457987594" w:history="1">
            <w:r w:rsidR="00507117" w:rsidRPr="00F56604">
              <w:rPr>
                <w:rStyle w:val="a8"/>
              </w:rPr>
              <w:t>3.</w:t>
            </w:r>
            <w:r w:rsidR="00507117" w:rsidRPr="00F56604">
              <w:rPr>
                <w:rStyle w:val="a8"/>
                <w:rFonts w:hint="eastAsia"/>
              </w:rPr>
              <w:t>业务功能清单</w:t>
            </w:r>
            <w:r w:rsidR="00507117">
              <w:rPr>
                <w:webHidden/>
              </w:rPr>
              <w:tab/>
            </w:r>
            <w:r w:rsidR="00507117">
              <w:rPr>
                <w:webHidden/>
              </w:rPr>
              <w:fldChar w:fldCharType="begin"/>
            </w:r>
            <w:r w:rsidR="00507117">
              <w:rPr>
                <w:webHidden/>
              </w:rPr>
              <w:instrText xml:space="preserve"> PAGEREF _Toc457987594 \h </w:instrText>
            </w:r>
            <w:r w:rsidR="00507117">
              <w:rPr>
                <w:webHidden/>
              </w:rPr>
            </w:r>
            <w:r w:rsidR="00507117">
              <w:rPr>
                <w:webHidden/>
              </w:rPr>
              <w:fldChar w:fldCharType="separate"/>
            </w:r>
            <w:r w:rsidR="00507117">
              <w:rPr>
                <w:webHidden/>
              </w:rPr>
              <w:t>7</w:t>
            </w:r>
            <w:r w:rsidR="00507117">
              <w:rPr>
                <w:webHidden/>
              </w:rPr>
              <w:fldChar w:fldCharType="end"/>
            </w:r>
          </w:hyperlink>
        </w:p>
        <w:p w:rsidR="00507117" w:rsidRDefault="00495F7B">
          <w:pPr>
            <w:pStyle w:val="21"/>
            <w:tabs>
              <w:tab w:val="right" w:leader="dot" w:pos="8630"/>
            </w:tabs>
            <w:rPr>
              <w:rFonts w:asciiTheme="minorHAnsi" w:hAnsiTheme="minorHAnsi" w:cstheme="minorBidi"/>
              <w:smallCaps w:val="0"/>
              <w:kern w:val="2"/>
              <w:szCs w:val="22"/>
              <w:lang w:eastAsia="zh-CN"/>
            </w:rPr>
          </w:pPr>
          <w:hyperlink w:anchor="_Toc457987595" w:history="1">
            <w:r w:rsidR="00507117" w:rsidRPr="00F56604">
              <w:rPr>
                <w:rStyle w:val="a8"/>
              </w:rPr>
              <w:t>3.1</w:t>
            </w:r>
            <w:r w:rsidR="00507117" w:rsidRPr="00F56604">
              <w:rPr>
                <w:rStyle w:val="a8"/>
                <w:rFonts w:hint="eastAsia"/>
              </w:rPr>
              <w:t>积压配件发布及调拨业务改造需求</w:t>
            </w:r>
            <w:r w:rsidR="00507117">
              <w:rPr>
                <w:webHidden/>
              </w:rPr>
              <w:tab/>
            </w:r>
            <w:r w:rsidR="00507117">
              <w:rPr>
                <w:webHidden/>
              </w:rPr>
              <w:fldChar w:fldCharType="begin"/>
            </w:r>
            <w:r w:rsidR="00507117">
              <w:rPr>
                <w:webHidden/>
              </w:rPr>
              <w:instrText xml:space="preserve"> PAGEREF _Toc457987595 \h </w:instrText>
            </w:r>
            <w:r w:rsidR="00507117">
              <w:rPr>
                <w:webHidden/>
              </w:rPr>
            </w:r>
            <w:r w:rsidR="00507117">
              <w:rPr>
                <w:webHidden/>
              </w:rPr>
              <w:fldChar w:fldCharType="separate"/>
            </w:r>
            <w:r w:rsidR="00507117">
              <w:rPr>
                <w:webHidden/>
              </w:rPr>
              <w:t>7</w:t>
            </w:r>
            <w:r w:rsidR="00507117">
              <w:rPr>
                <w:webHidden/>
              </w:rPr>
              <w:fldChar w:fldCharType="end"/>
            </w:r>
          </w:hyperlink>
        </w:p>
        <w:p w:rsidR="00507117" w:rsidRDefault="00495F7B">
          <w:pPr>
            <w:pStyle w:val="12"/>
            <w:rPr>
              <w:rFonts w:asciiTheme="minorHAnsi" w:hAnsiTheme="minorHAnsi" w:cstheme="minorBidi"/>
              <w:b w:val="0"/>
              <w:bCs w:val="0"/>
              <w:caps w:val="0"/>
              <w:kern w:val="2"/>
              <w:szCs w:val="22"/>
              <w:lang w:eastAsia="zh-CN"/>
            </w:rPr>
          </w:pPr>
          <w:hyperlink w:anchor="_Toc457987596" w:history="1">
            <w:r w:rsidR="00507117" w:rsidRPr="00F56604">
              <w:rPr>
                <w:rStyle w:val="a8"/>
              </w:rPr>
              <w:t>4.</w:t>
            </w:r>
            <w:r w:rsidR="00507117" w:rsidRPr="00F56604">
              <w:rPr>
                <w:rStyle w:val="a8"/>
                <w:rFonts w:hint="eastAsia"/>
              </w:rPr>
              <w:t>积压配件发布及调拨业务改造需求业务定义</w:t>
            </w:r>
            <w:r w:rsidR="00507117">
              <w:rPr>
                <w:webHidden/>
              </w:rPr>
              <w:tab/>
            </w:r>
            <w:r w:rsidR="00507117">
              <w:rPr>
                <w:webHidden/>
              </w:rPr>
              <w:fldChar w:fldCharType="begin"/>
            </w:r>
            <w:r w:rsidR="00507117">
              <w:rPr>
                <w:webHidden/>
              </w:rPr>
              <w:instrText xml:space="preserve"> PAGEREF _Toc457987596 \h </w:instrText>
            </w:r>
            <w:r w:rsidR="00507117">
              <w:rPr>
                <w:webHidden/>
              </w:rPr>
            </w:r>
            <w:r w:rsidR="00507117">
              <w:rPr>
                <w:webHidden/>
              </w:rPr>
              <w:fldChar w:fldCharType="separate"/>
            </w:r>
            <w:r w:rsidR="00507117">
              <w:rPr>
                <w:webHidden/>
              </w:rPr>
              <w:t>7</w:t>
            </w:r>
            <w:r w:rsidR="00507117">
              <w:rPr>
                <w:webHidden/>
              </w:rPr>
              <w:fldChar w:fldCharType="end"/>
            </w:r>
          </w:hyperlink>
        </w:p>
        <w:p w:rsidR="00507117" w:rsidRDefault="00495F7B">
          <w:pPr>
            <w:pStyle w:val="21"/>
            <w:tabs>
              <w:tab w:val="right" w:leader="dot" w:pos="8630"/>
            </w:tabs>
            <w:rPr>
              <w:rFonts w:asciiTheme="minorHAnsi" w:hAnsiTheme="minorHAnsi" w:cstheme="minorBidi"/>
              <w:smallCaps w:val="0"/>
              <w:kern w:val="2"/>
              <w:szCs w:val="22"/>
              <w:lang w:eastAsia="zh-CN"/>
            </w:rPr>
          </w:pPr>
          <w:hyperlink w:anchor="_Toc457987597" w:history="1">
            <w:r w:rsidR="00507117" w:rsidRPr="00F56604">
              <w:rPr>
                <w:rStyle w:val="a8"/>
              </w:rPr>
              <w:t>4.1</w:t>
            </w:r>
            <w:r w:rsidR="00507117" w:rsidRPr="00F56604">
              <w:rPr>
                <w:rStyle w:val="a8"/>
                <w:rFonts w:hint="eastAsia"/>
              </w:rPr>
              <w:t>呆滞品定义（</w:t>
            </w:r>
            <w:r w:rsidR="00507117" w:rsidRPr="00F56604">
              <w:rPr>
                <w:rStyle w:val="a8"/>
              </w:rPr>
              <w:t>DCS</w:t>
            </w:r>
            <w:r w:rsidR="00507117" w:rsidRPr="00F56604">
              <w:rPr>
                <w:rStyle w:val="a8"/>
                <w:rFonts w:hint="eastAsia"/>
              </w:rPr>
              <w:t>）</w:t>
            </w:r>
            <w:r w:rsidR="00507117">
              <w:rPr>
                <w:webHidden/>
              </w:rPr>
              <w:tab/>
            </w:r>
            <w:r w:rsidR="00507117">
              <w:rPr>
                <w:webHidden/>
              </w:rPr>
              <w:fldChar w:fldCharType="begin"/>
            </w:r>
            <w:r w:rsidR="00507117">
              <w:rPr>
                <w:webHidden/>
              </w:rPr>
              <w:instrText xml:space="preserve"> PAGEREF _Toc457987597 \h </w:instrText>
            </w:r>
            <w:r w:rsidR="00507117">
              <w:rPr>
                <w:webHidden/>
              </w:rPr>
            </w:r>
            <w:r w:rsidR="00507117">
              <w:rPr>
                <w:webHidden/>
              </w:rPr>
              <w:fldChar w:fldCharType="separate"/>
            </w:r>
            <w:r w:rsidR="00507117">
              <w:rPr>
                <w:webHidden/>
              </w:rPr>
              <w:t>7</w:t>
            </w:r>
            <w:r w:rsidR="00507117">
              <w:rPr>
                <w:webHidden/>
              </w:rPr>
              <w:fldChar w:fldCharType="end"/>
            </w:r>
          </w:hyperlink>
        </w:p>
        <w:p w:rsidR="00507117" w:rsidRDefault="00495F7B">
          <w:pPr>
            <w:pStyle w:val="31"/>
            <w:tabs>
              <w:tab w:val="right" w:leader="dot" w:pos="8630"/>
            </w:tabs>
            <w:rPr>
              <w:rFonts w:asciiTheme="minorHAnsi" w:hAnsiTheme="minorHAnsi" w:cstheme="minorBidi"/>
              <w:iCs w:val="0"/>
              <w:noProof/>
              <w:kern w:val="2"/>
              <w:szCs w:val="22"/>
              <w:lang w:eastAsia="zh-CN"/>
            </w:rPr>
          </w:pPr>
          <w:hyperlink w:anchor="_Toc457987598" w:history="1">
            <w:r w:rsidR="00507117" w:rsidRPr="00F56604">
              <w:rPr>
                <w:rStyle w:val="a8"/>
                <w:noProof/>
              </w:rPr>
              <w:t>4.1.1</w:t>
            </w:r>
            <w:r w:rsidR="00507117" w:rsidRPr="00F56604">
              <w:rPr>
                <w:rStyle w:val="a8"/>
                <w:rFonts w:hint="eastAsia"/>
                <w:noProof/>
              </w:rPr>
              <w:t>功能概述</w:t>
            </w:r>
            <w:r w:rsidR="00507117">
              <w:rPr>
                <w:noProof/>
                <w:webHidden/>
              </w:rPr>
              <w:tab/>
            </w:r>
            <w:r w:rsidR="00507117">
              <w:rPr>
                <w:noProof/>
                <w:webHidden/>
              </w:rPr>
              <w:fldChar w:fldCharType="begin"/>
            </w:r>
            <w:r w:rsidR="00507117">
              <w:rPr>
                <w:noProof/>
                <w:webHidden/>
              </w:rPr>
              <w:instrText xml:space="preserve"> PAGEREF _Toc457987598 \h </w:instrText>
            </w:r>
            <w:r w:rsidR="00507117">
              <w:rPr>
                <w:noProof/>
                <w:webHidden/>
              </w:rPr>
            </w:r>
            <w:r w:rsidR="00507117">
              <w:rPr>
                <w:noProof/>
                <w:webHidden/>
              </w:rPr>
              <w:fldChar w:fldCharType="separate"/>
            </w:r>
            <w:r w:rsidR="00507117">
              <w:rPr>
                <w:noProof/>
                <w:webHidden/>
              </w:rPr>
              <w:t>7</w:t>
            </w:r>
            <w:r w:rsidR="00507117">
              <w:rPr>
                <w:noProof/>
                <w:webHidden/>
              </w:rPr>
              <w:fldChar w:fldCharType="end"/>
            </w:r>
          </w:hyperlink>
        </w:p>
        <w:p w:rsidR="00507117" w:rsidRDefault="00495F7B">
          <w:pPr>
            <w:pStyle w:val="31"/>
            <w:tabs>
              <w:tab w:val="right" w:leader="dot" w:pos="8630"/>
            </w:tabs>
            <w:rPr>
              <w:rFonts w:asciiTheme="minorHAnsi" w:hAnsiTheme="minorHAnsi" w:cstheme="minorBidi"/>
              <w:iCs w:val="0"/>
              <w:noProof/>
              <w:kern w:val="2"/>
              <w:szCs w:val="22"/>
              <w:lang w:eastAsia="zh-CN"/>
            </w:rPr>
          </w:pPr>
          <w:hyperlink w:anchor="_Toc457987599" w:history="1">
            <w:r w:rsidR="00507117" w:rsidRPr="00F56604">
              <w:rPr>
                <w:rStyle w:val="a8"/>
                <w:noProof/>
              </w:rPr>
              <w:t>4.1.2</w:t>
            </w:r>
            <w:r w:rsidR="00507117" w:rsidRPr="00F56604">
              <w:rPr>
                <w:rStyle w:val="a8"/>
                <w:rFonts w:hint="eastAsia"/>
                <w:noProof/>
              </w:rPr>
              <w:t>涉及业务对象</w:t>
            </w:r>
            <w:r w:rsidR="00507117">
              <w:rPr>
                <w:noProof/>
                <w:webHidden/>
              </w:rPr>
              <w:tab/>
            </w:r>
            <w:r w:rsidR="00507117">
              <w:rPr>
                <w:noProof/>
                <w:webHidden/>
              </w:rPr>
              <w:fldChar w:fldCharType="begin"/>
            </w:r>
            <w:r w:rsidR="00507117">
              <w:rPr>
                <w:noProof/>
                <w:webHidden/>
              </w:rPr>
              <w:instrText xml:space="preserve"> PAGEREF _Toc457987599 \h </w:instrText>
            </w:r>
            <w:r w:rsidR="00507117">
              <w:rPr>
                <w:noProof/>
                <w:webHidden/>
              </w:rPr>
            </w:r>
            <w:r w:rsidR="00507117">
              <w:rPr>
                <w:noProof/>
                <w:webHidden/>
              </w:rPr>
              <w:fldChar w:fldCharType="separate"/>
            </w:r>
            <w:r w:rsidR="00507117">
              <w:rPr>
                <w:noProof/>
                <w:webHidden/>
              </w:rPr>
              <w:t>7</w:t>
            </w:r>
            <w:r w:rsidR="00507117">
              <w:rPr>
                <w:noProof/>
                <w:webHidden/>
              </w:rPr>
              <w:fldChar w:fldCharType="end"/>
            </w:r>
          </w:hyperlink>
        </w:p>
        <w:p w:rsidR="00507117" w:rsidRDefault="00495F7B">
          <w:pPr>
            <w:pStyle w:val="31"/>
            <w:tabs>
              <w:tab w:val="right" w:leader="dot" w:pos="8630"/>
            </w:tabs>
            <w:rPr>
              <w:rFonts w:asciiTheme="minorHAnsi" w:hAnsiTheme="minorHAnsi" w:cstheme="minorBidi"/>
              <w:iCs w:val="0"/>
              <w:noProof/>
              <w:kern w:val="2"/>
              <w:szCs w:val="22"/>
              <w:lang w:eastAsia="zh-CN"/>
            </w:rPr>
          </w:pPr>
          <w:hyperlink w:anchor="_Toc457987600" w:history="1">
            <w:r w:rsidR="00507117" w:rsidRPr="00F56604">
              <w:rPr>
                <w:rStyle w:val="a8"/>
                <w:noProof/>
              </w:rPr>
              <w:t>4.1.3</w:t>
            </w:r>
            <w:r w:rsidR="00507117" w:rsidRPr="00F56604">
              <w:rPr>
                <w:rStyle w:val="a8"/>
                <w:rFonts w:hint="eastAsia"/>
                <w:noProof/>
              </w:rPr>
              <w:t>业务规则与逻辑说明</w:t>
            </w:r>
            <w:r w:rsidR="00507117">
              <w:rPr>
                <w:noProof/>
                <w:webHidden/>
              </w:rPr>
              <w:tab/>
            </w:r>
            <w:r w:rsidR="00507117">
              <w:rPr>
                <w:noProof/>
                <w:webHidden/>
              </w:rPr>
              <w:fldChar w:fldCharType="begin"/>
            </w:r>
            <w:r w:rsidR="00507117">
              <w:rPr>
                <w:noProof/>
                <w:webHidden/>
              </w:rPr>
              <w:instrText xml:space="preserve"> PAGEREF _Toc457987600 \h </w:instrText>
            </w:r>
            <w:r w:rsidR="00507117">
              <w:rPr>
                <w:noProof/>
                <w:webHidden/>
              </w:rPr>
            </w:r>
            <w:r w:rsidR="00507117">
              <w:rPr>
                <w:noProof/>
                <w:webHidden/>
              </w:rPr>
              <w:fldChar w:fldCharType="separate"/>
            </w:r>
            <w:r w:rsidR="00507117">
              <w:rPr>
                <w:noProof/>
                <w:webHidden/>
              </w:rPr>
              <w:t>8</w:t>
            </w:r>
            <w:r w:rsidR="00507117">
              <w:rPr>
                <w:noProof/>
                <w:webHidden/>
              </w:rPr>
              <w:fldChar w:fldCharType="end"/>
            </w:r>
          </w:hyperlink>
        </w:p>
        <w:p w:rsidR="00507117" w:rsidRDefault="00495F7B">
          <w:pPr>
            <w:pStyle w:val="31"/>
            <w:tabs>
              <w:tab w:val="right" w:leader="dot" w:pos="8630"/>
            </w:tabs>
            <w:rPr>
              <w:rFonts w:asciiTheme="minorHAnsi" w:hAnsiTheme="minorHAnsi" w:cstheme="minorBidi"/>
              <w:iCs w:val="0"/>
              <w:noProof/>
              <w:kern w:val="2"/>
              <w:szCs w:val="22"/>
              <w:lang w:eastAsia="zh-CN"/>
            </w:rPr>
          </w:pPr>
          <w:hyperlink w:anchor="_Toc457987601" w:history="1">
            <w:r w:rsidR="00507117" w:rsidRPr="00F56604">
              <w:rPr>
                <w:rStyle w:val="a8"/>
                <w:noProof/>
              </w:rPr>
              <w:t>4.1.4</w:t>
            </w:r>
            <w:r w:rsidR="00507117" w:rsidRPr="00F56604">
              <w:rPr>
                <w:rStyle w:val="a8"/>
                <w:rFonts w:hint="eastAsia"/>
                <w:noProof/>
              </w:rPr>
              <w:t>主要页面逻辑说明</w:t>
            </w:r>
            <w:r w:rsidR="00507117">
              <w:rPr>
                <w:noProof/>
                <w:webHidden/>
              </w:rPr>
              <w:tab/>
            </w:r>
            <w:r w:rsidR="00507117">
              <w:rPr>
                <w:noProof/>
                <w:webHidden/>
              </w:rPr>
              <w:fldChar w:fldCharType="begin"/>
            </w:r>
            <w:r w:rsidR="00507117">
              <w:rPr>
                <w:noProof/>
                <w:webHidden/>
              </w:rPr>
              <w:instrText xml:space="preserve"> PAGEREF _Toc457987601 \h </w:instrText>
            </w:r>
            <w:r w:rsidR="00507117">
              <w:rPr>
                <w:noProof/>
                <w:webHidden/>
              </w:rPr>
            </w:r>
            <w:r w:rsidR="00507117">
              <w:rPr>
                <w:noProof/>
                <w:webHidden/>
              </w:rPr>
              <w:fldChar w:fldCharType="separate"/>
            </w:r>
            <w:r w:rsidR="00507117">
              <w:rPr>
                <w:noProof/>
                <w:webHidden/>
              </w:rPr>
              <w:t>8</w:t>
            </w:r>
            <w:r w:rsidR="00507117">
              <w:rPr>
                <w:noProof/>
                <w:webHidden/>
              </w:rPr>
              <w:fldChar w:fldCharType="end"/>
            </w:r>
          </w:hyperlink>
        </w:p>
        <w:p w:rsidR="00507117" w:rsidRDefault="00495F7B">
          <w:pPr>
            <w:pStyle w:val="21"/>
            <w:tabs>
              <w:tab w:val="right" w:leader="dot" w:pos="8630"/>
            </w:tabs>
            <w:rPr>
              <w:rFonts w:asciiTheme="minorHAnsi" w:hAnsiTheme="minorHAnsi" w:cstheme="minorBidi"/>
              <w:smallCaps w:val="0"/>
              <w:kern w:val="2"/>
              <w:szCs w:val="22"/>
              <w:lang w:eastAsia="zh-CN"/>
            </w:rPr>
          </w:pPr>
          <w:hyperlink w:anchor="_Toc457987602" w:history="1">
            <w:r w:rsidR="00507117" w:rsidRPr="00F56604">
              <w:rPr>
                <w:rStyle w:val="a8"/>
              </w:rPr>
              <w:t>4.2</w:t>
            </w:r>
            <w:r w:rsidR="00507117" w:rsidRPr="00F56604">
              <w:rPr>
                <w:rStyle w:val="a8"/>
                <w:rFonts w:hint="eastAsia"/>
              </w:rPr>
              <w:t>呆滞品数据上报（</w:t>
            </w:r>
            <w:r w:rsidR="00507117" w:rsidRPr="00F56604">
              <w:rPr>
                <w:rStyle w:val="a8"/>
              </w:rPr>
              <w:t>DMS</w:t>
            </w:r>
            <w:r w:rsidR="00507117" w:rsidRPr="00F56604">
              <w:rPr>
                <w:rStyle w:val="a8"/>
                <w:rFonts w:hint="eastAsia"/>
              </w:rPr>
              <w:t>）</w:t>
            </w:r>
            <w:r w:rsidR="00507117">
              <w:rPr>
                <w:webHidden/>
              </w:rPr>
              <w:tab/>
            </w:r>
            <w:r w:rsidR="00507117">
              <w:rPr>
                <w:webHidden/>
              </w:rPr>
              <w:fldChar w:fldCharType="begin"/>
            </w:r>
            <w:r w:rsidR="00507117">
              <w:rPr>
                <w:webHidden/>
              </w:rPr>
              <w:instrText xml:space="preserve"> PAGEREF _Toc457987602 \h </w:instrText>
            </w:r>
            <w:r w:rsidR="00507117">
              <w:rPr>
                <w:webHidden/>
              </w:rPr>
            </w:r>
            <w:r w:rsidR="00507117">
              <w:rPr>
                <w:webHidden/>
              </w:rPr>
              <w:fldChar w:fldCharType="separate"/>
            </w:r>
            <w:r w:rsidR="00507117">
              <w:rPr>
                <w:webHidden/>
              </w:rPr>
              <w:t>9</w:t>
            </w:r>
            <w:r w:rsidR="00507117">
              <w:rPr>
                <w:webHidden/>
              </w:rPr>
              <w:fldChar w:fldCharType="end"/>
            </w:r>
          </w:hyperlink>
        </w:p>
        <w:p w:rsidR="00507117" w:rsidRDefault="00495F7B">
          <w:pPr>
            <w:pStyle w:val="31"/>
            <w:tabs>
              <w:tab w:val="right" w:leader="dot" w:pos="8630"/>
            </w:tabs>
            <w:rPr>
              <w:rFonts w:asciiTheme="minorHAnsi" w:hAnsiTheme="minorHAnsi" w:cstheme="minorBidi"/>
              <w:iCs w:val="0"/>
              <w:noProof/>
              <w:kern w:val="2"/>
              <w:szCs w:val="22"/>
              <w:lang w:eastAsia="zh-CN"/>
            </w:rPr>
          </w:pPr>
          <w:hyperlink w:anchor="_Toc457987603" w:history="1">
            <w:r w:rsidR="00507117" w:rsidRPr="00F56604">
              <w:rPr>
                <w:rStyle w:val="a8"/>
                <w:noProof/>
              </w:rPr>
              <w:t>4.2.1</w:t>
            </w:r>
            <w:r w:rsidR="00507117" w:rsidRPr="00F56604">
              <w:rPr>
                <w:rStyle w:val="a8"/>
                <w:rFonts w:hint="eastAsia"/>
                <w:noProof/>
              </w:rPr>
              <w:t>功能概述</w:t>
            </w:r>
            <w:r w:rsidR="00507117">
              <w:rPr>
                <w:noProof/>
                <w:webHidden/>
              </w:rPr>
              <w:tab/>
            </w:r>
            <w:r w:rsidR="00507117">
              <w:rPr>
                <w:noProof/>
                <w:webHidden/>
              </w:rPr>
              <w:fldChar w:fldCharType="begin"/>
            </w:r>
            <w:r w:rsidR="00507117">
              <w:rPr>
                <w:noProof/>
                <w:webHidden/>
              </w:rPr>
              <w:instrText xml:space="preserve"> PAGEREF _Toc457987603 \h </w:instrText>
            </w:r>
            <w:r w:rsidR="00507117">
              <w:rPr>
                <w:noProof/>
                <w:webHidden/>
              </w:rPr>
            </w:r>
            <w:r w:rsidR="00507117">
              <w:rPr>
                <w:noProof/>
                <w:webHidden/>
              </w:rPr>
              <w:fldChar w:fldCharType="separate"/>
            </w:r>
            <w:r w:rsidR="00507117">
              <w:rPr>
                <w:noProof/>
                <w:webHidden/>
              </w:rPr>
              <w:t>9</w:t>
            </w:r>
            <w:r w:rsidR="00507117">
              <w:rPr>
                <w:noProof/>
                <w:webHidden/>
              </w:rPr>
              <w:fldChar w:fldCharType="end"/>
            </w:r>
          </w:hyperlink>
        </w:p>
        <w:p w:rsidR="00507117" w:rsidRDefault="00495F7B">
          <w:pPr>
            <w:pStyle w:val="31"/>
            <w:tabs>
              <w:tab w:val="right" w:leader="dot" w:pos="8630"/>
            </w:tabs>
            <w:rPr>
              <w:rFonts w:asciiTheme="minorHAnsi" w:hAnsiTheme="minorHAnsi" w:cstheme="minorBidi"/>
              <w:iCs w:val="0"/>
              <w:noProof/>
              <w:kern w:val="2"/>
              <w:szCs w:val="22"/>
              <w:lang w:eastAsia="zh-CN"/>
            </w:rPr>
          </w:pPr>
          <w:hyperlink w:anchor="_Toc457987604" w:history="1">
            <w:r w:rsidR="00507117" w:rsidRPr="00F56604">
              <w:rPr>
                <w:rStyle w:val="a8"/>
                <w:noProof/>
              </w:rPr>
              <w:t>4.2.2</w:t>
            </w:r>
            <w:r w:rsidR="00507117" w:rsidRPr="00F56604">
              <w:rPr>
                <w:rStyle w:val="a8"/>
                <w:rFonts w:hint="eastAsia"/>
                <w:noProof/>
              </w:rPr>
              <w:t>涉及业务对象</w:t>
            </w:r>
            <w:r w:rsidR="00507117">
              <w:rPr>
                <w:noProof/>
                <w:webHidden/>
              </w:rPr>
              <w:tab/>
            </w:r>
            <w:r w:rsidR="00507117">
              <w:rPr>
                <w:noProof/>
                <w:webHidden/>
              </w:rPr>
              <w:fldChar w:fldCharType="begin"/>
            </w:r>
            <w:r w:rsidR="00507117">
              <w:rPr>
                <w:noProof/>
                <w:webHidden/>
              </w:rPr>
              <w:instrText xml:space="preserve"> PAGEREF _Toc457987604 \h </w:instrText>
            </w:r>
            <w:r w:rsidR="00507117">
              <w:rPr>
                <w:noProof/>
                <w:webHidden/>
              </w:rPr>
            </w:r>
            <w:r w:rsidR="00507117">
              <w:rPr>
                <w:noProof/>
                <w:webHidden/>
              </w:rPr>
              <w:fldChar w:fldCharType="separate"/>
            </w:r>
            <w:r w:rsidR="00507117">
              <w:rPr>
                <w:noProof/>
                <w:webHidden/>
              </w:rPr>
              <w:t>9</w:t>
            </w:r>
            <w:r w:rsidR="00507117">
              <w:rPr>
                <w:noProof/>
                <w:webHidden/>
              </w:rPr>
              <w:fldChar w:fldCharType="end"/>
            </w:r>
          </w:hyperlink>
        </w:p>
        <w:p w:rsidR="00507117" w:rsidRDefault="00495F7B">
          <w:pPr>
            <w:pStyle w:val="31"/>
            <w:tabs>
              <w:tab w:val="right" w:leader="dot" w:pos="8630"/>
            </w:tabs>
            <w:rPr>
              <w:rFonts w:asciiTheme="minorHAnsi" w:hAnsiTheme="minorHAnsi" w:cstheme="minorBidi"/>
              <w:iCs w:val="0"/>
              <w:noProof/>
              <w:kern w:val="2"/>
              <w:szCs w:val="22"/>
              <w:lang w:eastAsia="zh-CN"/>
            </w:rPr>
          </w:pPr>
          <w:hyperlink w:anchor="_Toc457987605" w:history="1">
            <w:r w:rsidR="00507117" w:rsidRPr="00F56604">
              <w:rPr>
                <w:rStyle w:val="a8"/>
                <w:noProof/>
              </w:rPr>
              <w:t>4.2.3</w:t>
            </w:r>
            <w:r w:rsidR="00507117" w:rsidRPr="00F56604">
              <w:rPr>
                <w:rStyle w:val="a8"/>
                <w:rFonts w:hint="eastAsia"/>
                <w:noProof/>
              </w:rPr>
              <w:t>业务规则与逻辑说明</w:t>
            </w:r>
            <w:r w:rsidR="00507117">
              <w:rPr>
                <w:noProof/>
                <w:webHidden/>
              </w:rPr>
              <w:tab/>
            </w:r>
            <w:r w:rsidR="00507117">
              <w:rPr>
                <w:noProof/>
                <w:webHidden/>
              </w:rPr>
              <w:fldChar w:fldCharType="begin"/>
            </w:r>
            <w:r w:rsidR="00507117">
              <w:rPr>
                <w:noProof/>
                <w:webHidden/>
              </w:rPr>
              <w:instrText xml:space="preserve"> PAGEREF _Toc457987605 \h </w:instrText>
            </w:r>
            <w:r w:rsidR="00507117">
              <w:rPr>
                <w:noProof/>
                <w:webHidden/>
              </w:rPr>
            </w:r>
            <w:r w:rsidR="00507117">
              <w:rPr>
                <w:noProof/>
                <w:webHidden/>
              </w:rPr>
              <w:fldChar w:fldCharType="separate"/>
            </w:r>
            <w:r w:rsidR="00507117">
              <w:rPr>
                <w:noProof/>
                <w:webHidden/>
              </w:rPr>
              <w:t>9</w:t>
            </w:r>
            <w:r w:rsidR="00507117">
              <w:rPr>
                <w:noProof/>
                <w:webHidden/>
              </w:rPr>
              <w:fldChar w:fldCharType="end"/>
            </w:r>
          </w:hyperlink>
        </w:p>
        <w:p w:rsidR="00507117" w:rsidRDefault="00495F7B">
          <w:pPr>
            <w:pStyle w:val="31"/>
            <w:tabs>
              <w:tab w:val="right" w:leader="dot" w:pos="8630"/>
            </w:tabs>
            <w:rPr>
              <w:rFonts w:asciiTheme="minorHAnsi" w:hAnsiTheme="minorHAnsi" w:cstheme="minorBidi"/>
              <w:iCs w:val="0"/>
              <w:noProof/>
              <w:kern w:val="2"/>
              <w:szCs w:val="22"/>
              <w:lang w:eastAsia="zh-CN"/>
            </w:rPr>
          </w:pPr>
          <w:hyperlink w:anchor="_Toc457987606" w:history="1">
            <w:r w:rsidR="00507117" w:rsidRPr="00F56604">
              <w:rPr>
                <w:rStyle w:val="a8"/>
                <w:noProof/>
              </w:rPr>
              <w:t>4.2.4</w:t>
            </w:r>
            <w:r w:rsidR="00507117" w:rsidRPr="00F56604">
              <w:rPr>
                <w:rStyle w:val="a8"/>
                <w:rFonts w:hint="eastAsia"/>
                <w:noProof/>
              </w:rPr>
              <w:t>主要页面逻辑说明</w:t>
            </w:r>
            <w:r w:rsidR="00507117">
              <w:rPr>
                <w:noProof/>
                <w:webHidden/>
              </w:rPr>
              <w:tab/>
            </w:r>
            <w:r w:rsidR="00507117">
              <w:rPr>
                <w:noProof/>
                <w:webHidden/>
              </w:rPr>
              <w:fldChar w:fldCharType="begin"/>
            </w:r>
            <w:r w:rsidR="00507117">
              <w:rPr>
                <w:noProof/>
                <w:webHidden/>
              </w:rPr>
              <w:instrText xml:space="preserve"> PAGEREF _Toc457987606 \h </w:instrText>
            </w:r>
            <w:r w:rsidR="00507117">
              <w:rPr>
                <w:noProof/>
                <w:webHidden/>
              </w:rPr>
            </w:r>
            <w:r w:rsidR="00507117">
              <w:rPr>
                <w:noProof/>
                <w:webHidden/>
              </w:rPr>
              <w:fldChar w:fldCharType="separate"/>
            </w:r>
            <w:r w:rsidR="00507117">
              <w:rPr>
                <w:noProof/>
                <w:webHidden/>
              </w:rPr>
              <w:t>9</w:t>
            </w:r>
            <w:r w:rsidR="00507117">
              <w:rPr>
                <w:noProof/>
                <w:webHidden/>
              </w:rPr>
              <w:fldChar w:fldCharType="end"/>
            </w:r>
          </w:hyperlink>
        </w:p>
        <w:p w:rsidR="00507117" w:rsidRDefault="00495F7B">
          <w:pPr>
            <w:pStyle w:val="21"/>
            <w:tabs>
              <w:tab w:val="right" w:leader="dot" w:pos="8630"/>
            </w:tabs>
            <w:rPr>
              <w:rFonts w:asciiTheme="minorHAnsi" w:hAnsiTheme="minorHAnsi" w:cstheme="minorBidi"/>
              <w:smallCaps w:val="0"/>
              <w:kern w:val="2"/>
              <w:szCs w:val="22"/>
              <w:lang w:eastAsia="zh-CN"/>
            </w:rPr>
          </w:pPr>
          <w:hyperlink w:anchor="_Toc457987607" w:history="1">
            <w:r w:rsidR="00507117" w:rsidRPr="00F56604">
              <w:rPr>
                <w:rStyle w:val="a8"/>
              </w:rPr>
              <w:t>4.3</w:t>
            </w:r>
            <w:r w:rsidR="00507117" w:rsidRPr="00F56604">
              <w:rPr>
                <w:rStyle w:val="a8"/>
                <w:rFonts w:hint="eastAsia"/>
              </w:rPr>
              <w:t>已发布呆滞品查询（</w:t>
            </w:r>
            <w:r w:rsidR="00507117" w:rsidRPr="00F56604">
              <w:rPr>
                <w:rStyle w:val="a8"/>
              </w:rPr>
              <w:t>DMS</w:t>
            </w:r>
            <w:r w:rsidR="00507117" w:rsidRPr="00F56604">
              <w:rPr>
                <w:rStyle w:val="a8"/>
                <w:rFonts w:hint="eastAsia"/>
              </w:rPr>
              <w:t>）</w:t>
            </w:r>
            <w:r w:rsidR="00507117">
              <w:rPr>
                <w:webHidden/>
              </w:rPr>
              <w:tab/>
            </w:r>
            <w:r w:rsidR="00507117">
              <w:rPr>
                <w:webHidden/>
              </w:rPr>
              <w:fldChar w:fldCharType="begin"/>
            </w:r>
            <w:r w:rsidR="00507117">
              <w:rPr>
                <w:webHidden/>
              </w:rPr>
              <w:instrText xml:space="preserve"> PAGEREF _Toc457987607 \h </w:instrText>
            </w:r>
            <w:r w:rsidR="00507117">
              <w:rPr>
                <w:webHidden/>
              </w:rPr>
            </w:r>
            <w:r w:rsidR="00507117">
              <w:rPr>
                <w:webHidden/>
              </w:rPr>
              <w:fldChar w:fldCharType="separate"/>
            </w:r>
            <w:r w:rsidR="00507117">
              <w:rPr>
                <w:webHidden/>
              </w:rPr>
              <w:t>12</w:t>
            </w:r>
            <w:r w:rsidR="00507117">
              <w:rPr>
                <w:webHidden/>
              </w:rPr>
              <w:fldChar w:fldCharType="end"/>
            </w:r>
          </w:hyperlink>
        </w:p>
        <w:p w:rsidR="00507117" w:rsidRDefault="00495F7B">
          <w:pPr>
            <w:pStyle w:val="31"/>
            <w:tabs>
              <w:tab w:val="right" w:leader="dot" w:pos="8630"/>
            </w:tabs>
            <w:rPr>
              <w:rFonts w:asciiTheme="minorHAnsi" w:hAnsiTheme="minorHAnsi" w:cstheme="minorBidi"/>
              <w:iCs w:val="0"/>
              <w:noProof/>
              <w:kern w:val="2"/>
              <w:szCs w:val="22"/>
              <w:lang w:eastAsia="zh-CN"/>
            </w:rPr>
          </w:pPr>
          <w:hyperlink w:anchor="_Toc457987608" w:history="1">
            <w:r w:rsidR="00507117" w:rsidRPr="00F56604">
              <w:rPr>
                <w:rStyle w:val="a8"/>
                <w:noProof/>
              </w:rPr>
              <w:t>4.3.1</w:t>
            </w:r>
            <w:r w:rsidR="00507117" w:rsidRPr="00F56604">
              <w:rPr>
                <w:rStyle w:val="a8"/>
                <w:rFonts w:hint="eastAsia"/>
                <w:noProof/>
              </w:rPr>
              <w:t>功能概述</w:t>
            </w:r>
            <w:r w:rsidR="00507117">
              <w:rPr>
                <w:noProof/>
                <w:webHidden/>
              </w:rPr>
              <w:tab/>
            </w:r>
            <w:r w:rsidR="00507117">
              <w:rPr>
                <w:noProof/>
                <w:webHidden/>
              </w:rPr>
              <w:fldChar w:fldCharType="begin"/>
            </w:r>
            <w:r w:rsidR="00507117">
              <w:rPr>
                <w:noProof/>
                <w:webHidden/>
              </w:rPr>
              <w:instrText xml:space="preserve"> PAGEREF _Toc457987608 \h </w:instrText>
            </w:r>
            <w:r w:rsidR="00507117">
              <w:rPr>
                <w:noProof/>
                <w:webHidden/>
              </w:rPr>
            </w:r>
            <w:r w:rsidR="00507117">
              <w:rPr>
                <w:noProof/>
                <w:webHidden/>
              </w:rPr>
              <w:fldChar w:fldCharType="separate"/>
            </w:r>
            <w:r w:rsidR="00507117">
              <w:rPr>
                <w:noProof/>
                <w:webHidden/>
              </w:rPr>
              <w:t>12</w:t>
            </w:r>
            <w:r w:rsidR="00507117">
              <w:rPr>
                <w:noProof/>
                <w:webHidden/>
              </w:rPr>
              <w:fldChar w:fldCharType="end"/>
            </w:r>
          </w:hyperlink>
        </w:p>
        <w:p w:rsidR="00507117" w:rsidRDefault="00495F7B">
          <w:pPr>
            <w:pStyle w:val="31"/>
            <w:tabs>
              <w:tab w:val="right" w:leader="dot" w:pos="8630"/>
            </w:tabs>
            <w:rPr>
              <w:rFonts w:asciiTheme="minorHAnsi" w:hAnsiTheme="minorHAnsi" w:cstheme="minorBidi"/>
              <w:iCs w:val="0"/>
              <w:noProof/>
              <w:kern w:val="2"/>
              <w:szCs w:val="22"/>
              <w:lang w:eastAsia="zh-CN"/>
            </w:rPr>
          </w:pPr>
          <w:hyperlink w:anchor="_Toc457987609" w:history="1">
            <w:r w:rsidR="00507117" w:rsidRPr="00F56604">
              <w:rPr>
                <w:rStyle w:val="a8"/>
                <w:noProof/>
              </w:rPr>
              <w:t>4.3.2</w:t>
            </w:r>
            <w:r w:rsidR="00507117" w:rsidRPr="00F56604">
              <w:rPr>
                <w:rStyle w:val="a8"/>
                <w:rFonts w:hint="eastAsia"/>
                <w:noProof/>
              </w:rPr>
              <w:t>涉及业务对象</w:t>
            </w:r>
            <w:r w:rsidR="00507117">
              <w:rPr>
                <w:noProof/>
                <w:webHidden/>
              </w:rPr>
              <w:tab/>
            </w:r>
            <w:r w:rsidR="00507117">
              <w:rPr>
                <w:noProof/>
                <w:webHidden/>
              </w:rPr>
              <w:fldChar w:fldCharType="begin"/>
            </w:r>
            <w:r w:rsidR="00507117">
              <w:rPr>
                <w:noProof/>
                <w:webHidden/>
              </w:rPr>
              <w:instrText xml:space="preserve"> PAGEREF _Toc457987609 \h </w:instrText>
            </w:r>
            <w:r w:rsidR="00507117">
              <w:rPr>
                <w:noProof/>
                <w:webHidden/>
              </w:rPr>
            </w:r>
            <w:r w:rsidR="00507117">
              <w:rPr>
                <w:noProof/>
                <w:webHidden/>
              </w:rPr>
              <w:fldChar w:fldCharType="separate"/>
            </w:r>
            <w:r w:rsidR="00507117">
              <w:rPr>
                <w:noProof/>
                <w:webHidden/>
              </w:rPr>
              <w:t>12</w:t>
            </w:r>
            <w:r w:rsidR="00507117">
              <w:rPr>
                <w:noProof/>
                <w:webHidden/>
              </w:rPr>
              <w:fldChar w:fldCharType="end"/>
            </w:r>
          </w:hyperlink>
        </w:p>
        <w:p w:rsidR="00507117" w:rsidRDefault="00495F7B">
          <w:pPr>
            <w:pStyle w:val="31"/>
            <w:tabs>
              <w:tab w:val="right" w:leader="dot" w:pos="8630"/>
            </w:tabs>
            <w:rPr>
              <w:rFonts w:asciiTheme="minorHAnsi" w:hAnsiTheme="minorHAnsi" w:cstheme="minorBidi"/>
              <w:iCs w:val="0"/>
              <w:noProof/>
              <w:kern w:val="2"/>
              <w:szCs w:val="22"/>
              <w:lang w:eastAsia="zh-CN"/>
            </w:rPr>
          </w:pPr>
          <w:hyperlink w:anchor="_Toc457987610" w:history="1">
            <w:r w:rsidR="00507117" w:rsidRPr="00F56604">
              <w:rPr>
                <w:rStyle w:val="a8"/>
                <w:noProof/>
              </w:rPr>
              <w:t>4.3.3</w:t>
            </w:r>
            <w:r w:rsidR="00507117" w:rsidRPr="00F56604">
              <w:rPr>
                <w:rStyle w:val="a8"/>
                <w:rFonts w:hint="eastAsia"/>
                <w:noProof/>
              </w:rPr>
              <w:t>业务规则与逻辑说明</w:t>
            </w:r>
            <w:r w:rsidR="00507117">
              <w:rPr>
                <w:noProof/>
                <w:webHidden/>
              </w:rPr>
              <w:tab/>
            </w:r>
            <w:r w:rsidR="00507117">
              <w:rPr>
                <w:noProof/>
                <w:webHidden/>
              </w:rPr>
              <w:fldChar w:fldCharType="begin"/>
            </w:r>
            <w:r w:rsidR="00507117">
              <w:rPr>
                <w:noProof/>
                <w:webHidden/>
              </w:rPr>
              <w:instrText xml:space="preserve"> PAGEREF _Toc457987610 \h </w:instrText>
            </w:r>
            <w:r w:rsidR="00507117">
              <w:rPr>
                <w:noProof/>
                <w:webHidden/>
              </w:rPr>
            </w:r>
            <w:r w:rsidR="00507117">
              <w:rPr>
                <w:noProof/>
                <w:webHidden/>
              </w:rPr>
              <w:fldChar w:fldCharType="separate"/>
            </w:r>
            <w:r w:rsidR="00507117">
              <w:rPr>
                <w:noProof/>
                <w:webHidden/>
              </w:rPr>
              <w:t>12</w:t>
            </w:r>
            <w:r w:rsidR="00507117">
              <w:rPr>
                <w:noProof/>
                <w:webHidden/>
              </w:rPr>
              <w:fldChar w:fldCharType="end"/>
            </w:r>
          </w:hyperlink>
        </w:p>
        <w:p w:rsidR="00507117" w:rsidRDefault="00495F7B">
          <w:pPr>
            <w:pStyle w:val="31"/>
            <w:tabs>
              <w:tab w:val="right" w:leader="dot" w:pos="8630"/>
            </w:tabs>
            <w:rPr>
              <w:rFonts w:asciiTheme="minorHAnsi" w:hAnsiTheme="minorHAnsi" w:cstheme="minorBidi"/>
              <w:iCs w:val="0"/>
              <w:noProof/>
              <w:kern w:val="2"/>
              <w:szCs w:val="22"/>
              <w:lang w:eastAsia="zh-CN"/>
            </w:rPr>
          </w:pPr>
          <w:hyperlink w:anchor="_Toc457987611" w:history="1">
            <w:r w:rsidR="00507117" w:rsidRPr="00F56604">
              <w:rPr>
                <w:rStyle w:val="a8"/>
                <w:noProof/>
              </w:rPr>
              <w:t>4.3.4</w:t>
            </w:r>
            <w:r w:rsidR="00507117" w:rsidRPr="00F56604">
              <w:rPr>
                <w:rStyle w:val="a8"/>
                <w:rFonts w:hint="eastAsia"/>
                <w:noProof/>
              </w:rPr>
              <w:t>主要页面逻辑说明</w:t>
            </w:r>
            <w:r w:rsidR="00507117">
              <w:rPr>
                <w:noProof/>
                <w:webHidden/>
              </w:rPr>
              <w:tab/>
            </w:r>
            <w:r w:rsidR="00507117">
              <w:rPr>
                <w:noProof/>
                <w:webHidden/>
              </w:rPr>
              <w:fldChar w:fldCharType="begin"/>
            </w:r>
            <w:r w:rsidR="00507117">
              <w:rPr>
                <w:noProof/>
                <w:webHidden/>
              </w:rPr>
              <w:instrText xml:space="preserve"> PAGEREF _Toc457987611 \h </w:instrText>
            </w:r>
            <w:r w:rsidR="00507117">
              <w:rPr>
                <w:noProof/>
                <w:webHidden/>
              </w:rPr>
            </w:r>
            <w:r w:rsidR="00507117">
              <w:rPr>
                <w:noProof/>
                <w:webHidden/>
              </w:rPr>
              <w:fldChar w:fldCharType="separate"/>
            </w:r>
            <w:r w:rsidR="00507117">
              <w:rPr>
                <w:noProof/>
                <w:webHidden/>
              </w:rPr>
              <w:t>12</w:t>
            </w:r>
            <w:r w:rsidR="00507117">
              <w:rPr>
                <w:noProof/>
                <w:webHidden/>
              </w:rPr>
              <w:fldChar w:fldCharType="end"/>
            </w:r>
          </w:hyperlink>
        </w:p>
        <w:p w:rsidR="00507117" w:rsidRDefault="00495F7B">
          <w:pPr>
            <w:pStyle w:val="21"/>
            <w:tabs>
              <w:tab w:val="right" w:leader="dot" w:pos="8630"/>
            </w:tabs>
            <w:rPr>
              <w:rFonts w:asciiTheme="minorHAnsi" w:hAnsiTheme="minorHAnsi" w:cstheme="minorBidi"/>
              <w:smallCaps w:val="0"/>
              <w:kern w:val="2"/>
              <w:szCs w:val="22"/>
              <w:lang w:eastAsia="zh-CN"/>
            </w:rPr>
          </w:pPr>
          <w:hyperlink w:anchor="_Toc457987612" w:history="1">
            <w:r w:rsidR="00507117" w:rsidRPr="00F56604">
              <w:rPr>
                <w:rStyle w:val="a8"/>
              </w:rPr>
              <w:t>4.4</w:t>
            </w:r>
            <w:r w:rsidR="00507117" w:rsidRPr="00F56604">
              <w:rPr>
                <w:rStyle w:val="a8"/>
                <w:rFonts w:hint="eastAsia"/>
              </w:rPr>
              <w:t>呆滞品发布信息查询</w:t>
            </w:r>
            <w:r w:rsidR="00507117" w:rsidRPr="00F56604">
              <w:rPr>
                <w:rStyle w:val="a8"/>
              </w:rPr>
              <w:t>(DCS)</w:t>
            </w:r>
            <w:r w:rsidR="00507117">
              <w:rPr>
                <w:webHidden/>
              </w:rPr>
              <w:tab/>
            </w:r>
            <w:r w:rsidR="00507117">
              <w:rPr>
                <w:webHidden/>
              </w:rPr>
              <w:fldChar w:fldCharType="begin"/>
            </w:r>
            <w:r w:rsidR="00507117">
              <w:rPr>
                <w:webHidden/>
              </w:rPr>
              <w:instrText xml:space="preserve"> PAGEREF _Toc457987612 \h </w:instrText>
            </w:r>
            <w:r w:rsidR="00507117">
              <w:rPr>
                <w:webHidden/>
              </w:rPr>
            </w:r>
            <w:r w:rsidR="00507117">
              <w:rPr>
                <w:webHidden/>
              </w:rPr>
              <w:fldChar w:fldCharType="separate"/>
            </w:r>
            <w:r w:rsidR="00507117">
              <w:rPr>
                <w:webHidden/>
              </w:rPr>
              <w:t>13</w:t>
            </w:r>
            <w:r w:rsidR="00507117">
              <w:rPr>
                <w:webHidden/>
              </w:rPr>
              <w:fldChar w:fldCharType="end"/>
            </w:r>
          </w:hyperlink>
        </w:p>
        <w:p w:rsidR="00507117" w:rsidRDefault="00495F7B">
          <w:pPr>
            <w:pStyle w:val="31"/>
            <w:tabs>
              <w:tab w:val="right" w:leader="dot" w:pos="8630"/>
            </w:tabs>
            <w:rPr>
              <w:rFonts w:asciiTheme="minorHAnsi" w:hAnsiTheme="minorHAnsi" w:cstheme="minorBidi"/>
              <w:iCs w:val="0"/>
              <w:noProof/>
              <w:kern w:val="2"/>
              <w:szCs w:val="22"/>
              <w:lang w:eastAsia="zh-CN"/>
            </w:rPr>
          </w:pPr>
          <w:hyperlink w:anchor="_Toc457987613" w:history="1">
            <w:r w:rsidR="00507117" w:rsidRPr="00F56604">
              <w:rPr>
                <w:rStyle w:val="a8"/>
                <w:noProof/>
              </w:rPr>
              <w:t>4.4.1</w:t>
            </w:r>
            <w:r w:rsidR="00507117" w:rsidRPr="00F56604">
              <w:rPr>
                <w:rStyle w:val="a8"/>
                <w:rFonts w:hint="eastAsia"/>
                <w:noProof/>
              </w:rPr>
              <w:t>功能概述</w:t>
            </w:r>
            <w:r w:rsidR="00507117">
              <w:rPr>
                <w:noProof/>
                <w:webHidden/>
              </w:rPr>
              <w:tab/>
            </w:r>
            <w:r w:rsidR="00507117">
              <w:rPr>
                <w:noProof/>
                <w:webHidden/>
              </w:rPr>
              <w:fldChar w:fldCharType="begin"/>
            </w:r>
            <w:r w:rsidR="00507117">
              <w:rPr>
                <w:noProof/>
                <w:webHidden/>
              </w:rPr>
              <w:instrText xml:space="preserve"> PAGEREF _Toc457987613 \h </w:instrText>
            </w:r>
            <w:r w:rsidR="00507117">
              <w:rPr>
                <w:noProof/>
                <w:webHidden/>
              </w:rPr>
            </w:r>
            <w:r w:rsidR="00507117">
              <w:rPr>
                <w:noProof/>
                <w:webHidden/>
              </w:rPr>
              <w:fldChar w:fldCharType="separate"/>
            </w:r>
            <w:r w:rsidR="00507117">
              <w:rPr>
                <w:noProof/>
                <w:webHidden/>
              </w:rPr>
              <w:t>13</w:t>
            </w:r>
            <w:r w:rsidR="00507117">
              <w:rPr>
                <w:noProof/>
                <w:webHidden/>
              </w:rPr>
              <w:fldChar w:fldCharType="end"/>
            </w:r>
          </w:hyperlink>
        </w:p>
        <w:p w:rsidR="00507117" w:rsidRDefault="00495F7B">
          <w:pPr>
            <w:pStyle w:val="31"/>
            <w:tabs>
              <w:tab w:val="right" w:leader="dot" w:pos="8630"/>
            </w:tabs>
            <w:rPr>
              <w:rFonts w:asciiTheme="minorHAnsi" w:hAnsiTheme="minorHAnsi" w:cstheme="minorBidi"/>
              <w:iCs w:val="0"/>
              <w:noProof/>
              <w:kern w:val="2"/>
              <w:szCs w:val="22"/>
              <w:lang w:eastAsia="zh-CN"/>
            </w:rPr>
          </w:pPr>
          <w:hyperlink w:anchor="_Toc457987614" w:history="1">
            <w:r w:rsidR="00507117" w:rsidRPr="00F56604">
              <w:rPr>
                <w:rStyle w:val="a8"/>
                <w:noProof/>
              </w:rPr>
              <w:t>4.4.2</w:t>
            </w:r>
            <w:r w:rsidR="00507117" w:rsidRPr="00F56604">
              <w:rPr>
                <w:rStyle w:val="a8"/>
                <w:rFonts w:hint="eastAsia"/>
                <w:noProof/>
              </w:rPr>
              <w:t>涉及业务对象</w:t>
            </w:r>
            <w:r w:rsidR="00507117">
              <w:rPr>
                <w:noProof/>
                <w:webHidden/>
              </w:rPr>
              <w:tab/>
            </w:r>
            <w:r w:rsidR="00507117">
              <w:rPr>
                <w:noProof/>
                <w:webHidden/>
              </w:rPr>
              <w:fldChar w:fldCharType="begin"/>
            </w:r>
            <w:r w:rsidR="00507117">
              <w:rPr>
                <w:noProof/>
                <w:webHidden/>
              </w:rPr>
              <w:instrText xml:space="preserve"> PAGEREF _Toc457987614 \h </w:instrText>
            </w:r>
            <w:r w:rsidR="00507117">
              <w:rPr>
                <w:noProof/>
                <w:webHidden/>
              </w:rPr>
            </w:r>
            <w:r w:rsidR="00507117">
              <w:rPr>
                <w:noProof/>
                <w:webHidden/>
              </w:rPr>
              <w:fldChar w:fldCharType="separate"/>
            </w:r>
            <w:r w:rsidR="00507117">
              <w:rPr>
                <w:noProof/>
                <w:webHidden/>
              </w:rPr>
              <w:t>13</w:t>
            </w:r>
            <w:r w:rsidR="00507117">
              <w:rPr>
                <w:noProof/>
                <w:webHidden/>
              </w:rPr>
              <w:fldChar w:fldCharType="end"/>
            </w:r>
          </w:hyperlink>
        </w:p>
        <w:p w:rsidR="00507117" w:rsidRDefault="00495F7B">
          <w:pPr>
            <w:pStyle w:val="31"/>
            <w:tabs>
              <w:tab w:val="right" w:leader="dot" w:pos="8630"/>
            </w:tabs>
            <w:rPr>
              <w:rFonts w:asciiTheme="minorHAnsi" w:hAnsiTheme="minorHAnsi" w:cstheme="minorBidi"/>
              <w:iCs w:val="0"/>
              <w:noProof/>
              <w:kern w:val="2"/>
              <w:szCs w:val="22"/>
              <w:lang w:eastAsia="zh-CN"/>
            </w:rPr>
          </w:pPr>
          <w:hyperlink w:anchor="_Toc457987615" w:history="1">
            <w:r w:rsidR="00507117" w:rsidRPr="00F56604">
              <w:rPr>
                <w:rStyle w:val="a8"/>
                <w:noProof/>
              </w:rPr>
              <w:t>4.4.3</w:t>
            </w:r>
            <w:r w:rsidR="00507117" w:rsidRPr="00F56604">
              <w:rPr>
                <w:rStyle w:val="a8"/>
                <w:rFonts w:hint="eastAsia"/>
                <w:noProof/>
              </w:rPr>
              <w:t>业务规则与逻辑说明</w:t>
            </w:r>
            <w:r w:rsidR="00507117">
              <w:rPr>
                <w:noProof/>
                <w:webHidden/>
              </w:rPr>
              <w:tab/>
            </w:r>
            <w:r w:rsidR="00507117">
              <w:rPr>
                <w:noProof/>
                <w:webHidden/>
              </w:rPr>
              <w:fldChar w:fldCharType="begin"/>
            </w:r>
            <w:r w:rsidR="00507117">
              <w:rPr>
                <w:noProof/>
                <w:webHidden/>
              </w:rPr>
              <w:instrText xml:space="preserve"> PAGEREF _Toc457987615 \h </w:instrText>
            </w:r>
            <w:r w:rsidR="00507117">
              <w:rPr>
                <w:noProof/>
                <w:webHidden/>
              </w:rPr>
            </w:r>
            <w:r w:rsidR="00507117">
              <w:rPr>
                <w:noProof/>
                <w:webHidden/>
              </w:rPr>
              <w:fldChar w:fldCharType="separate"/>
            </w:r>
            <w:r w:rsidR="00507117">
              <w:rPr>
                <w:noProof/>
                <w:webHidden/>
              </w:rPr>
              <w:t>13</w:t>
            </w:r>
            <w:r w:rsidR="00507117">
              <w:rPr>
                <w:noProof/>
                <w:webHidden/>
              </w:rPr>
              <w:fldChar w:fldCharType="end"/>
            </w:r>
          </w:hyperlink>
        </w:p>
        <w:p w:rsidR="00507117" w:rsidRDefault="00495F7B">
          <w:pPr>
            <w:pStyle w:val="31"/>
            <w:tabs>
              <w:tab w:val="right" w:leader="dot" w:pos="8630"/>
            </w:tabs>
            <w:rPr>
              <w:rFonts w:asciiTheme="minorHAnsi" w:hAnsiTheme="minorHAnsi" w:cstheme="minorBidi"/>
              <w:iCs w:val="0"/>
              <w:noProof/>
              <w:kern w:val="2"/>
              <w:szCs w:val="22"/>
              <w:lang w:eastAsia="zh-CN"/>
            </w:rPr>
          </w:pPr>
          <w:hyperlink w:anchor="_Toc457987616" w:history="1">
            <w:r w:rsidR="00507117" w:rsidRPr="00F56604">
              <w:rPr>
                <w:rStyle w:val="a8"/>
                <w:noProof/>
              </w:rPr>
              <w:t>4.4.4</w:t>
            </w:r>
            <w:r w:rsidR="00507117" w:rsidRPr="00F56604">
              <w:rPr>
                <w:rStyle w:val="a8"/>
                <w:rFonts w:hint="eastAsia"/>
                <w:noProof/>
              </w:rPr>
              <w:t>主要页面逻辑说明</w:t>
            </w:r>
            <w:r w:rsidR="00507117">
              <w:rPr>
                <w:noProof/>
                <w:webHidden/>
              </w:rPr>
              <w:tab/>
            </w:r>
            <w:r w:rsidR="00507117">
              <w:rPr>
                <w:noProof/>
                <w:webHidden/>
              </w:rPr>
              <w:fldChar w:fldCharType="begin"/>
            </w:r>
            <w:r w:rsidR="00507117">
              <w:rPr>
                <w:noProof/>
                <w:webHidden/>
              </w:rPr>
              <w:instrText xml:space="preserve"> PAGEREF _Toc457987616 \h </w:instrText>
            </w:r>
            <w:r w:rsidR="00507117">
              <w:rPr>
                <w:noProof/>
                <w:webHidden/>
              </w:rPr>
            </w:r>
            <w:r w:rsidR="00507117">
              <w:rPr>
                <w:noProof/>
                <w:webHidden/>
              </w:rPr>
              <w:fldChar w:fldCharType="separate"/>
            </w:r>
            <w:r w:rsidR="00507117">
              <w:rPr>
                <w:noProof/>
                <w:webHidden/>
              </w:rPr>
              <w:t>13</w:t>
            </w:r>
            <w:r w:rsidR="00507117">
              <w:rPr>
                <w:noProof/>
                <w:webHidden/>
              </w:rPr>
              <w:fldChar w:fldCharType="end"/>
            </w:r>
          </w:hyperlink>
        </w:p>
        <w:p w:rsidR="00507117" w:rsidRDefault="00495F7B">
          <w:pPr>
            <w:pStyle w:val="21"/>
            <w:tabs>
              <w:tab w:val="right" w:leader="dot" w:pos="8630"/>
            </w:tabs>
            <w:rPr>
              <w:rFonts w:asciiTheme="minorHAnsi" w:hAnsiTheme="minorHAnsi" w:cstheme="minorBidi"/>
              <w:smallCaps w:val="0"/>
              <w:kern w:val="2"/>
              <w:szCs w:val="22"/>
              <w:lang w:eastAsia="zh-CN"/>
            </w:rPr>
          </w:pPr>
          <w:hyperlink w:anchor="_Toc457987617" w:history="1">
            <w:r w:rsidR="00507117" w:rsidRPr="00F56604">
              <w:rPr>
                <w:rStyle w:val="a8"/>
              </w:rPr>
              <w:t>4.5</w:t>
            </w:r>
            <w:r w:rsidR="00507117" w:rsidRPr="00F56604">
              <w:rPr>
                <w:rStyle w:val="a8"/>
                <w:rFonts w:hint="eastAsia"/>
              </w:rPr>
              <w:t>呆滞品交易确认（</w:t>
            </w:r>
            <w:r w:rsidR="00507117" w:rsidRPr="00F56604">
              <w:rPr>
                <w:rStyle w:val="a8"/>
              </w:rPr>
              <w:t>DCS</w:t>
            </w:r>
            <w:r w:rsidR="00507117" w:rsidRPr="00F56604">
              <w:rPr>
                <w:rStyle w:val="a8"/>
                <w:rFonts w:hint="eastAsia"/>
              </w:rPr>
              <w:t>）</w:t>
            </w:r>
            <w:r w:rsidR="00507117">
              <w:rPr>
                <w:webHidden/>
              </w:rPr>
              <w:tab/>
            </w:r>
            <w:r w:rsidR="00507117">
              <w:rPr>
                <w:webHidden/>
              </w:rPr>
              <w:fldChar w:fldCharType="begin"/>
            </w:r>
            <w:r w:rsidR="00507117">
              <w:rPr>
                <w:webHidden/>
              </w:rPr>
              <w:instrText xml:space="preserve"> PAGEREF _Toc457987617 \h </w:instrText>
            </w:r>
            <w:r w:rsidR="00507117">
              <w:rPr>
                <w:webHidden/>
              </w:rPr>
            </w:r>
            <w:r w:rsidR="00507117">
              <w:rPr>
                <w:webHidden/>
              </w:rPr>
              <w:fldChar w:fldCharType="separate"/>
            </w:r>
            <w:r w:rsidR="00507117">
              <w:rPr>
                <w:webHidden/>
              </w:rPr>
              <w:t>16</w:t>
            </w:r>
            <w:r w:rsidR="00507117">
              <w:rPr>
                <w:webHidden/>
              </w:rPr>
              <w:fldChar w:fldCharType="end"/>
            </w:r>
          </w:hyperlink>
        </w:p>
        <w:p w:rsidR="00507117" w:rsidRDefault="00495F7B">
          <w:pPr>
            <w:pStyle w:val="31"/>
            <w:tabs>
              <w:tab w:val="right" w:leader="dot" w:pos="8630"/>
            </w:tabs>
            <w:rPr>
              <w:rFonts w:asciiTheme="minorHAnsi" w:hAnsiTheme="minorHAnsi" w:cstheme="minorBidi"/>
              <w:iCs w:val="0"/>
              <w:noProof/>
              <w:kern w:val="2"/>
              <w:szCs w:val="22"/>
              <w:lang w:eastAsia="zh-CN"/>
            </w:rPr>
          </w:pPr>
          <w:hyperlink w:anchor="_Toc457987618" w:history="1">
            <w:r w:rsidR="00507117" w:rsidRPr="00F56604">
              <w:rPr>
                <w:rStyle w:val="a8"/>
                <w:noProof/>
              </w:rPr>
              <w:t>4.5.1</w:t>
            </w:r>
            <w:r w:rsidR="00507117" w:rsidRPr="00F56604">
              <w:rPr>
                <w:rStyle w:val="a8"/>
                <w:rFonts w:hint="eastAsia"/>
                <w:noProof/>
              </w:rPr>
              <w:t>功能概述</w:t>
            </w:r>
            <w:r w:rsidR="00507117">
              <w:rPr>
                <w:noProof/>
                <w:webHidden/>
              </w:rPr>
              <w:tab/>
            </w:r>
            <w:r w:rsidR="00507117">
              <w:rPr>
                <w:noProof/>
                <w:webHidden/>
              </w:rPr>
              <w:fldChar w:fldCharType="begin"/>
            </w:r>
            <w:r w:rsidR="00507117">
              <w:rPr>
                <w:noProof/>
                <w:webHidden/>
              </w:rPr>
              <w:instrText xml:space="preserve"> PAGEREF _Toc457987618 \h </w:instrText>
            </w:r>
            <w:r w:rsidR="00507117">
              <w:rPr>
                <w:noProof/>
                <w:webHidden/>
              </w:rPr>
            </w:r>
            <w:r w:rsidR="00507117">
              <w:rPr>
                <w:noProof/>
                <w:webHidden/>
              </w:rPr>
              <w:fldChar w:fldCharType="separate"/>
            </w:r>
            <w:r w:rsidR="00507117">
              <w:rPr>
                <w:noProof/>
                <w:webHidden/>
              </w:rPr>
              <w:t>16</w:t>
            </w:r>
            <w:r w:rsidR="00507117">
              <w:rPr>
                <w:noProof/>
                <w:webHidden/>
              </w:rPr>
              <w:fldChar w:fldCharType="end"/>
            </w:r>
          </w:hyperlink>
        </w:p>
        <w:p w:rsidR="00507117" w:rsidRDefault="00495F7B">
          <w:pPr>
            <w:pStyle w:val="31"/>
            <w:tabs>
              <w:tab w:val="right" w:leader="dot" w:pos="8630"/>
            </w:tabs>
            <w:rPr>
              <w:rFonts w:asciiTheme="minorHAnsi" w:hAnsiTheme="minorHAnsi" w:cstheme="minorBidi"/>
              <w:iCs w:val="0"/>
              <w:noProof/>
              <w:kern w:val="2"/>
              <w:szCs w:val="22"/>
              <w:lang w:eastAsia="zh-CN"/>
            </w:rPr>
          </w:pPr>
          <w:hyperlink w:anchor="_Toc457987619" w:history="1">
            <w:r w:rsidR="00507117" w:rsidRPr="00F56604">
              <w:rPr>
                <w:rStyle w:val="a8"/>
                <w:noProof/>
              </w:rPr>
              <w:t>4.5.2</w:t>
            </w:r>
            <w:r w:rsidR="00507117" w:rsidRPr="00F56604">
              <w:rPr>
                <w:rStyle w:val="a8"/>
                <w:rFonts w:hint="eastAsia"/>
                <w:noProof/>
              </w:rPr>
              <w:t>涉及业务对象</w:t>
            </w:r>
            <w:r w:rsidR="00507117">
              <w:rPr>
                <w:noProof/>
                <w:webHidden/>
              </w:rPr>
              <w:tab/>
            </w:r>
            <w:r w:rsidR="00507117">
              <w:rPr>
                <w:noProof/>
                <w:webHidden/>
              </w:rPr>
              <w:fldChar w:fldCharType="begin"/>
            </w:r>
            <w:r w:rsidR="00507117">
              <w:rPr>
                <w:noProof/>
                <w:webHidden/>
              </w:rPr>
              <w:instrText xml:space="preserve"> PAGEREF _Toc457987619 \h </w:instrText>
            </w:r>
            <w:r w:rsidR="00507117">
              <w:rPr>
                <w:noProof/>
                <w:webHidden/>
              </w:rPr>
            </w:r>
            <w:r w:rsidR="00507117">
              <w:rPr>
                <w:noProof/>
                <w:webHidden/>
              </w:rPr>
              <w:fldChar w:fldCharType="separate"/>
            </w:r>
            <w:r w:rsidR="00507117">
              <w:rPr>
                <w:noProof/>
                <w:webHidden/>
              </w:rPr>
              <w:t>16</w:t>
            </w:r>
            <w:r w:rsidR="00507117">
              <w:rPr>
                <w:noProof/>
                <w:webHidden/>
              </w:rPr>
              <w:fldChar w:fldCharType="end"/>
            </w:r>
          </w:hyperlink>
        </w:p>
        <w:p w:rsidR="00507117" w:rsidRDefault="00495F7B">
          <w:pPr>
            <w:pStyle w:val="31"/>
            <w:tabs>
              <w:tab w:val="right" w:leader="dot" w:pos="8630"/>
            </w:tabs>
            <w:rPr>
              <w:rFonts w:asciiTheme="minorHAnsi" w:hAnsiTheme="minorHAnsi" w:cstheme="minorBidi"/>
              <w:iCs w:val="0"/>
              <w:noProof/>
              <w:kern w:val="2"/>
              <w:szCs w:val="22"/>
              <w:lang w:eastAsia="zh-CN"/>
            </w:rPr>
          </w:pPr>
          <w:hyperlink w:anchor="_Toc457987620" w:history="1">
            <w:r w:rsidR="00507117" w:rsidRPr="00F56604">
              <w:rPr>
                <w:rStyle w:val="a8"/>
                <w:noProof/>
              </w:rPr>
              <w:t>4.5.3</w:t>
            </w:r>
            <w:r w:rsidR="00507117" w:rsidRPr="00F56604">
              <w:rPr>
                <w:rStyle w:val="a8"/>
                <w:rFonts w:hint="eastAsia"/>
                <w:noProof/>
              </w:rPr>
              <w:t>业务规则与逻辑说明</w:t>
            </w:r>
            <w:r w:rsidR="00507117">
              <w:rPr>
                <w:noProof/>
                <w:webHidden/>
              </w:rPr>
              <w:tab/>
            </w:r>
            <w:r w:rsidR="00507117">
              <w:rPr>
                <w:noProof/>
                <w:webHidden/>
              </w:rPr>
              <w:fldChar w:fldCharType="begin"/>
            </w:r>
            <w:r w:rsidR="00507117">
              <w:rPr>
                <w:noProof/>
                <w:webHidden/>
              </w:rPr>
              <w:instrText xml:space="preserve"> PAGEREF _Toc457987620 \h </w:instrText>
            </w:r>
            <w:r w:rsidR="00507117">
              <w:rPr>
                <w:noProof/>
                <w:webHidden/>
              </w:rPr>
            </w:r>
            <w:r w:rsidR="00507117">
              <w:rPr>
                <w:noProof/>
                <w:webHidden/>
              </w:rPr>
              <w:fldChar w:fldCharType="separate"/>
            </w:r>
            <w:r w:rsidR="00507117">
              <w:rPr>
                <w:noProof/>
                <w:webHidden/>
              </w:rPr>
              <w:t>16</w:t>
            </w:r>
            <w:r w:rsidR="00507117">
              <w:rPr>
                <w:noProof/>
                <w:webHidden/>
              </w:rPr>
              <w:fldChar w:fldCharType="end"/>
            </w:r>
          </w:hyperlink>
        </w:p>
        <w:p w:rsidR="00507117" w:rsidRDefault="00495F7B">
          <w:pPr>
            <w:pStyle w:val="31"/>
            <w:tabs>
              <w:tab w:val="right" w:leader="dot" w:pos="8630"/>
            </w:tabs>
            <w:rPr>
              <w:rFonts w:asciiTheme="minorHAnsi" w:hAnsiTheme="minorHAnsi" w:cstheme="minorBidi"/>
              <w:iCs w:val="0"/>
              <w:noProof/>
              <w:kern w:val="2"/>
              <w:szCs w:val="22"/>
              <w:lang w:eastAsia="zh-CN"/>
            </w:rPr>
          </w:pPr>
          <w:hyperlink w:anchor="_Toc457987621" w:history="1">
            <w:r w:rsidR="00507117" w:rsidRPr="00F56604">
              <w:rPr>
                <w:rStyle w:val="a8"/>
                <w:noProof/>
              </w:rPr>
              <w:t>4.5.4</w:t>
            </w:r>
            <w:r w:rsidR="00507117" w:rsidRPr="00F56604">
              <w:rPr>
                <w:rStyle w:val="a8"/>
                <w:rFonts w:hint="eastAsia"/>
                <w:noProof/>
              </w:rPr>
              <w:t>主要页面逻辑说明</w:t>
            </w:r>
            <w:r w:rsidR="00507117">
              <w:rPr>
                <w:noProof/>
                <w:webHidden/>
              </w:rPr>
              <w:tab/>
            </w:r>
            <w:r w:rsidR="00507117">
              <w:rPr>
                <w:noProof/>
                <w:webHidden/>
              </w:rPr>
              <w:fldChar w:fldCharType="begin"/>
            </w:r>
            <w:r w:rsidR="00507117">
              <w:rPr>
                <w:noProof/>
                <w:webHidden/>
              </w:rPr>
              <w:instrText xml:space="preserve"> PAGEREF _Toc457987621 \h </w:instrText>
            </w:r>
            <w:r w:rsidR="00507117">
              <w:rPr>
                <w:noProof/>
                <w:webHidden/>
              </w:rPr>
            </w:r>
            <w:r w:rsidR="00507117">
              <w:rPr>
                <w:noProof/>
                <w:webHidden/>
              </w:rPr>
              <w:fldChar w:fldCharType="separate"/>
            </w:r>
            <w:r w:rsidR="00507117">
              <w:rPr>
                <w:noProof/>
                <w:webHidden/>
              </w:rPr>
              <w:t>16</w:t>
            </w:r>
            <w:r w:rsidR="00507117">
              <w:rPr>
                <w:noProof/>
                <w:webHidden/>
              </w:rPr>
              <w:fldChar w:fldCharType="end"/>
            </w:r>
          </w:hyperlink>
        </w:p>
        <w:p w:rsidR="00507117" w:rsidRDefault="00495F7B">
          <w:pPr>
            <w:pStyle w:val="21"/>
            <w:tabs>
              <w:tab w:val="right" w:leader="dot" w:pos="8630"/>
            </w:tabs>
            <w:rPr>
              <w:rFonts w:asciiTheme="minorHAnsi" w:hAnsiTheme="minorHAnsi" w:cstheme="minorBidi"/>
              <w:smallCaps w:val="0"/>
              <w:kern w:val="2"/>
              <w:szCs w:val="22"/>
              <w:lang w:eastAsia="zh-CN"/>
            </w:rPr>
          </w:pPr>
          <w:hyperlink w:anchor="_Toc457987622" w:history="1">
            <w:r w:rsidR="00507117" w:rsidRPr="00F56604">
              <w:rPr>
                <w:rStyle w:val="a8"/>
              </w:rPr>
              <w:t>4.6</w:t>
            </w:r>
            <w:r w:rsidR="00507117" w:rsidRPr="00F56604">
              <w:rPr>
                <w:rStyle w:val="a8"/>
                <w:rFonts w:hint="eastAsia"/>
              </w:rPr>
              <w:t>调拨出库（</w:t>
            </w:r>
            <w:r w:rsidR="00507117" w:rsidRPr="00F56604">
              <w:rPr>
                <w:rStyle w:val="a8"/>
              </w:rPr>
              <w:t>DMS</w:t>
            </w:r>
            <w:r w:rsidR="00507117" w:rsidRPr="00F56604">
              <w:rPr>
                <w:rStyle w:val="a8"/>
                <w:rFonts w:hint="eastAsia"/>
              </w:rPr>
              <w:t>）</w:t>
            </w:r>
            <w:r w:rsidR="00507117">
              <w:rPr>
                <w:webHidden/>
              </w:rPr>
              <w:tab/>
            </w:r>
            <w:r w:rsidR="00507117">
              <w:rPr>
                <w:webHidden/>
              </w:rPr>
              <w:fldChar w:fldCharType="begin"/>
            </w:r>
            <w:r w:rsidR="00507117">
              <w:rPr>
                <w:webHidden/>
              </w:rPr>
              <w:instrText xml:space="preserve"> PAGEREF _Toc457987622 \h </w:instrText>
            </w:r>
            <w:r w:rsidR="00507117">
              <w:rPr>
                <w:webHidden/>
              </w:rPr>
            </w:r>
            <w:r w:rsidR="00507117">
              <w:rPr>
                <w:webHidden/>
              </w:rPr>
              <w:fldChar w:fldCharType="separate"/>
            </w:r>
            <w:r w:rsidR="00507117">
              <w:rPr>
                <w:webHidden/>
              </w:rPr>
              <w:t>18</w:t>
            </w:r>
            <w:r w:rsidR="00507117">
              <w:rPr>
                <w:webHidden/>
              </w:rPr>
              <w:fldChar w:fldCharType="end"/>
            </w:r>
          </w:hyperlink>
        </w:p>
        <w:p w:rsidR="00507117" w:rsidRDefault="00495F7B">
          <w:pPr>
            <w:pStyle w:val="31"/>
            <w:tabs>
              <w:tab w:val="right" w:leader="dot" w:pos="8630"/>
            </w:tabs>
            <w:rPr>
              <w:rFonts w:asciiTheme="minorHAnsi" w:hAnsiTheme="minorHAnsi" w:cstheme="minorBidi"/>
              <w:iCs w:val="0"/>
              <w:noProof/>
              <w:kern w:val="2"/>
              <w:szCs w:val="22"/>
              <w:lang w:eastAsia="zh-CN"/>
            </w:rPr>
          </w:pPr>
          <w:hyperlink w:anchor="_Toc457987623" w:history="1">
            <w:r w:rsidR="00507117" w:rsidRPr="00F56604">
              <w:rPr>
                <w:rStyle w:val="a8"/>
                <w:noProof/>
              </w:rPr>
              <w:t>4.6.1</w:t>
            </w:r>
            <w:r w:rsidR="00507117" w:rsidRPr="00F56604">
              <w:rPr>
                <w:rStyle w:val="a8"/>
                <w:rFonts w:hint="eastAsia"/>
                <w:noProof/>
              </w:rPr>
              <w:t>功能概述</w:t>
            </w:r>
            <w:r w:rsidR="00507117">
              <w:rPr>
                <w:noProof/>
                <w:webHidden/>
              </w:rPr>
              <w:tab/>
            </w:r>
            <w:r w:rsidR="00507117">
              <w:rPr>
                <w:noProof/>
                <w:webHidden/>
              </w:rPr>
              <w:fldChar w:fldCharType="begin"/>
            </w:r>
            <w:r w:rsidR="00507117">
              <w:rPr>
                <w:noProof/>
                <w:webHidden/>
              </w:rPr>
              <w:instrText xml:space="preserve"> PAGEREF _Toc457987623 \h </w:instrText>
            </w:r>
            <w:r w:rsidR="00507117">
              <w:rPr>
                <w:noProof/>
                <w:webHidden/>
              </w:rPr>
            </w:r>
            <w:r w:rsidR="00507117">
              <w:rPr>
                <w:noProof/>
                <w:webHidden/>
              </w:rPr>
              <w:fldChar w:fldCharType="separate"/>
            </w:r>
            <w:r w:rsidR="00507117">
              <w:rPr>
                <w:noProof/>
                <w:webHidden/>
              </w:rPr>
              <w:t>18</w:t>
            </w:r>
            <w:r w:rsidR="00507117">
              <w:rPr>
                <w:noProof/>
                <w:webHidden/>
              </w:rPr>
              <w:fldChar w:fldCharType="end"/>
            </w:r>
          </w:hyperlink>
        </w:p>
        <w:p w:rsidR="00507117" w:rsidRDefault="00495F7B">
          <w:pPr>
            <w:pStyle w:val="31"/>
            <w:tabs>
              <w:tab w:val="right" w:leader="dot" w:pos="8630"/>
            </w:tabs>
            <w:rPr>
              <w:rFonts w:asciiTheme="minorHAnsi" w:hAnsiTheme="minorHAnsi" w:cstheme="minorBidi"/>
              <w:iCs w:val="0"/>
              <w:noProof/>
              <w:kern w:val="2"/>
              <w:szCs w:val="22"/>
              <w:lang w:eastAsia="zh-CN"/>
            </w:rPr>
          </w:pPr>
          <w:hyperlink w:anchor="_Toc457987624" w:history="1">
            <w:r w:rsidR="00507117" w:rsidRPr="00F56604">
              <w:rPr>
                <w:rStyle w:val="a8"/>
                <w:noProof/>
              </w:rPr>
              <w:t>4.6.2</w:t>
            </w:r>
            <w:r w:rsidR="00507117" w:rsidRPr="00F56604">
              <w:rPr>
                <w:rStyle w:val="a8"/>
                <w:rFonts w:hint="eastAsia"/>
                <w:noProof/>
              </w:rPr>
              <w:t>涉及业务对象</w:t>
            </w:r>
            <w:r w:rsidR="00507117">
              <w:rPr>
                <w:noProof/>
                <w:webHidden/>
              </w:rPr>
              <w:tab/>
            </w:r>
            <w:r w:rsidR="00507117">
              <w:rPr>
                <w:noProof/>
                <w:webHidden/>
              </w:rPr>
              <w:fldChar w:fldCharType="begin"/>
            </w:r>
            <w:r w:rsidR="00507117">
              <w:rPr>
                <w:noProof/>
                <w:webHidden/>
              </w:rPr>
              <w:instrText xml:space="preserve"> PAGEREF _Toc457987624 \h </w:instrText>
            </w:r>
            <w:r w:rsidR="00507117">
              <w:rPr>
                <w:noProof/>
                <w:webHidden/>
              </w:rPr>
            </w:r>
            <w:r w:rsidR="00507117">
              <w:rPr>
                <w:noProof/>
                <w:webHidden/>
              </w:rPr>
              <w:fldChar w:fldCharType="separate"/>
            </w:r>
            <w:r w:rsidR="00507117">
              <w:rPr>
                <w:noProof/>
                <w:webHidden/>
              </w:rPr>
              <w:t>19</w:t>
            </w:r>
            <w:r w:rsidR="00507117">
              <w:rPr>
                <w:noProof/>
                <w:webHidden/>
              </w:rPr>
              <w:fldChar w:fldCharType="end"/>
            </w:r>
          </w:hyperlink>
        </w:p>
        <w:p w:rsidR="00507117" w:rsidRDefault="00495F7B">
          <w:pPr>
            <w:pStyle w:val="31"/>
            <w:tabs>
              <w:tab w:val="right" w:leader="dot" w:pos="8630"/>
            </w:tabs>
            <w:rPr>
              <w:rFonts w:asciiTheme="minorHAnsi" w:hAnsiTheme="minorHAnsi" w:cstheme="minorBidi"/>
              <w:iCs w:val="0"/>
              <w:noProof/>
              <w:kern w:val="2"/>
              <w:szCs w:val="22"/>
              <w:lang w:eastAsia="zh-CN"/>
            </w:rPr>
          </w:pPr>
          <w:hyperlink w:anchor="_Toc457987625" w:history="1">
            <w:r w:rsidR="00507117" w:rsidRPr="00F56604">
              <w:rPr>
                <w:rStyle w:val="a8"/>
                <w:noProof/>
              </w:rPr>
              <w:t>4.6.3</w:t>
            </w:r>
            <w:r w:rsidR="00507117" w:rsidRPr="00F56604">
              <w:rPr>
                <w:rStyle w:val="a8"/>
                <w:rFonts w:hint="eastAsia"/>
                <w:noProof/>
              </w:rPr>
              <w:t>业务规则与逻辑说明</w:t>
            </w:r>
            <w:r w:rsidR="00507117">
              <w:rPr>
                <w:noProof/>
                <w:webHidden/>
              </w:rPr>
              <w:tab/>
            </w:r>
            <w:r w:rsidR="00507117">
              <w:rPr>
                <w:noProof/>
                <w:webHidden/>
              </w:rPr>
              <w:fldChar w:fldCharType="begin"/>
            </w:r>
            <w:r w:rsidR="00507117">
              <w:rPr>
                <w:noProof/>
                <w:webHidden/>
              </w:rPr>
              <w:instrText xml:space="preserve"> PAGEREF _Toc457987625 \h </w:instrText>
            </w:r>
            <w:r w:rsidR="00507117">
              <w:rPr>
                <w:noProof/>
                <w:webHidden/>
              </w:rPr>
            </w:r>
            <w:r w:rsidR="00507117">
              <w:rPr>
                <w:noProof/>
                <w:webHidden/>
              </w:rPr>
              <w:fldChar w:fldCharType="separate"/>
            </w:r>
            <w:r w:rsidR="00507117">
              <w:rPr>
                <w:noProof/>
                <w:webHidden/>
              </w:rPr>
              <w:t>19</w:t>
            </w:r>
            <w:r w:rsidR="00507117">
              <w:rPr>
                <w:noProof/>
                <w:webHidden/>
              </w:rPr>
              <w:fldChar w:fldCharType="end"/>
            </w:r>
          </w:hyperlink>
        </w:p>
        <w:p w:rsidR="00507117" w:rsidRDefault="00495F7B">
          <w:pPr>
            <w:pStyle w:val="31"/>
            <w:tabs>
              <w:tab w:val="right" w:leader="dot" w:pos="8630"/>
            </w:tabs>
            <w:rPr>
              <w:rFonts w:asciiTheme="minorHAnsi" w:hAnsiTheme="minorHAnsi" w:cstheme="minorBidi"/>
              <w:iCs w:val="0"/>
              <w:noProof/>
              <w:kern w:val="2"/>
              <w:szCs w:val="22"/>
              <w:lang w:eastAsia="zh-CN"/>
            </w:rPr>
          </w:pPr>
          <w:hyperlink w:anchor="_Toc457987626" w:history="1">
            <w:r w:rsidR="00507117" w:rsidRPr="00F56604">
              <w:rPr>
                <w:rStyle w:val="a8"/>
                <w:noProof/>
              </w:rPr>
              <w:t>4.6.4</w:t>
            </w:r>
            <w:r w:rsidR="00507117" w:rsidRPr="00F56604">
              <w:rPr>
                <w:rStyle w:val="a8"/>
                <w:rFonts w:hint="eastAsia"/>
                <w:noProof/>
              </w:rPr>
              <w:t>主要页面逻辑说明</w:t>
            </w:r>
            <w:r w:rsidR="00507117">
              <w:rPr>
                <w:noProof/>
                <w:webHidden/>
              </w:rPr>
              <w:tab/>
            </w:r>
            <w:r w:rsidR="00507117">
              <w:rPr>
                <w:noProof/>
                <w:webHidden/>
              </w:rPr>
              <w:fldChar w:fldCharType="begin"/>
            </w:r>
            <w:r w:rsidR="00507117">
              <w:rPr>
                <w:noProof/>
                <w:webHidden/>
              </w:rPr>
              <w:instrText xml:space="preserve"> PAGEREF _Toc457987626 \h </w:instrText>
            </w:r>
            <w:r w:rsidR="00507117">
              <w:rPr>
                <w:noProof/>
                <w:webHidden/>
              </w:rPr>
            </w:r>
            <w:r w:rsidR="00507117">
              <w:rPr>
                <w:noProof/>
                <w:webHidden/>
              </w:rPr>
              <w:fldChar w:fldCharType="separate"/>
            </w:r>
            <w:r w:rsidR="00507117">
              <w:rPr>
                <w:noProof/>
                <w:webHidden/>
              </w:rPr>
              <w:t>19</w:t>
            </w:r>
            <w:r w:rsidR="00507117">
              <w:rPr>
                <w:noProof/>
                <w:webHidden/>
              </w:rPr>
              <w:fldChar w:fldCharType="end"/>
            </w:r>
          </w:hyperlink>
        </w:p>
        <w:p w:rsidR="00507117" w:rsidRDefault="00495F7B">
          <w:pPr>
            <w:pStyle w:val="21"/>
            <w:tabs>
              <w:tab w:val="right" w:leader="dot" w:pos="8630"/>
            </w:tabs>
            <w:rPr>
              <w:rFonts w:asciiTheme="minorHAnsi" w:hAnsiTheme="minorHAnsi" w:cstheme="minorBidi"/>
              <w:smallCaps w:val="0"/>
              <w:kern w:val="2"/>
              <w:szCs w:val="22"/>
              <w:lang w:eastAsia="zh-CN"/>
            </w:rPr>
          </w:pPr>
          <w:hyperlink w:anchor="_Toc457987627" w:history="1">
            <w:r w:rsidR="00507117" w:rsidRPr="00F56604">
              <w:rPr>
                <w:rStyle w:val="a8"/>
              </w:rPr>
              <w:t>4.7</w:t>
            </w:r>
            <w:r w:rsidR="00507117" w:rsidRPr="00F56604">
              <w:rPr>
                <w:rStyle w:val="a8"/>
                <w:rFonts w:hint="eastAsia"/>
              </w:rPr>
              <w:t>调拨入库（</w:t>
            </w:r>
            <w:r w:rsidR="00507117" w:rsidRPr="00F56604">
              <w:rPr>
                <w:rStyle w:val="a8"/>
              </w:rPr>
              <w:t>DMS</w:t>
            </w:r>
            <w:r w:rsidR="00507117" w:rsidRPr="00F56604">
              <w:rPr>
                <w:rStyle w:val="a8"/>
                <w:rFonts w:hint="eastAsia"/>
              </w:rPr>
              <w:t>）</w:t>
            </w:r>
            <w:r w:rsidR="00507117">
              <w:rPr>
                <w:webHidden/>
              </w:rPr>
              <w:tab/>
            </w:r>
            <w:r w:rsidR="00507117">
              <w:rPr>
                <w:webHidden/>
              </w:rPr>
              <w:fldChar w:fldCharType="begin"/>
            </w:r>
            <w:r w:rsidR="00507117">
              <w:rPr>
                <w:webHidden/>
              </w:rPr>
              <w:instrText xml:space="preserve"> PAGEREF _Toc457987627 \h </w:instrText>
            </w:r>
            <w:r w:rsidR="00507117">
              <w:rPr>
                <w:webHidden/>
              </w:rPr>
            </w:r>
            <w:r w:rsidR="00507117">
              <w:rPr>
                <w:webHidden/>
              </w:rPr>
              <w:fldChar w:fldCharType="separate"/>
            </w:r>
            <w:r w:rsidR="00507117">
              <w:rPr>
                <w:webHidden/>
              </w:rPr>
              <w:t>20</w:t>
            </w:r>
            <w:r w:rsidR="00507117">
              <w:rPr>
                <w:webHidden/>
              </w:rPr>
              <w:fldChar w:fldCharType="end"/>
            </w:r>
          </w:hyperlink>
        </w:p>
        <w:p w:rsidR="00507117" w:rsidRDefault="00495F7B">
          <w:pPr>
            <w:pStyle w:val="31"/>
            <w:tabs>
              <w:tab w:val="right" w:leader="dot" w:pos="8630"/>
            </w:tabs>
            <w:rPr>
              <w:rFonts w:asciiTheme="minorHAnsi" w:hAnsiTheme="minorHAnsi" w:cstheme="minorBidi"/>
              <w:iCs w:val="0"/>
              <w:noProof/>
              <w:kern w:val="2"/>
              <w:szCs w:val="22"/>
              <w:lang w:eastAsia="zh-CN"/>
            </w:rPr>
          </w:pPr>
          <w:hyperlink w:anchor="_Toc457987628" w:history="1">
            <w:r w:rsidR="00507117" w:rsidRPr="00F56604">
              <w:rPr>
                <w:rStyle w:val="a8"/>
                <w:noProof/>
              </w:rPr>
              <w:t>4.7.1</w:t>
            </w:r>
            <w:r w:rsidR="00507117" w:rsidRPr="00F56604">
              <w:rPr>
                <w:rStyle w:val="a8"/>
                <w:rFonts w:hint="eastAsia"/>
                <w:noProof/>
              </w:rPr>
              <w:t>功能概述</w:t>
            </w:r>
            <w:r w:rsidR="00507117">
              <w:rPr>
                <w:noProof/>
                <w:webHidden/>
              </w:rPr>
              <w:tab/>
            </w:r>
            <w:r w:rsidR="00507117">
              <w:rPr>
                <w:noProof/>
                <w:webHidden/>
              </w:rPr>
              <w:fldChar w:fldCharType="begin"/>
            </w:r>
            <w:r w:rsidR="00507117">
              <w:rPr>
                <w:noProof/>
                <w:webHidden/>
              </w:rPr>
              <w:instrText xml:space="preserve"> PAGEREF _Toc457987628 \h </w:instrText>
            </w:r>
            <w:r w:rsidR="00507117">
              <w:rPr>
                <w:noProof/>
                <w:webHidden/>
              </w:rPr>
            </w:r>
            <w:r w:rsidR="00507117">
              <w:rPr>
                <w:noProof/>
                <w:webHidden/>
              </w:rPr>
              <w:fldChar w:fldCharType="separate"/>
            </w:r>
            <w:r w:rsidR="00507117">
              <w:rPr>
                <w:noProof/>
                <w:webHidden/>
              </w:rPr>
              <w:t>20</w:t>
            </w:r>
            <w:r w:rsidR="00507117">
              <w:rPr>
                <w:noProof/>
                <w:webHidden/>
              </w:rPr>
              <w:fldChar w:fldCharType="end"/>
            </w:r>
          </w:hyperlink>
        </w:p>
        <w:p w:rsidR="00507117" w:rsidRDefault="00495F7B">
          <w:pPr>
            <w:pStyle w:val="31"/>
            <w:tabs>
              <w:tab w:val="right" w:leader="dot" w:pos="8630"/>
            </w:tabs>
            <w:rPr>
              <w:rFonts w:asciiTheme="minorHAnsi" w:hAnsiTheme="minorHAnsi" w:cstheme="minorBidi"/>
              <w:iCs w:val="0"/>
              <w:noProof/>
              <w:kern w:val="2"/>
              <w:szCs w:val="22"/>
              <w:lang w:eastAsia="zh-CN"/>
            </w:rPr>
          </w:pPr>
          <w:hyperlink w:anchor="_Toc457987629" w:history="1">
            <w:r w:rsidR="00507117" w:rsidRPr="00F56604">
              <w:rPr>
                <w:rStyle w:val="a8"/>
                <w:noProof/>
              </w:rPr>
              <w:t>4.7.2</w:t>
            </w:r>
            <w:r w:rsidR="00507117" w:rsidRPr="00F56604">
              <w:rPr>
                <w:rStyle w:val="a8"/>
                <w:rFonts w:hint="eastAsia"/>
                <w:noProof/>
              </w:rPr>
              <w:t>涉及业务对象</w:t>
            </w:r>
            <w:r w:rsidR="00507117">
              <w:rPr>
                <w:noProof/>
                <w:webHidden/>
              </w:rPr>
              <w:tab/>
            </w:r>
            <w:r w:rsidR="00507117">
              <w:rPr>
                <w:noProof/>
                <w:webHidden/>
              </w:rPr>
              <w:fldChar w:fldCharType="begin"/>
            </w:r>
            <w:r w:rsidR="00507117">
              <w:rPr>
                <w:noProof/>
                <w:webHidden/>
              </w:rPr>
              <w:instrText xml:space="preserve"> PAGEREF _Toc457987629 \h </w:instrText>
            </w:r>
            <w:r w:rsidR="00507117">
              <w:rPr>
                <w:noProof/>
                <w:webHidden/>
              </w:rPr>
            </w:r>
            <w:r w:rsidR="00507117">
              <w:rPr>
                <w:noProof/>
                <w:webHidden/>
              </w:rPr>
              <w:fldChar w:fldCharType="separate"/>
            </w:r>
            <w:r w:rsidR="00507117">
              <w:rPr>
                <w:noProof/>
                <w:webHidden/>
              </w:rPr>
              <w:t>20</w:t>
            </w:r>
            <w:r w:rsidR="00507117">
              <w:rPr>
                <w:noProof/>
                <w:webHidden/>
              </w:rPr>
              <w:fldChar w:fldCharType="end"/>
            </w:r>
          </w:hyperlink>
        </w:p>
        <w:p w:rsidR="00507117" w:rsidRDefault="00495F7B">
          <w:pPr>
            <w:pStyle w:val="31"/>
            <w:tabs>
              <w:tab w:val="right" w:leader="dot" w:pos="8630"/>
            </w:tabs>
            <w:rPr>
              <w:rFonts w:asciiTheme="minorHAnsi" w:hAnsiTheme="minorHAnsi" w:cstheme="minorBidi"/>
              <w:iCs w:val="0"/>
              <w:noProof/>
              <w:kern w:val="2"/>
              <w:szCs w:val="22"/>
              <w:lang w:eastAsia="zh-CN"/>
            </w:rPr>
          </w:pPr>
          <w:hyperlink w:anchor="_Toc457987630" w:history="1">
            <w:r w:rsidR="00507117" w:rsidRPr="00F56604">
              <w:rPr>
                <w:rStyle w:val="a8"/>
                <w:noProof/>
              </w:rPr>
              <w:t>4.7.3</w:t>
            </w:r>
            <w:r w:rsidR="00507117" w:rsidRPr="00F56604">
              <w:rPr>
                <w:rStyle w:val="a8"/>
                <w:rFonts w:hint="eastAsia"/>
                <w:noProof/>
              </w:rPr>
              <w:t>业务规则与逻辑说明</w:t>
            </w:r>
            <w:r w:rsidR="00507117">
              <w:rPr>
                <w:noProof/>
                <w:webHidden/>
              </w:rPr>
              <w:tab/>
            </w:r>
            <w:r w:rsidR="00507117">
              <w:rPr>
                <w:noProof/>
                <w:webHidden/>
              </w:rPr>
              <w:fldChar w:fldCharType="begin"/>
            </w:r>
            <w:r w:rsidR="00507117">
              <w:rPr>
                <w:noProof/>
                <w:webHidden/>
              </w:rPr>
              <w:instrText xml:space="preserve"> PAGEREF _Toc457987630 \h </w:instrText>
            </w:r>
            <w:r w:rsidR="00507117">
              <w:rPr>
                <w:noProof/>
                <w:webHidden/>
              </w:rPr>
            </w:r>
            <w:r w:rsidR="00507117">
              <w:rPr>
                <w:noProof/>
                <w:webHidden/>
              </w:rPr>
              <w:fldChar w:fldCharType="separate"/>
            </w:r>
            <w:r w:rsidR="00507117">
              <w:rPr>
                <w:noProof/>
                <w:webHidden/>
              </w:rPr>
              <w:t>20</w:t>
            </w:r>
            <w:r w:rsidR="00507117">
              <w:rPr>
                <w:noProof/>
                <w:webHidden/>
              </w:rPr>
              <w:fldChar w:fldCharType="end"/>
            </w:r>
          </w:hyperlink>
        </w:p>
        <w:p w:rsidR="00507117" w:rsidRDefault="00495F7B">
          <w:pPr>
            <w:pStyle w:val="31"/>
            <w:tabs>
              <w:tab w:val="right" w:leader="dot" w:pos="8630"/>
            </w:tabs>
            <w:rPr>
              <w:rFonts w:asciiTheme="minorHAnsi" w:hAnsiTheme="minorHAnsi" w:cstheme="minorBidi"/>
              <w:iCs w:val="0"/>
              <w:noProof/>
              <w:kern w:val="2"/>
              <w:szCs w:val="22"/>
              <w:lang w:eastAsia="zh-CN"/>
            </w:rPr>
          </w:pPr>
          <w:hyperlink w:anchor="_Toc457987631" w:history="1">
            <w:r w:rsidR="00507117" w:rsidRPr="00F56604">
              <w:rPr>
                <w:rStyle w:val="a8"/>
                <w:noProof/>
              </w:rPr>
              <w:t>4.7.4</w:t>
            </w:r>
            <w:r w:rsidR="00507117" w:rsidRPr="00F56604">
              <w:rPr>
                <w:rStyle w:val="a8"/>
                <w:rFonts w:hint="eastAsia"/>
                <w:noProof/>
              </w:rPr>
              <w:t>主要页面逻辑说明</w:t>
            </w:r>
            <w:r w:rsidR="00507117">
              <w:rPr>
                <w:noProof/>
                <w:webHidden/>
              </w:rPr>
              <w:tab/>
            </w:r>
            <w:r w:rsidR="00507117">
              <w:rPr>
                <w:noProof/>
                <w:webHidden/>
              </w:rPr>
              <w:fldChar w:fldCharType="begin"/>
            </w:r>
            <w:r w:rsidR="00507117">
              <w:rPr>
                <w:noProof/>
                <w:webHidden/>
              </w:rPr>
              <w:instrText xml:space="preserve"> PAGEREF _Toc457987631 \h </w:instrText>
            </w:r>
            <w:r w:rsidR="00507117">
              <w:rPr>
                <w:noProof/>
                <w:webHidden/>
              </w:rPr>
            </w:r>
            <w:r w:rsidR="00507117">
              <w:rPr>
                <w:noProof/>
                <w:webHidden/>
              </w:rPr>
              <w:fldChar w:fldCharType="separate"/>
            </w:r>
            <w:r w:rsidR="00507117">
              <w:rPr>
                <w:noProof/>
                <w:webHidden/>
              </w:rPr>
              <w:t>20</w:t>
            </w:r>
            <w:r w:rsidR="00507117">
              <w:rPr>
                <w:noProof/>
                <w:webHidden/>
              </w:rPr>
              <w:fldChar w:fldCharType="end"/>
            </w:r>
          </w:hyperlink>
        </w:p>
        <w:p w:rsidR="00507117" w:rsidRDefault="00495F7B">
          <w:pPr>
            <w:pStyle w:val="21"/>
            <w:tabs>
              <w:tab w:val="right" w:leader="dot" w:pos="8630"/>
            </w:tabs>
            <w:rPr>
              <w:rFonts w:asciiTheme="minorHAnsi" w:hAnsiTheme="minorHAnsi" w:cstheme="minorBidi"/>
              <w:smallCaps w:val="0"/>
              <w:kern w:val="2"/>
              <w:szCs w:val="22"/>
              <w:lang w:eastAsia="zh-CN"/>
            </w:rPr>
          </w:pPr>
          <w:hyperlink w:anchor="_Toc457987632" w:history="1">
            <w:r w:rsidR="00507117" w:rsidRPr="00F56604">
              <w:rPr>
                <w:rStyle w:val="a8"/>
              </w:rPr>
              <w:t>4.8</w:t>
            </w:r>
            <w:r w:rsidR="00507117" w:rsidRPr="00F56604">
              <w:rPr>
                <w:rStyle w:val="a8"/>
                <w:rFonts w:hint="eastAsia"/>
              </w:rPr>
              <w:t>呆滞品交易历史查询（</w:t>
            </w:r>
            <w:r w:rsidR="00507117" w:rsidRPr="00F56604">
              <w:rPr>
                <w:rStyle w:val="a8"/>
              </w:rPr>
              <w:t>DCS</w:t>
            </w:r>
            <w:r w:rsidR="00507117" w:rsidRPr="00F56604">
              <w:rPr>
                <w:rStyle w:val="a8"/>
                <w:rFonts w:hint="eastAsia"/>
              </w:rPr>
              <w:t>）</w:t>
            </w:r>
            <w:r w:rsidR="00507117">
              <w:rPr>
                <w:webHidden/>
              </w:rPr>
              <w:tab/>
            </w:r>
            <w:r w:rsidR="00507117">
              <w:rPr>
                <w:webHidden/>
              </w:rPr>
              <w:fldChar w:fldCharType="begin"/>
            </w:r>
            <w:r w:rsidR="00507117">
              <w:rPr>
                <w:webHidden/>
              </w:rPr>
              <w:instrText xml:space="preserve"> PAGEREF _Toc457987632 \h </w:instrText>
            </w:r>
            <w:r w:rsidR="00507117">
              <w:rPr>
                <w:webHidden/>
              </w:rPr>
            </w:r>
            <w:r w:rsidR="00507117">
              <w:rPr>
                <w:webHidden/>
              </w:rPr>
              <w:fldChar w:fldCharType="separate"/>
            </w:r>
            <w:r w:rsidR="00507117">
              <w:rPr>
                <w:webHidden/>
              </w:rPr>
              <w:t>21</w:t>
            </w:r>
            <w:r w:rsidR="00507117">
              <w:rPr>
                <w:webHidden/>
              </w:rPr>
              <w:fldChar w:fldCharType="end"/>
            </w:r>
          </w:hyperlink>
        </w:p>
        <w:p w:rsidR="00507117" w:rsidRDefault="00495F7B">
          <w:pPr>
            <w:pStyle w:val="31"/>
            <w:tabs>
              <w:tab w:val="right" w:leader="dot" w:pos="8630"/>
            </w:tabs>
            <w:rPr>
              <w:rFonts w:asciiTheme="minorHAnsi" w:hAnsiTheme="minorHAnsi" w:cstheme="minorBidi"/>
              <w:iCs w:val="0"/>
              <w:noProof/>
              <w:kern w:val="2"/>
              <w:szCs w:val="22"/>
              <w:lang w:eastAsia="zh-CN"/>
            </w:rPr>
          </w:pPr>
          <w:hyperlink w:anchor="_Toc457987633" w:history="1">
            <w:r w:rsidR="00507117" w:rsidRPr="00F56604">
              <w:rPr>
                <w:rStyle w:val="a8"/>
                <w:noProof/>
              </w:rPr>
              <w:t>4.8.1</w:t>
            </w:r>
            <w:r w:rsidR="00507117" w:rsidRPr="00F56604">
              <w:rPr>
                <w:rStyle w:val="a8"/>
                <w:rFonts w:hint="eastAsia"/>
                <w:noProof/>
              </w:rPr>
              <w:t>功能概述</w:t>
            </w:r>
            <w:r w:rsidR="00507117">
              <w:rPr>
                <w:noProof/>
                <w:webHidden/>
              </w:rPr>
              <w:tab/>
            </w:r>
            <w:r w:rsidR="00507117">
              <w:rPr>
                <w:noProof/>
                <w:webHidden/>
              </w:rPr>
              <w:fldChar w:fldCharType="begin"/>
            </w:r>
            <w:r w:rsidR="00507117">
              <w:rPr>
                <w:noProof/>
                <w:webHidden/>
              </w:rPr>
              <w:instrText xml:space="preserve"> PAGEREF _Toc457987633 \h </w:instrText>
            </w:r>
            <w:r w:rsidR="00507117">
              <w:rPr>
                <w:noProof/>
                <w:webHidden/>
              </w:rPr>
            </w:r>
            <w:r w:rsidR="00507117">
              <w:rPr>
                <w:noProof/>
                <w:webHidden/>
              </w:rPr>
              <w:fldChar w:fldCharType="separate"/>
            </w:r>
            <w:r w:rsidR="00507117">
              <w:rPr>
                <w:noProof/>
                <w:webHidden/>
              </w:rPr>
              <w:t>21</w:t>
            </w:r>
            <w:r w:rsidR="00507117">
              <w:rPr>
                <w:noProof/>
                <w:webHidden/>
              </w:rPr>
              <w:fldChar w:fldCharType="end"/>
            </w:r>
          </w:hyperlink>
        </w:p>
        <w:p w:rsidR="00507117" w:rsidRDefault="00495F7B">
          <w:pPr>
            <w:pStyle w:val="31"/>
            <w:tabs>
              <w:tab w:val="right" w:leader="dot" w:pos="8630"/>
            </w:tabs>
            <w:rPr>
              <w:rFonts w:asciiTheme="minorHAnsi" w:hAnsiTheme="minorHAnsi" w:cstheme="minorBidi"/>
              <w:iCs w:val="0"/>
              <w:noProof/>
              <w:kern w:val="2"/>
              <w:szCs w:val="22"/>
              <w:lang w:eastAsia="zh-CN"/>
            </w:rPr>
          </w:pPr>
          <w:hyperlink w:anchor="_Toc457987634" w:history="1">
            <w:r w:rsidR="00507117" w:rsidRPr="00F56604">
              <w:rPr>
                <w:rStyle w:val="a8"/>
                <w:noProof/>
              </w:rPr>
              <w:t>4.8.2</w:t>
            </w:r>
            <w:r w:rsidR="00507117" w:rsidRPr="00F56604">
              <w:rPr>
                <w:rStyle w:val="a8"/>
                <w:rFonts w:hint="eastAsia"/>
                <w:noProof/>
              </w:rPr>
              <w:t>涉及业务对象</w:t>
            </w:r>
            <w:r w:rsidR="00507117">
              <w:rPr>
                <w:noProof/>
                <w:webHidden/>
              </w:rPr>
              <w:tab/>
            </w:r>
            <w:r w:rsidR="00507117">
              <w:rPr>
                <w:noProof/>
                <w:webHidden/>
              </w:rPr>
              <w:fldChar w:fldCharType="begin"/>
            </w:r>
            <w:r w:rsidR="00507117">
              <w:rPr>
                <w:noProof/>
                <w:webHidden/>
              </w:rPr>
              <w:instrText xml:space="preserve"> PAGEREF _Toc457987634 \h </w:instrText>
            </w:r>
            <w:r w:rsidR="00507117">
              <w:rPr>
                <w:noProof/>
                <w:webHidden/>
              </w:rPr>
            </w:r>
            <w:r w:rsidR="00507117">
              <w:rPr>
                <w:noProof/>
                <w:webHidden/>
              </w:rPr>
              <w:fldChar w:fldCharType="separate"/>
            </w:r>
            <w:r w:rsidR="00507117">
              <w:rPr>
                <w:noProof/>
                <w:webHidden/>
              </w:rPr>
              <w:t>21</w:t>
            </w:r>
            <w:r w:rsidR="00507117">
              <w:rPr>
                <w:noProof/>
                <w:webHidden/>
              </w:rPr>
              <w:fldChar w:fldCharType="end"/>
            </w:r>
          </w:hyperlink>
        </w:p>
        <w:p w:rsidR="00507117" w:rsidRDefault="00495F7B">
          <w:pPr>
            <w:pStyle w:val="31"/>
            <w:tabs>
              <w:tab w:val="right" w:leader="dot" w:pos="8630"/>
            </w:tabs>
            <w:rPr>
              <w:rFonts w:asciiTheme="minorHAnsi" w:hAnsiTheme="minorHAnsi" w:cstheme="minorBidi"/>
              <w:iCs w:val="0"/>
              <w:noProof/>
              <w:kern w:val="2"/>
              <w:szCs w:val="22"/>
              <w:lang w:eastAsia="zh-CN"/>
            </w:rPr>
          </w:pPr>
          <w:hyperlink w:anchor="_Toc457987635" w:history="1">
            <w:r w:rsidR="00507117" w:rsidRPr="00F56604">
              <w:rPr>
                <w:rStyle w:val="a8"/>
                <w:noProof/>
              </w:rPr>
              <w:t>4.8.3</w:t>
            </w:r>
            <w:r w:rsidR="00507117" w:rsidRPr="00F56604">
              <w:rPr>
                <w:rStyle w:val="a8"/>
                <w:rFonts w:hint="eastAsia"/>
                <w:noProof/>
              </w:rPr>
              <w:t>业务规则与逻辑说明</w:t>
            </w:r>
            <w:r w:rsidR="00507117">
              <w:rPr>
                <w:noProof/>
                <w:webHidden/>
              </w:rPr>
              <w:tab/>
            </w:r>
            <w:r w:rsidR="00507117">
              <w:rPr>
                <w:noProof/>
                <w:webHidden/>
              </w:rPr>
              <w:fldChar w:fldCharType="begin"/>
            </w:r>
            <w:r w:rsidR="00507117">
              <w:rPr>
                <w:noProof/>
                <w:webHidden/>
              </w:rPr>
              <w:instrText xml:space="preserve"> PAGEREF _Toc457987635 \h </w:instrText>
            </w:r>
            <w:r w:rsidR="00507117">
              <w:rPr>
                <w:noProof/>
                <w:webHidden/>
              </w:rPr>
            </w:r>
            <w:r w:rsidR="00507117">
              <w:rPr>
                <w:noProof/>
                <w:webHidden/>
              </w:rPr>
              <w:fldChar w:fldCharType="separate"/>
            </w:r>
            <w:r w:rsidR="00507117">
              <w:rPr>
                <w:noProof/>
                <w:webHidden/>
              </w:rPr>
              <w:t>22</w:t>
            </w:r>
            <w:r w:rsidR="00507117">
              <w:rPr>
                <w:noProof/>
                <w:webHidden/>
              </w:rPr>
              <w:fldChar w:fldCharType="end"/>
            </w:r>
          </w:hyperlink>
        </w:p>
        <w:p w:rsidR="00507117" w:rsidRDefault="00495F7B">
          <w:pPr>
            <w:pStyle w:val="31"/>
            <w:tabs>
              <w:tab w:val="right" w:leader="dot" w:pos="8630"/>
            </w:tabs>
            <w:rPr>
              <w:rFonts w:asciiTheme="minorHAnsi" w:hAnsiTheme="minorHAnsi" w:cstheme="minorBidi"/>
              <w:iCs w:val="0"/>
              <w:noProof/>
              <w:kern w:val="2"/>
              <w:szCs w:val="22"/>
              <w:lang w:eastAsia="zh-CN"/>
            </w:rPr>
          </w:pPr>
          <w:hyperlink w:anchor="_Toc457987636" w:history="1">
            <w:r w:rsidR="00507117" w:rsidRPr="00F56604">
              <w:rPr>
                <w:rStyle w:val="a8"/>
                <w:noProof/>
              </w:rPr>
              <w:t>4.8.4</w:t>
            </w:r>
            <w:r w:rsidR="00507117" w:rsidRPr="00F56604">
              <w:rPr>
                <w:rStyle w:val="a8"/>
                <w:rFonts w:hint="eastAsia"/>
                <w:noProof/>
              </w:rPr>
              <w:t>主要页面逻辑说明</w:t>
            </w:r>
            <w:r w:rsidR="00507117">
              <w:rPr>
                <w:noProof/>
                <w:webHidden/>
              </w:rPr>
              <w:tab/>
            </w:r>
            <w:r w:rsidR="00507117">
              <w:rPr>
                <w:noProof/>
                <w:webHidden/>
              </w:rPr>
              <w:fldChar w:fldCharType="begin"/>
            </w:r>
            <w:r w:rsidR="00507117">
              <w:rPr>
                <w:noProof/>
                <w:webHidden/>
              </w:rPr>
              <w:instrText xml:space="preserve"> PAGEREF _Toc457987636 \h </w:instrText>
            </w:r>
            <w:r w:rsidR="00507117">
              <w:rPr>
                <w:noProof/>
                <w:webHidden/>
              </w:rPr>
            </w:r>
            <w:r w:rsidR="00507117">
              <w:rPr>
                <w:noProof/>
                <w:webHidden/>
              </w:rPr>
              <w:fldChar w:fldCharType="separate"/>
            </w:r>
            <w:r w:rsidR="00507117">
              <w:rPr>
                <w:noProof/>
                <w:webHidden/>
              </w:rPr>
              <w:t>22</w:t>
            </w:r>
            <w:r w:rsidR="00507117">
              <w:rPr>
                <w:noProof/>
                <w:webHidden/>
              </w:rPr>
              <w:fldChar w:fldCharType="end"/>
            </w:r>
          </w:hyperlink>
        </w:p>
        <w:p w:rsidR="00507117" w:rsidRDefault="00495F7B">
          <w:pPr>
            <w:pStyle w:val="21"/>
            <w:tabs>
              <w:tab w:val="right" w:leader="dot" w:pos="8630"/>
            </w:tabs>
            <w:rPr>
              <w:rFonts w:asciiTheme="minorHAnsi" w:hAnsiTheme="minorHAnsi" w:cstheme="minorBidi"/>
              <w:smallCaps w:val="0"/>
              <w:kern w:val="2"/>
              <w:szCs w:val="22"/>
              <w:lang w:eastAsia="zh-CN"/>
            </w:rPr>
          </w:pPr>
          <w:hyperlink w:anchor="_Toc457987637" w:history="1">
            <w:r w:rsidR="00507117" w:rsidRPr="00F56604">
              <w:rPr>
                <w:rStyle w:val="a8"/>
              </w:rPr>
              <w:t>4.9</w:t>
            </w:r>
            <w:r w:rsidR="00507117" w:rsidRPr="00F56604">
              <w:rPr>
                <w:rStyle w:val="a8"/>
                <w:rFonts w:hint="eastAsia"/>
              </w:rPr>
              <w:t>呆滞品发布信息查询（</w:t>
            </w:r>
            <w:r w:rsidR="00507117" w:rsidRPr="00F56604">
              <w:rPr>
                <w:rStyle w:val="a8"/>
              </w:rPr>
              <w:t>DMS</w:t>
            </w:r>
            <w:r w:rsidR="00507117" w:rsidRPr="00F56604">
              <w:rPr>
                <w:rStyle w:val="a8"/>
                <w:rFonts w:hint="eastAsia"/>
              </w:rPr>
              <w:t>）</w:t>
            </w:r>
            <w:r w:rsidR="00507117">
              <w:rPr>
                <w:webHidden/>
              </w:rPr>
              <w:tab/>
            </w:r>
            <w:r w:rsidR="00507117">
              <w:rPr>
                <w:webHidden/>
              </w:rPr>
              <w:fldChar w:fldCharType="begin"/>
            </w:r>
            <w:r w:rsidR="00507117">
              <w:rPr>
                <w:webHidden/>
              </w:rPr>
              <w:instrText xml:space="preserve"> PAGEREF _Toc457987637 \h </w:instrText>
            </w:r>
            <w:r w:rsidR="00507117">
              <w:rPr>
                <w:webHidden/>
              </w:rPr>
            </w:r>
            <w:r w:rsidR="00507117">
              <w:rPr>
                <w:webHidden/>
              </w:rPr>
              <w:fldChar w:fldCharType="separate"/>
            </w:r>
            <w:r w:rsidR="00507117">
              <w:rPr>
                <w:webHidden/>
              </w:rPr>
              <w:t>23</w:t>
            </w:r>
            <w:r w:rsidR="00507117">
              <w:rPr>
                <w:webHidden/>
              </w:rPr>
              <w:fldChar w:fldCharType="end"/>
            </w:r>
          </w:hyperlink>
        </w:p>
        <w:p w:rsidR="00507117" w:rsidRDefault="00495F7B">
          <w:pPr>
            <w:pStyle w:val="31"/>
            <w:tabs>
              <w:tab w:val="right" w:leader="dot" w:pos="8630"/>
            </w:tabs>
            <w:rPr>
              <w:rFonts w:asciiTheme="minorHAnsi" w:hAnsiTheme="minorHAnsi" w:cstheme="minorBidi"/>
              <w:iCs w:val="0"/>
              <w:noProof/>
              <w:kern w:val="2"/>
              <w:szCs w:val="22"/>
              <w:lang w:eastAsia="zh-CN"/>
            </w:rPr>
          </w:pPr>
          <w:hyperlink w:anchor="_Toc457987638" w:history="1">
            <w:r w:rsidR="00507117" w:rsidRPr="00F56604">
              <w:rPr>
                <w:rStyle w:val="a8"/>
                <w:noProof/>
              </w:rPr>
              <w:t>4.9.1</w:t>
            </w:r>
            <w:r w:rsidR="00507117" w:rsidRPr="00F56604">
              <w:rPr>
                <w:rStyle w:val="a8"/>
                <w:rFonts w:hint="eastAsia"/>
                <w:noProof/>
              </w:rPr>
              <w:t>功能概述</w:t>
            </w:r>
            <w:r w:rsidR="00507117">
              <w:rPr>
                <w:noProof/>
                <w:webHidden/>
              </w:rPr>
              <w:tab/>
            </w:r>
            <w:r w:rsidR="00507117">
              <w:rPr>
                <w:noProof/>
                <w:webHidden/>
              </w:rPr>
              <w:fldChar w:fldCharType="begin"/>
            </w:r>
            <w:r w:rsidR="00507117">
              <w:rPr>
                <w:noProof/>
                <w:webHidden/>
              </w:rPr>
              <w:instrText xml:space="preserve"> PAGEREF _Toc457987638 \h </w:instrText>
            </w:r>
            <w:r w:rsidR="00507117">
              <w:rPr>
                <w:noProof/>
                <w:webHidden/>
              </w:rPr>
            </w:r>
            <w:r w:rsidR="00507117">
              <w:rPr>
                <w:noProof/>
                <w:webHidden/>
              </w:rPr>
              <w:fldChar w:fldCharType="separate"/>
            </w:r>
            <w:r w:rsidR="00507117">
              <w:rPr>
                <w:noProof/>
                <w:webHidden/>
              </w:rPr>
              <w:t>23</w:t>
            </w:r>
            <w:r w:rsidR="00507117">
              <w:rPr>
                <w:noProof/>
                <w:webHidden/>
              </w:rPr>
              <w:fldChar w:fldCharType="end"/>
            </w:r>
          </w:hyperlink>
        </w:p>
        <w:p w:rsidR="00507117" w:rsidRDefault="00495F7B">
          <w:pPr>
            <w:pStyle w:val="31"/>
            <w:tabs>
              <w:tab w:val="right" w:leader="dot" w:pos="8630"/>
            </w:tabs>
            <w:rPr>
              <w:rFonts w:asciiTheme="minorHAnsi" w:hAnsiTheme="minorHAnsi" w:cstheme="minorBidi"/>
              <w:iCs w:val="0"/>
              <w:noProof/>
              <w:kern w:val="2"/>
              <w:szCs w:val="22"/>
              <w:lang w:eastAsia="zh-CN"/>
            </w:rPr>
          </w:pPr>
          <w:hyperlink w:anchor="_Toc457987639" w:history="1">
            <w:r w:rsidR="00507117" w:rsidRPr="00F56604">
              <w:rPr>
                <w:rStyle w:val="a8"/>
                <w:noProof/>
              </w:rPr>
              <w:t>4.9.2</w:t>
            </w:r>
            <w:r w:rsidR="00507117" w:rsidRPr="00F56604">
              <w:rPr>
                <w:rStyle w:val="a8"/>
                <w:rFonts w:hint="eastAsia"/>
                <w:noProof/>
              </w:rPr>
              <w:t>涉及业务对象</w:t>
            </w:r>
            <w:r w:rsidR="00507117">
              <w:rPr>
                <w:noProof/>
                <w:webHidden/>
              </w:rPr>
              <w:tab/>
            </w:r>
            <w:r w:rsidR="00507117">
              <w:rPr>
                <w:noProof/>
                <w:webHidden/>
              </w:rPr>
              <w:fldChar w:fldCharType="begin"/>
            </w:r>
            <w:r w:rsidR="00507117">
              <w:rPr>
                <w:noProof/>
                <w:webHidden/>
              </w:rPr>
              <w:instrText xml:space="preserve"> PAGEREF _Toc457987639 \h </w:instrText>
            </w:r>
            <w:r w:rsidR="00507117">
              <w:rPr>
                <w:noProof/>
                <w:webHidden/>
              </w:rPr>
            </w:r>
            <w:r w:rsidR="00507117">
              <w:rPr>
                <w:noProof/>
                <w:webHidden/>
              </w:rPr>
              <w:fldChar w:fldCharType="separate"/>
            </w:r>
            <w:r w:rsidR="00507117">
              <w:rPr>
                <w:noProof/>
                <w:webHidden/>
              </w:rPr>
              <w:t>24</w:t>
            </w:r>
            <w:r w:rsidR="00507117">
              <w:rPr>
                <w:noProof/>
                <w:webHidden/>
              </w:rPr>
              <w:fldChar w:fldCharType="end"/>
            </w:r>
          </w:hyperlink>
        </w:p>
        <w:p w:rsidR="00507117" w:rsidRDefault="00495F7B">
          <w:pPr>
            <w:pStyle w:val="31"/>
            <w:tabs>
              <w:tab w:val="right" w:leader="dot" w:pos="8630"/>
            </w:tabs>
            <w:rPr>
              <w:rFonts w:asciiTheme="minorHAnsi" w:hAnsiTheme="minorHAnsi" w:cstheme="minorBidi"/>
              <w:iCs w:val="0"/>
              <w:noProof/>
              <w:kern w:val="2"/>
              <w:szCs w:val="22"/>
              <w:lang w:eastAsia="zh-CN"/>
            </w:rPr>
          </w:pPr>
          <w:hyperlink w:anchor="_Toc457987640" w:history="1">
            <w:r w:rsidR="00507117" w:rsidRPr="00F56604">
              <w:rPr>
                <w:rStyle w:val="a8"/>
                <w:noProof/>
              </w:rPr>
              <w:t>4.9.3</w:t>
            </w:r>
            <w:r w:rsidR="00507117" w:rsidRPr="00F56604">
              <w:rPr>
                <w:rStyle w:val="a8"/>
                <w:rFonts w:hint="eastAsia"/>
                <w:noProof/>
              </w:rPr>
              <w:t>业务规则与逻辑说明</w:t>
            </w:r>
            <w:r w:rsidR="00507117">
              <w:rPr>
                <w:noProof/>
                <w:webHidden/>
              </w:rPr>
              <w:tab/>
            </w:r>
            <w:r w:rsidR="00507117">
              <w:rPr>
                <w:noProof/>
                <w:webHidden/>
              </w:rPr>
              <w:fldChar w:fldCharType="begin"/>
            </w:r>
            <w:r w:rsidR="00507117">
              <w:rPr>
                <w:noProof/>
                <w:webHidden/>
              </w:rPr>
              <w:instrText xml:space="preserve"> PAGEREF _Toc457987640 \h </w:instrText>
            </w:r>
            <w:r w:rsidR="00507117">
              <w:rPr>
                <w:noProof/>
                <w:webHidden/>
              </w:rPr>
            </w:r>
            <w:r w:rsidR="00507117">
              <w:rPr>
                <w:noProof/>
                <w:webHidden/>
              </w:rPr>
              <w:fldChar w:fldCharType="separate"/>
            </w:r>
            <w:r w:rsidR="00507117">
              <w:rPr>
                <w:noProof/>
                <w:webHidden/>
              </w:rPr>
              <w:t>24</w:t>
            </w:r>
            <w:r w:rsidR="00507117">
              <w:rPr>
                <w:noProof/>
                <w:webHidden/>
              </w:rPr>
              <w:fldChar w:fldCharType="end"/>
            </w:r>
          </w:hyperlink>
        </w:p>
        <w:p w:rsidR="00507117" w:rsidRDefault="00495F7B">
          <w:pPr>
            <w:pStyle w:val="31"/>
            <w:tabs>
              <w:tab w:val="right" w:leader="dot" w:pos="8630"/>
            </w:tabs>
            <w:rPr>
              <w:rFonts w:asciiTheme="minorHAnsi" w:hAnsiTheme="minorHAnsi" w:cstheme="minorBidi"/>
              <w:iCs w:val="0"/>
              <w:noProof/>
              <w:kern w:val="2"/>
              <w:szCs w:val="22"/>
              <w:lang w:eastAsia="zh-CN"/>
            </w:rPr>
          </w:pPr>
          <w:hyperlink w:anchor="_Toc457987641" w:history="1">
            <w:r w:rsidR="00507117" w:rsidRPr="00F56604">
              <w:rPr>
                <w:rStyle w:val="a8"/>
                <w:noProof/>
              </w:rPr>
              <w:t>4.9.4</w:t>
            </w:r>
            <w:r w:rsidR="00507117" w:rsidRPr="00F56604">
              <w:rPr>
                <w:rStyle w:val="a8"/>
                <w:rFonts w:hint="eastAsia"/>
                <w:noProof/>
              </w:rPr>
              <w:t>主要页面逻辑说明</w:t>
            </w:r>
            <w:r w:rsidR="00507117">
              <w:rPr>
                <w:noProof/>
                <w:webHidden/>
              </w:rPr>
              <w:tab/>
            </w:r>
            <w:r w:rsidR="00507117">
              <w:rPr>
                <w:noProof/>
                <w:webHidden/>
              </w:rPr>
              <w:fldChar w:fldCharType="begin"/>
            </w:r>
            <w:r w:rsidR="00507117">
              <w:rPr>
                <w:noProof/>
                <w:webHidden/>
              </w:rPr>
              <w:instrText xml:space="preserve"> PAGEREF _Toc457987641 \h </w:instrText>
            </w:r>
            <w:r w:rsidR="00507117">
              <w:rPr>
                <w:noProof/>
                <w:webHidden/>
              </w:rPr>
            </w:r>
            <w:r w:rsidR="00507117">
              <w:rPr>
                <w:noProof/>
                <w:webHidden/>
              </w:rPr>
              <w:fldChar w:fldCharType="separate"/>
            </w:r>
            <w:r w:rsidR="00507117">
              <w:rPr>
                <w:noProof/>
                <w:webHidden/>
              </w:rPr>
              <w:t>24</w:t>
            </w:r>
            <w:r w:rsidR="00507117">
              <w:rPr>
                <w:noProof/>
                <w:webHidden/>
              </w:rPr>
              <w:fldChar w:fldCharType="end"/>
            </w:r>
          </w:hyperlink>
        </w:p>
        <w:p w:rsidR="00507117" w:rsidRDefault="00495F7B">
          <w:pPr>
            <w:pStyle w:val="21"/>
            <w:tabs>
              <w:tab w:val="right" w:leader="dot" w:pos="8630"/>
            </w:tabs>
            <w:rPr>
              <w:rFonts w:asciiTheme="minorHAnsi" w:hAnsiTheme="minorHAnsi" w:cstheme="minorBidi"/>
              <w:smallCaps w:val="0"/>
              <w:kern w:val="2"/>
              <w:szCs w:val="22"/>
              <w:lang w:eastAsia="zh-CN"/>
            </w:rPr>
          </w:pPr>
          <w:hyperlink w:anchor="_Toc457987642" w:history="1">
            <w:r w:rsidR="00507117" w:rsidRPr="00F56604">
              <w:rPr>
                <w:rStyle w:val="a8"/>
              </w:rPr>
              <w:t>4.10</w:t>
            </w:r>
            <w:r w:rsidR="00507117" w:rsidRPr="00F56604">
              <w:rPr>
                <w:rStyle w:val="a8"/>
                <w:rFonts w:hint="eastAsia"/>
              </w:rPr>
              <w:t>呆滞品交易确认（</w:t>
            </w:r>
            <w:r w:rsidR="00507117" w:rsidRPr="00F56604">
              <w:rPr>
                <w:rStyle w:val="a8"/>
              </w:rPr>
              <w:t>DMS</w:t>
            </w:r>
            <w:r w:rsidR="00507117" w:rsidRPr="00F56604">
              <w:rPr>
                <w:rStyle w:val="a8"/>
                <w:rFonts w:hint="eastAsia"/>
              </w:rPr>
              <w:t>）</w:t>
            </w:r>
            <w:r w:rsidR="00507117">
              <w:rPr>
                <w:webHidden/>
              </w:rPr>
              <w:tab/>
            </w:r>
            <w:r w:rsidR="00507117">
              <w:rPr>
                <w:webHidden/>
              </w:rPr>
              <w:fldChar w:fldCharType="begin"/>
            </w:r>
            <w:r w:rsidR="00507117">
              <w:rPr>
                <w:webHidden/>
              </w:rPr>
              <w:instrText xml:space="preserve"> PAGEREF _Toc457987642 \h </w:instrText>
            </w:r>
            <w:r w:rsidR="00507117">
              <w:rPr>
                <w:webHidden/>
              </w:rPr>
            </w:r>
            <w:r w:rsidR="00507117">
              <w:rPr>
                <w:webHidden/>
              </w:rPr>
              <w:fldChar w:fldCharType="separate"/>
            </w:r>
            <w:r w:rsidR="00507117">
              <w:rPr>
                <w:webHidden/>
              </w:rPr>
              <w:t>24</w:t>
            </w:r>
            <w:r w:rsidR="00507117">
              <w:rPr>
                <w:webHidden/>
              </w:rPr>
              <w:fldChar w:fldCharType="end"/>
            </w:r>
          </w:hyperlink>
        </w:p>
        <w:p w:rsidR="00507117" w:rsidRDefault="00495F7B">
          <w:pPr>
            <w:pStyle w:val="31"/>
            <w:tabs>
              <w:tab w:val="right" w:leader="dot" w:pos="8630"/>
            </w:tabs>
            <w:rPr>
              <w:rFonts w:asciiTheme="minorHAnsi" w:hAnsiTheme="minorHAnsi" w:cstheme="minorBidi"/>
              <w:iCs w:val="0"/>
              <w:noProof/>
              <w:kern w:val="2"/>
              <w:szCs w:val="22"/>
              <w:lang w:eastAsia="zh-CN"/>
            </w:rPr>
          </w:pPr>
          <w:hyperlink w:anchor="_Toc457987643" w:history="1">
            <w:r w:rsidR="00507117" w:rsidRPr="00F56604">
              <w:rPr>
                <w:rStyle w:val="a8"/>
                <w:noProof/>
              </w:rPr>
              <w:t>4.10.1</w:t>
            </w:r>
            <w:r w:rsidR="00507117" w:rsidRPr="00F56604">
              <w:rPr>
                <w:rStyle w:val="a8"/>
                <w:rFonts w:hint="eastAsia"/>
                <w:noProof/>
              </w:rPr>
              <w:t>功能概述</w:t>
            </w:r>
            <w:r w:rsidR="00507117">
              <w:rPr>
                <w:noProof/>
                <w:webHidden/>
              </w:rPr>
              <w:tab/>
            </w:r>
            <w:r w:rsidR="00507117">
              <w:rPr>
                <w:noProof/>
                <w:webHidden/>
              </w:rPr>
              <w:fldChar w:fldCharType="begin"/>
            </w:r>
            <w:r w:rsidR="00507117">
              <w:rPr>
                <w:noProof/>
                <w:webHidden/>
              </w:rPr>
              <w:instrText xml:space="preserve"> PAGEREF _Toc457987643 \h </w:instrText>
            </w:r>
            <w:r w:rsidR="00507117">
              <w:rPr>
                <w:noProof/>
                <w:webHidden/>
              </w:rPr>
            </w:r>
            <w:r w:rsidR="00507117">
              <w:rPr>
                <w:noProof/>
                <w:webHidden/>
              </w:rPr>
              <w:fldChar w:fldCharType="separate"/>
            </w:r>
            <w:r w:rsidR="00507117">
              <w:rPr>
                <w:noProof/>
                <w:webHidden/>
              </w:rPr>
              <w:t>24</w:t>
            </w:r>
            <w:r w:rsidR="00507117">
              <w:rPr>
                <w:noProof/>
                <w:webHidden/>
              </w:rPr>
              <w:fldChar w:fldCharType="end"/>
            </w:r>
          </w:hyperlink>
        </w:p>
        <w:p w:rsidR="00507117" w:rsidRDefault="00495F7B">
          <w:pPr>
            <w:pStyle w:val="31"/>
            <w:tabs>
              <w:tab w:val="right" w:leader="dot" w:pos="8630"/>
            </w:tabs>
            <w:rPr>
              <w:rFonts w:asciiTheme="minorHAnsi" w:hAnsiTheme="minorHAnsi" w:cstheme="minorBidi"/>
              <w:iCs w:val="0"/>
              <w:noProof/>
              <w:kern w:val="2"/>
              <w:szCs w:val="22"/>
              <w:lang w:eastAsia="zh-CN"/>
            </w:rPr>
          </w:pPr>
          <w:hyperlink w:anchor="_Toc457987644" w:history="1">
            <w:r w:rsidR="00507117" w:rsidRPr="00F56604">
              <w:rPr>
                <w:rStyle w:val="a8"/>
                <w:noProof/>
              </w:rPr>
              <w:t>4. 10.2</w:t>
            </w:r>
            <w:r w:rsidR="00507117" w:rsidRPr="00F56604">
              <w:rPr>
                <w:rStyle w:val="a8"/>
                <w:rFonts w:hint="eastAsia"/>
                <w:noProof/>
              </w:rPr>
              <w:t>涉及业务对象</w:t>
            </w:r>
            <w:r w:rsidR="00507117">
              <w:rPr>
                <w:noProof/>
                <w:webHidden/>
              </w:rPr>
              <w:tab/>
            </w:r>
            <w:r w:rsidR="00507117">
              <w:rPr>
                <w:noProof/>
                <w:webHidden/>
              </w:rPr>
              <w:fldChar w:fldCharType="begin"/>
            </w:r>
            <w:r w:rsidR="00507117">
              <w:rPr>
                <w:noProof/>
                <w:webHidden/>
              </w:rPr>
              <w:instrText xml:space="preserve"> PAGEREF _Toc457987644 \h </w:instrText>
            </w:r>
            <w:r w:rsidR="00507117">
              <w:rPr>
                <w:noProof/>
                <w:webHidden/>
              </w:rPr>
            </w:r>
            <w:r w:rsidR="00507117">
              <w:rPr>
                <w:noProof/>
                <w:webHidden/>
              </w:rPr>
              <w:fldChar w:fldCharType="separate"/>
            </w:r>
            <w:r w:rsidR="00507117">
              <w:rPr>
                <w:noProof/>
                <w:webHidden/>
              </w:rPr>
              <w:t>24</w:t>
            </w:r>
            <w:r w:rsidR="00507117">
              <w:rPr>
                <w:noProof/>
                <w:webHidden/>
              </w:rPr>
              <w:fldChar w:fldCharType="end"/>
            </w:r>
          </w:hyperlink>
        </w:p>
        <w:p w:rsidR="00507117" w:rsidRDefault="00495F7B">
          <w:pPr>
            <w:pStyle w:val="31"/>
            <w:tabs>
              <w:tab w:val="right" w:leader="dot" w:pos="8630"/>
            </w:tabs>
            <w:rPr>
              <w:rFonts w:asciiTheme="minorHAnsi" w:hAnsiTheme="minorHAnsi" w:cstheme="minorBidi"/>
              <w:iCs w:val="0"/>
              <w:noProof/>
              <w:kern w:val="2"/>
              <w:szCs w:val="22"/>
              <w:lang w:eastAsia="zh-CN"/>
            </w:rPr>
          </w:pPr>
          <w:hyperlink w:anchor="_Toc457987645" w:history="1">
            <w:r w:rsidR="00507117" w:rsidRPr="00F56604">
              <w:rPr>
                <w:rStyle w:val="a8"/>
                <w:noProof/>
              </w:rPr>
              <w:t>4. 10.3</w:t>
            </w:r>
            <w:r w:rsidR="00507117" w:rsidRPr="00F56604">
              <w:rPr>
                <w:rStyle w:val="a8"/>
                <w:rFonts w:hint="eastAsia"/>
                <w:noProof/>
              </w:rPr>
              <w:t>业务规则与逻辑说明</w:t>
            </w:r>
            <w:r w:rsidR="00507117">
              <w:rPr>
                <w:noProof/>
                <w:webHidden/>
              </w:rPr>
              <w:tab/>
            </w:r>
            <w:r w:rsidR="00507117">
              <w:rPr>
                <w:noProof/>
                <w:webHidden/>
              </w:rPr>
              <w:fldChar w:fldCharType="begin"/>
            </w:r>
            <w:r w:rsidR="00507117">
              <w:rPr>
                <w:noProof/>
                <w:webHidden/>
              </w:rPr>
              <w:instrText xml:space="preserve"> PAGEREF _Toc457987645 \h </w:instrText>
            </w:r>
            <w:r w:rsidR="00507117">
              <w:rPr>
                <w:noProof/>
                <w:webHidden/>
              </w:rPr>
            </w:r>
            <w:r w:rsidR="00507117">
              <w:rPr>
                <w:noProof/>
                <w:webHidden/>
              </w:rPr>
              <w:fldChar w:fldCharType="separate"/>
            </w:r>
            <w:r w:rsidR="00507117">
              <w:rPr>
                <w:noProof/>
                <w:webHidden/>
              </w:rPr>
              <w:t>24</w:t>
            </w:r>
            <w:r w:rsidR="00507117">
              <w:rPr>
                <w:noProof/>
                <w:webHidden/>
              </w:rPr>
              <w:fldChar w:fldCharType="end"/>
            </w:r>
          </w:hyperlink>
        </w:p>
        <w:p w:rsidR="00507117" w:rsidRDefault="00495F7B">
          <w:pPr>
            <w:pStyle w:val="31"/>
            <w:tabs>
              <w:tab w:val="right" w:leader="dot" w:pos="8630"/>
            </w:tabs>
            <w:rPr>
              <w:rFonts w:asciiTheme="minorHAnsi" w:hAnsiTheme="minorHAnsi" w:cstheme="minorBidi"/>
              <w:iCs w:val="0"/>
              <w:noProof/>
              <w:kern w:val="2"/>
              <w:szCs w:val="22"/>
              <w:lang w:eastAsia="zh-CN"/>
            </w:rPr>
          </w:pPr>
          <w:hyperlink w:anchor="_Toc457987646" w:history="1">
            <w:r w:rsidR="00507117" w:rsidRPr="00F56604">
              <w:rPr>
                <w:rStyle w:val="a8"/>
                <w:noProof/>
              </w:rPr>
              <w:t>4. 10.4</w:t>
            </w:r>
            <w:r w:rsidR="00507117" w:rsidRPr="00F56604">
              <w:rPr>
                <w:rStyle w:val="a8"/>
                <w:rFonts w:hint="eastAsia"/>
                <w:noProof/>
              </w:rPr>
              <w:t>主要页面逻辑说明</w:t>
            </w:r>
            <w:r w:rsidR="00507117">
              <w:rPr>
                <w:noProof/>
                <w:webHidden/>
              </w:rPr>
              <w:tab/>
            </w:r>
            <w:r w:rsidR="00507117">
              <w:rPr>
                <w:noProof/>
                <w:webHidden/>
              </w:rPr>
              <w:fldChar w:fldCharType="begin"/>
            </w:r>
            <w:r w:rsidR="00507117">
              <w:rPr>
                <w:noProof/>
                <w:webHidden/>
              </w:rPr>
              <w:instrText xml:space="preserve"> PAGEREF _Toc457987646 \h </w:instrText>
            </w:r>
            <w:r w:rsidR="00507117">
              <w:rPr>
                <w:noProof/>
                <w:webHidden/>
              </w:rPr>
            </w:r>
            <w:r w:rsidR="00507117">
              <w:rPr>
                <w:noProof/>
                <w:webHidden/>
              </w:rPr>
              <w:fldChar w:fldCharType="separate"/>
            </w:r>
            <w:r w:rsidR="00507117">
              <w:rPr>
                <w:noProof/>
                <w:webHidden/>
              </w:rPr>
              <w:t>24</w:t>
            </w:r>
            <w:r w:rsidR="00507117">
              <w:rPr>
                <w:noProof/>
                <w:webHidden/>
              </w:rPr>
              <w:fldChar w:fldCharType="end"/>
            </w:r>
          </w:hyperlink>
        </w:p>
        <w:p w:rsidR="00507117" w:rsidRDefault="00495F7B">
          <w:pPr>
            <w:pStyle w:val="21"/>
            <w:tabs>
              <w:tab w:val="right" w:leader="dot" w:pos="8630"/>
            </w:tabs>
            <w:rPr>
              <w:rFonts w:asciiTheme="minorHAnsi" w:hAnsiTheme="minorHAnsi" w:cstheme="minorBidi"/>
              <w:smallCaps w:val="0"/>
              <w:kern w:val="2"/>
              <w:szCs w:val="22"/>
              <w:lang w:eastAsia="zh-CN"/>
            </w:rPr>
          </w:pPr>
          <w:hyperlink w:anchor="_Toc457987647" w:history="1">
            <w:r w:rsidR="00507117" w:rsidRPr="00F56604">
              <w:rPr>
                <w:rStyle w:val="a8"/>
              </w:rPr>
              <w:t>4.11</w:t>
            </w:r>
            <w:r w:rsidR="00507117" w:rsidRPr="00F56604">
              <w:rPr>
                <w:rStyle w:val="a8"/>
                <w:rFonts w:hint="eastAsia"/>
              </w:rPr>
              <w:t>呆滞品交易历史查询（</w:t>
            </w:r>
            <w:r w:rsidR="00507117" w:rsidRPr="00F56604">
              <w:rPr>
                <w:rStyle w:val="a8"/>
              </w:rPr>
              <w:t>DMS</w:t>
            </w:r>
            <w:r w:rsidR="00507117" w:rsidRPr="00F56604">
              <w:rPr>
                <w:rStyle w:val="a8"/>
                <w:rFonts w:hint="eastAsia"/>
              </w:rPr>
              <w:t>）</w:t>
            </w:r>
            <w:r w:rsidR="00507117">
              <w:rPr>
                <w:webHidden/>
              </w:rPr>
              <w:tab/>
            </w:r>
            <w:r w:rsidR="00507117">
              <w:rPr>
                <w:webHidden/>
              </w:rPr>
              <w:fldChar w:fldCharType="begin"/>
            </w:r>
            <w:r w:rsidR="00507117">
              <w:rPr>
                <w:webHidden/>
              </w:rPr>
              <w:instrText xml:space="preserve"> PAGEREF _Toc457987647 \h </w:instrText>
            </w:r>
            <w:r w:rsidR="00507117">
              <w:rPr>
                <w:webHidden/>
              </w:rPr>
            </w:r>
            <w:r w:rsidR="00507117">
              <w:rPr>
                <w:webHidden/>
              </w:rPr>
              <w:fldChar w:fldCharType="separate"/>
            </w:r>
            <w:r w:rsidR="00507117">
              <w:rPr>
                <w:webHidden/>
              </w:rPr>
              <w:t>26</w:t>
            </w:r>
            <w:r w:rsidR="00507117">
              <w:rPr>
                <w:webHidden/>
              </w:rPr>
              <w:fldChar w:fldCharType="end"/>
            </w:r>
          </w:hyperlink>
        </w:p>
        <w:p w:rsidR="00507117" w:rsidRDefault="00495F7B">
          <w:pPr>
            <w:pStyle w:val="31"/>
            <w:tabs>
              <w:tab w:val="right" w:leader="dot" w:pos="8630"/>
            </w:tabs>
            <w:rPr>
              <w:rFonts w:asciiTheme="minorHAnsi" w:hAnsiTheme="minorHAnsi" w:cstheme="minorBidi"/>
              <w:iCs w:val="0"/>
              <w:noProof/>
              <w:kern w:val="2"/>
              <w:szCs w:val="22"/>
              <w:lang w:eastAsia="zh-CN"/>
            </w:rPr>
          </w:pPr>
          <w:hyperlink w:anchor="_Toc457987648" w:history="1">
            <w:r w:rsidR="00507117" w:rsidRPr="00F56604">
              <w:rPr>
                <w:rStyle w:val="a8"/>
                <w:noProof/>
              </w:rPr>
              <w:t>4.11.1</w:t>
            </w:r>
            <w:r w:rsidR="00507117" w:rsidRPr="00F56604">
              <w:rPr>
                <w:rStyle w:val="a8"/>
                <w:rFonts w:hint="eastAsia"/>
                <w:noProof/>
              </w:rPr>
              <w:t>功能概述</w:t>
            </w:r>
            <w:r w:rsidR="00507117">
              <w:rPr>
                <w:noProof/>
                <w:webHidden/>
              </w:rPr>
              <w:tab/>
            </w:r>
            <w:r w:rsidR="00507117">
              <w:rPr>
                <w:noProof/>
                <w:webHidden/>
              </w:rPr>
              <w:fldChar w:fldCharType="begin"/>
            </w:r>
            <w:r w:rsidR="00507117">
              <w:rPr>
                <w:noProof/>
                <w:webHidden/>
              </w:rPr>
              <w:instrText xml:space="preserve"> PAGEREF _Toc457987648 \h </w:instrText>
            </w:r>
            <w:r w:rsidR="00507117">
              <w:rPr>
                <w:noProof/>
                <w:webHidden/>
              </w:rPr>
            </w:r>
            <w:r w:rsidR="00507117">
              <w:rPr>
                <w:noProof/>
                <w:webHidden/>
              </w:rPr>
              <w:fldChar w:fldCharType="separate"/>
            </w:r>
            <w:r w:rsidR="00507117">
              <w:rPr>
                <w:noProof/>
                <w:webHidden/>
              </w:rPr>
              <w:t>26</w:t>
            </w:r>
            <w:r w:rsidR="00507117">
              <w:rPr>
                <w:noProof/>
                <w:webHidden/>
              </w:rPr>
              <w:fldChar w:fldCharType="end"/>
            </w:r>
          </w:hyperlink>
        </w:p>
        <w:p w:rsidR="00507117" w:rsidRDefault="00495F7B">
          <w:pPr>
            <w:pStyle w:val="31"/>
            <w:tabs>
              <w:tab w:val="right" w:leader="dot" w:pos="8630"/>
            </w:tabs>
            <w:rPr>
              <w:rFonts w:asciiTheme="minorHAnsi" w:hAnsiTheme="minorHAnsi" w:cstheme="minorBidi"/>
              <w:iCs w:val="0"/>
              <w:noProof/>
              <w:kern w:val="2"/>
              <w:szCs w:val="22"/>
              <w:lang w:eastAsia="zh-CN"/>
            </w:rPr>
          </w:pPr>
          <w:hyperlink w:anchor="_Toc457987649" w:history="1">
            <w:r w:rsidR="00507117" w:rsidRPr="00F56604">
              <w:rPr>
                <w:rStyle w:val="a8"/>
                <w:noProof/>
              </w:rPr>
              <w:t>4.11.2</w:t>
            </w:r>
            <w:r w:rsidR="00507117" w:rsidRPr="00F56604">
              <w:rPr>
                <w:rStyle w:val="a8"/>
                <w:rFonts w:hint="eastAsia"/>
                <w:noProof/>
              </w:rPr>
              <w:t>涉及业务对象</w:t>
            </w:r>
            <w:r w:rsidR="00507117">
              <w:rPr>
                <w:noProof/>
                <w:webHidden/>
              </w:rPr>
              <w:tab/>
            </w:r>
            <w:r w:rsidR="00507117">
              <w:rPr>
                <w:noProof/>
                <w:webHidden/>
              </w:rPr>
              <w:fldChar w:fldCharType="begin"/>
            </w:r>
            <w:r w:rsidR="00507117">
              <w:rPr>
                <w:noProof/>
                <w:webHidden/>
              </w:rPr>
              <w:instrText xml:space="preserve"> PAGEREF _Toc457987649 \h </w:instrText>
            </w:r>
            <w:r w:rsidR="00507117">
              <w:rPr>
                <w:noProof/>
                <w:webHidden/>
              </w:rPr>
            </w:r>
            <w:r w:rsidR="00507117">
              <w:rPr>
                <w:noProof/>
                <w:webHidden/>
              </w:rPr>
              <w:fldChar w:fldCharType="separate"/>
            </w:r>
            <w:r w:rsidR="00507117">
              <w:rPr>
                <w:noProof/>
                <w:webHidden/>
              </w:rPr>
              <w:t>26</w:t>
            </w:r>
            <w:r w:rsidR="00507117">
              <w:rPr>
                <w:noProof/>
                <w:webHidden/>
              </w:rPr>
              <w:fldChar w:fldCharType="end"/>
            </w:r>
          </w:hyperlink>
        </w:p>
        <w:p w:rsidR="00507117" w:rsidRDefault="00495F7B">
          <w:pPr>
            <w:pStyle w:val="31"/>
            <w:tabs>
              <w:tab w:val="right" w:leader="dot" w:pos="8630"/>
            </w:tabs>
            <w:rPr>
              <w:rFonts w:asciiTheme="minorHAnsi" w:hAnsiTheme="minorHAnsi" w:cstheme="minorBidi"/>
              <w:iCs w:val="0"/>
              <w:noProof/>
              <w:kern w:val="2"/>
              <w:szCs w:val="22"/>
              <w:lang w:eastAsia="zh-CN"/>
            </w:rPr>
          </w:pPr>
          <w:hyperlink w:anchor="_Toc457987650" w:history="1">
            <w:r w:rsidR="00507117" w:rsidRPr="00F56604">
              <w:rPr>
                <w:rStyle w:val="a8"/>
                <w:noProof/>
              </w:rPr>
              <w:t>4.11.3</w:t>
            </w:r>
            <w:r w:rsidR="00507117" w:rsidRPr="00F56604">
              <w:rPr>
                <w:rStyle w:val="a8"/>
                <w:rFonts w:hint="eastAsia"/>
                <w:noProof/>
              </w:rPr>
              <w:t>业务规则与逻辑说明</w:t>
            </w:r>
            <w:r w:rsidR="00507117">
              <w:rPr>
                <w:noProof/>
                <w:webHidden/>
              </w:rPr>
              <w:tab/>
            </w:r>
            <w:r w:rsidR="00507117">
              <w:rPr>
                <w:noProof/>
                <w:webHidden/>
              </w:rPr>
              <w:fldChar w:fldCharType="begin"/>
            </w:r>
            <w:r w:rsidR="00507117">
              <w:rPr>
                <w:noProof/>
                <w:webHidden/>
              </w:rPr>
              <w:instrText xml:space="preserve"> PAGEREF _Toc457987650 \h </w:instrText>
            </w:r>
            <w:r w:rsidR="00507117">
              <w:rPr>
                <w:noProof/>
                <w:webHidden/>
              </w:rPr>
            </w:r>
            <w:r w:rsidR="00507117">
              <w:rPr>
                <w:noProof/>
                <w:webHidden/>
              </w:rPr>
              <w:fldChar w:fldCharType="separate"/>
            </w:r>
            <w:r w:rsidR="00507117">
              <w:rPr>
                <w:noProof/>
                <w:webHidden/>
              </w:rPr>
              <w:t>26</w:t>
            </w:r>
            <w:r w:rsidR="00507117">
              <w:rPr>
                <w:noProof/>
                <w:webHidden/>
              </w:rPr>
              <w:fldChar w:fldCharType="end"/>
            </w:r>
          </w:hyperlink>
        </w:p>
        <w:p w:rsidR="00507117" w:rsidRDefault="00495F7B">
          <w:pPr>
            <w:pStyle w:val="31"/>
            <w:tabs>
              <w:tab w:val="right" w:leader="dot" w:pos="8630"/>
            </w:tabs>
            <w:rPr>
              <w:rFonts w:asciiTheme="minorHAnsi" w:hAnsiTheme="minorHAnsi" w:cstheme="minorBidi"/>
              <w:iCs w:val="0"/>
              <w:noProof/>
              <w:kern w:val="2"/>
              <w:szCs w:val="22"/>
              <w:lang w:eastAsia="zh-CN"/>
            </w:rPr>
          </w:pPr>
          <w:hyperlink w:anchor="_Toc457987651" w:history="1">
            <w:r w:rsidR="00507117" w:rsidRPr="00F56604">
              <w:rPr>
                <w:rStyle w:val="a8"/>
                <w:noProof/>
              </w:rPr>
              <w:t>4.11.4</w:t>
            </w:r>
            <w:r w:rsidR="00507117" w:rsidRPr="00F56604">
              <w:rPr>
                <w:rStyle w:val="a8"/>
                <w:rFonts w:hint="eastAsia"/>
                <w:noProof/>
              </w:rPr>
              <w:t>主要页面逻辑说明</w:t>
            </w:r>
            <w:r w:rsidR="00507117">
              <w:rPr>
                <w:noProof/>
                <w:webHidden/>
              </w:rPr>
              <w:tab/>
            </w:r>
            <w:r w:rsidR="00507117">
              <w:rPr>
                <w:noProof/>
                <w:webHidden/>
              </w:rPr>
              <w:fldChar w:fldCharType="begin"/>
            </w:r>
            <w:r w:rsidR="00507117">
              <w:rPr>
                <w:noProof/>
                <w:webHidden/>
              </w:rPr>
              <w:instrText xml:space="preserve"> PAGEREF _Toc457987651 \h </w:instrText>
            </w:r>
            <w:r w:rsidR="00507117">
              <w:rPr>
                <w:noProof/>
                <w:webHidden/>
              </w:rPr>
            </w:r>
            <w:r w:rsidR="00507117">
              <w:rPr>
                <w:noProof/>
                <w:webHidden/>
              </w:rPr>
              <w:fldChar w:fldCharType="separate"/>
            </w:r>
            <w:r w:rsidR="00507117">
              <w:rPr>
                <w:noProof/>
                <w:webHidden/>
              </w:rPr>
              <w:t>26</w:t>
            </w:r>
            <w:r w:rsidR="00507117">
              <w:rPr>
                <w:noProof/>
                <w:webHidden/>
              </w:rPr>
              <w:fldChar w:fldCharType="end"/>
            </w:r>
          </w:hyperlink>
        </w:p>
        <w:p w:rsidR="00507117" w:rsidRDefault="00495F7B">
          <w:pPr>
            <w:pStyle w:val="21"/>
            <w:tabs>
              <w:tab w:val="right" w:leader="dot" w:pos="8630"/>
            </w:tabs>
            <w:rPr>
              <w:rFonts w:asciiTheme="minorHAnsi" w:hAnsiTheme="minorHAnsi" w:cstheme="minorBidi"/>
              <w:smallCaps w:val="0"/>
              <w:kern w:val="2"/>
              <w:szCs w:val="22"/>
              <w:lang w:eastAsia="zh-CN"/>
            </w:rPr>
          </w:pPr>
          <w:hyperlink w:anchor="_Toc457987652" w:history="1">
            <w:r w:rsidR="00507117" w:rsidRPr="00F56604">
              <w:rPr>
                <w:rStyle w:val="a8"/>
              </w:rPr>
              <w:t>4.12</w:t>
            </w:r>
            <w:r w:rsidR="00507117" w:rsidRPr="00F56604">
              <w:rPr>
                <w:rStyle w:val="a8"/>
                <w:rFonts w:hint="eastAsia"/>
              </w:rPr>
              <w:t>呆滞品查询（</w:t>
            </w:r>
            <w:r w:rsidR="00507117" w:rsidRPr="00F56604">
              <w:rPr>
                <w:rStyle w:val="a8"/>
              </w:rPr>
              <w:t>DCS</w:t>
            </w:r>
            <w:r w:rsidR="00507117" w:rsidRPr="00F56604">
              <w:rPr>
                <w:rStyle w:val="a8"/>
                <w:rFonts w:hint="eastAsia"/>
              </w:rPr>
              <w:t>）</w:t>
            </w:r>
            <w:r w:rsidR="00507117">
              <w:rPr>
                <w:webHidden/>
              </w:rPr>
              <w:tab/>
            </w:r>
            <w:r w:rsidR="00507117">
              <w:rPr>
                <w:webHidden/>
              </w:rPr>
              <w:fldChar w:fldCharType="begin"/>
            </w:r>
            <w:r w:rsidR="00507117">
              <w:rPr>
                <w:webHidden/>
              </w:rPr>
              <w:instrText xml:space="preserve"> PAGEREF _Toc457987652 \h </w:instrText>
            </w:r>
            <w:r w:rsidR="00507117">
              <w:rPr>
                <w:webHidden/>
              </w:rPr>
            </w:r>
            <w:r w:rsidR="00507117">
              <w:rPr>
                <w:webHidden/>
              </w:rPr>
              <w:fldChar w:fldCharType="separate"/>
            </w:r>
            <w:r w:rsidR="00507117">
              <w:rPr>
                <w:webHidden/>
              </w:rPr>
              <w:t>28</w:t>
            </w:r>
            <w:r w:rsidR="00507117">
              <w:rPr>
                <w:webHidden/>
              </w:rPr>
              <w:fldChar w:fldCharType="end"/>
            </w:r>
          </w:hyperlink>
        </w:p>
        <w:p w:rsidR="00507117" w:rsidRDefault="00495F7B">
          <w:pPr>
            <w:pStyle w:val="31"/>
            <w:tabs>
              <w:tab w:val="right" w:leader="dot" w:pos="8630"/>
            </w:tabs>
            <w:rPr>
              <w:rFonts w:asciiTheme="minorHAnsi" w:hAnsiTheme="minorHAnsi" w:cstheme="minorBidi"/>
              <w:iCs w:val="0"/>
              <w:noProof/>
              <w:kern w:val="2"/>
              <w:szCs w:val="22"/>
              <w:lang w:eastAsia="zh-CN"/>
            </w:rPr>
          </w:pPr>
          <w:hyperlink w:anchor="_Toc457987653" w:history="1">
            <w:r w:rsidR="00507117" w:rsidRPr="00F56604">
              <w:rPr>
                <w:rStyle w:val="a8"/>
                <w:noProof/>
              </w:rPr>
              <w:t>4.12.1</w:t>
            </w:r>
            <w:r w:rsidR="00507117" w:rsidRPr="00F56604">
              <w:rPr>
                <w:rStyle w:val="a8"/>
                <w:rFonts w:hint="eastAsia"/>
                <w:noProof/>
              </w:rPr>
              <w:t>功能概述</w:t>
            </w:r>
            <w:r w:rsidR="00507117">
              <w:rPr>
                <w:noProof/>
                <w:webHidden/>
              </w:rPr>
              <w:tab/>
            </w:r>
            <w:r w:rsidR="00507117">
              <w:rPr>
                <w:noProof/>
                <w:webHidden/>
              </w:rPr>
              <w:fldChar w:fldCharType="begin"/>
            </w:r>
            <w:r w:rsidR="00507117">
              <w:rPr>
                <w:noProof/>
                <w:webHidden/>
              </w:rPr>
              <w:instrText xml:space="preserve"> PAGEREF _Toc457987653 \h </w:instrText>
            </w:r>
            <w:r w:rsidR="00507117">
              <w:rPr>
                <w:noProof/>
                <w:webHidden/>
              </w:rPr>
            </w:r>
            <w:r w:rsidR="00507117">
              <w:rPr>
                <w:noProof/>
                <w:webHidden/>
              </w:rPr>
              <w:fldChar w:fldCharType="separate"/>
            </w:r>
            <w:r w:rsidR="00507117">
              <w:rPr>
                <w:noProof/>
                <w:webHidden/>
              </w:rPr>
              <w:t>28</w:t>
            </w:r>
            <w:r w:rsidR="00507117">
              <w:rPr>
                <w:noProof/>
                <w:webHidden/>
              </w:rPr>
              <w:fldChar w:fldCharType="end"/>
            </w:r>
          </w:hyperlink>
        </w:p>
        <w:p w:rsidR="00507117" w:rsidRDefault="00495F7B">
          <w:pPr>
            <w:pStyle w:val="31"/>
            <w:tabs>
              <w:tab w:val="right" w:leader="dot" w:pos="8630"/>
            </w:tabs>
            <w:rPr>
              <w:rFonts w:asciiTheme="minorHAnsi" w:hAnsiTheme="minorHAnsi" w:cstheme="minorBidi"/>
              <w:iCs w:val="0"/>
              <w:noProof/>
              <w:kern w:val="2"/>
              <w:szCs w:val="22"/>
              <w:lang w:eastAsia="zh-CN"/>
            </w:rPr>
          </w:pPr>
          <w:hyperlink w:anchor="_Toc457987654" w:history="1">
            <w:r w:rsidR="00507117" w:rsidRPr="00F56604">
              <w:rPr>
                <w:rStyle w:val="a8"/>
                <w:noProof/>
              </w:rPr>
              <w:t>4.12.2</w:t>
            </w:r>
            <w:r w:rsidR="00507117" w:rsidRPr="00F56604">
              <w:rPr>
                <w:rStyle w:val="a8"/>
                <w:rFonts w:hint="eastAsia"/>
                <w:noProof/>
              </w:rPr>
              <w:t>涉及业务对象</w:t>
            </w:r>
            <w:r w:rsidR="00507117">
              <w:rPr>
                <w:noProof/>
                <w:webHidden/>
              </w:rPr>
              <w:tab/>
            </w:r>
            <w:r w:rsidR="00507117">
              <w:rPr>
                <w:noProof/>
                <w:webHidden/>
              </w:rPr>
              <w:fldChar w:fldCharType="begin"/>
            </w:r>
            <w:r w:rsidR="00507117">
              <w:rPr>
                <w:noProof/>
                <w:webHidden/>
              </w:rPr>
              <w:instrText xml:space="preserve"> PAGEREF _Toc457987654 \h </w:instrText>
            </w:r>
            <w:r w:rsidR="00507117">
              <w:rPr>
                <w:noProof/>
                <w:webHidden/>
              </w:rPr>
            </w:r>
            <w:r w:rsidR="00507117">
              <w:rPr>
                <w:noProof/>
                <w:webHidden/>
              </w:rPr>
              <w:fldChar w:fldCharType="separate"/>
            </w:r>
            <w:r w:rsidR="00507117">
              <w:rPr>
                <w:noProof/>
                <w:webHidden/>
              </w:rPr>
              <w:t>28</w:t>
            </w:r>
            <w:r w:rsidR="00507117">
              <w:rPr>
                <w:noProof/>
                <w:webHidden/>
              </w:rPr>
              <w:fldChar w:fldCharType="end"/>
            </w:r>
          </w:hyperlink>
        </w:p>
        <w:p w:rsidR="00507117" w:rsidRDefault="00495F7B">
          <w:pPr>
            <w:pStyle w:val="31"/>
            <w:tabs>
              <w:tab w:val="right" w:leader="dot" w:pos="8630"/>
            </w:tabs>
            <w:rPr>
              <w:rFonts w:asciiTheme="minorHAnsi" w:hAnsiTheme="minorHAnsi" w:cstheme="minorBidi"/>
              <w:iCs w:val="0"/>
              <w:noProof/>
              <w:kern w:val="2"/>
              <w:szCs w:val="22"/>
              <w:lang w:eastAsia="zh-CN"/>
            </w:rPr>
          </w:pPr>
          <w:hyperlink w:anchor="_Toc457987655" w:history="1">
            <w:r w:rsidR="00507117" w:rsidRPr="00F56604">
              <w:rPr>
                <w:rStyle w:val="a8"/>
                <w:noProof/>
              </w:rPr>
              <w:t>4.12.3</w:t>
            </w:r>
            <w:r w:rsidR="00507117" w:rsidRPr="00F56604">
              <w:rPr>
                <w:rStyle w:val="a8"/>
                <w:rFonts w:hint="eastAsia"/>
                <w:noProof/>
              </w:rPr>
              <w:t>业务规则与逻辑说明</w:t>
            </w:r>
            <w:r w:rsidR="00507117">
              <w:rPr>
                <w:noProof/>
                <w:webHidden/>
              </w:rPr>
              <w:tab/>
            </w:r>
            <w:r w:rsidR="00507117">
              <w:rPr>
                <w:noProof/>
                <w:webHidden/>
              </w:rPr>
              <w:fldChar w:fldCharType="begin"/>
            </w:r>
            <w:r w:rsidR="00507117">
              <w:rPr>
                <w:noProof/>
                <w:webHidden/>
              </w:rPr>
              <w:instrText xml:space="preserve"> PAGEREF _Toc457987655 \h </w:instrText>
            </w:r>
            <w:r w:rsidR="00507117">
              <w:rPr>
                <w:noProof/>
                <w:webHidden/>
              </w:rPr>
            </w:r>
            <w:r w:rsidR="00507117">
              <w:rPr>
                <w:noProof/>
                <w:webHidden/>
              </w:rPr>
              <w:fldChar w:fldCharType="separate"/>
            </w:r>
            <w:r w:rsidR="00507117">
              <w:rPr>
                <w:noProof/>
                <w:webHidden/>
              </w:rPr>
              <w:t>29</w:t>
            </w:r>
            <w:r w:rsidR="00507117">
              <w:rPr>
                <w:noProof/>
                <w:webHidden/>
              </w:rPr>
              <w:fldChar w:fldCharType="end"/>
            </w:r>
          </w:hyperlink>
        </w:p>
        <w:p w:rsidR="00507117" w:rsidRDefault="00495F7B">
          <w:pPr>
            <w:pStyle w:val="31"/>
            <w:tabs>
              <w:tab w:val="right" w:leader="dot" w:pos="8630"/>
            </w:tabs>
            <w:rPr>
              <w:rFonts w:asciiTheme="minorHAnsi" w:hAnsiTheme="minorHAnsi" w:cstheme="minorBidi"/>
              <w:iCs w:val="0"/>
              <w:noProof/>
              <w:kern w:val="2"/>
              <w:szCs w:val="22"/>
              <w:lang w:eastAsia="zh-CN"/>
            </w:rPr>
          </w:pPr>
          <w:hyperlink w:anchor="_Toc457987656" w:history="1">
            <w:r w:rsidR="00507117" w:rsidRPr="00F56604">
              <w:rPr>
                <w:rStyle w:val="a8"/>
                <w:noProof/>
              </w:rPr>
              <w:t>4.12.4</w:t>
            </w:r>
            <w:r w:rsidR="00507117" w:rsidRPr="00F56604">
              <w:rPr>
                <w:rStyle w:val="a8"/>
                <w:rFonts w:hint="eastAsia"/>
                <w:noProof/>
              </w:rPr>
              <w:t>主要页面逻辑说明</w:t>
            </w:r>
            <w:r w:rsidR="00507117">
              <w:rPr>
                <w:noProof/>
                <w:webHidden/>
              </w:rPr>
              <w:tab/>
            </w:r>
            <w:r w:rsidR="00507117">
              <w:rPr>
                <w:noProof/>
                <w:webHidden/>
              </w:rPr>
              <w:fldChar w:fldCharType="begin"/>
            </w:r>
            <w:r w:rsidR="00507117">
              <w:rPr>
                <w:noProof/>
                <w:webHidden/>
              </w:rPr>
              <w:instrText xml:space="preserve"> PAGEREF _Toc457987656 \h </w:instrText>
            </w:r>
            <w:r w:rsidR="00507117">
              <w:rPr>
                <w:noProof/>
                <w:webHidden/>
              </w:rPr>
            </w:r>
            <w:r w:rsidR="00507117">
              <w:rPr>
                <w:noProof/>
                <w:webHidden/>
              </w:rPr>
              <w:fldChar w:fldCharType="separate"/>
            </w:r>
            <w:r w:rsidR="00507117">
              <w:rPr>
                <w:noProof/>
                <w:webHidden/>
              </w:rPr>
              <w:t>29</w:t>
            </w:r>
            <w:r w:rsidR="00507117">
              <w:rPr>
                <w:noProof/>
                <w:webHidden/>
              </w:rPr>
              <w:fldChar w:fldCharType="end"/>
            </w:r>
          </w:hyperlink>
        </w:p>
        <w:p w:rsidR="00507117" w:rsidRDefault="00495F7B">
          <w:pPr>
            <w:pStyle w:val="21"/>
            <w:tabs>
              <w:tab w:val="right" w:leader="dot" w:pos="8630"/>
            </w:tabs>
            <w:rPr>
              <w:rFonts w:asciiTheme="minorHAnsi" w:hAnsiTheme="minorHAnsi" w:cstheme="minorBidi"/>
              <w:smallCaps w:val="0"/>
              <w:kern w:val="2"/>
              <w:szCs w:val="22"/>
              <w:lang w:eastAsia="zh-CN"/>
            </w:rPr>
          </w:pPr>
          <w:hyperlink w:anchor="_Toc457987657" w:history="1">
            <w:r w:rsidR="00507117" w:rsidRPr="00F56604">
              <w:rPr>
                <w:rStyle w:val="a8"/>
              </w:rPr>
              <w:t>4.13</w:t>
            </w:r>
            <w:r w:rsidR="00507117" w:rsidRPr="00F56604">
              <w:rPr>
                <w:rStyle w:val="a8"/>
                <w:rFonts w:hint="eastAsia"/>
              </w:rPr>
              <w:t>积压配件发布及调拨业务</w:t>
            </w:r>
            <w:r w:rsidR="00507117" w:rsidRPr="00F56604">
              <w:rPr>
                <w:rStyle w:val="a8"/>
                <w:rFonts w:hint="eastAsia"/>
                <w:bCs/>
              </w:rPr>
              <w:t>接口总表</w:t>
            </w:r>
            <w:r w:rsidR="00507117">
              <w:rPr>
                <w:webHidden/>
              </w:rPr>
              <w:tab/>
            </w:r>
            <w:r w:rsidR="00507117">
              <w:rPr>
                <w:webHidden/>
              </w:rPr>
              <w:fldChar w:fldCharType="begin"/>
            </w:r>
            <w:r w:rsidR="00507117">
              <w:rPr>
                <w:webHidden/>
              </w:rPr>
              <w:instrText xml:space="preserve"> PAGEREF _Toc457987657 \h </w:instrText>
            </w:r>
            <w:r w:rsidR="00507117">
              <w:rPr>
                <w:webHidden/>
              </w:rPr>
            </w:r>
            <w:r w:rsidR="00507117">
              <w:rPr>
                <w:webHidden/>
              </w:rPr>
              <w:fldChar w:fldCharType="separate"/>
            </w:r>
            <w:r w:rsidR="00507117">
              <w:rPr>
                <w:webHidden/>
              </w:rPr>
              <w:t>30</w:t>
            </w:r>
            <w:r w:rsidR="00507117">
              <w:rPr>
                <w:webHidden/>
              </w:rPr>
              <w:fldChar w:fldCharType="end"/>
            </w:r>
          </w:hyperlink>
        </w:p>
        <w:p w:rsidR="00507117" w:rsidRDefault="00495F7B">
          <w:pPr>
            <w:pStyle w:val="31"/>
            <w:tabs>
              <w:tab w:val="right" w:leader="dot" w:pos="8630"/>
            </w:tabs>
            <w:rPr>
              <w:rFonts w:asciiTheme="minorHAnsi" w:hAnsiTheme="minorHAnsi" w:cstheme="minorBidi"/>
              <w:iCs w:val="0"/>
              <w:noProof/>
              <w:kern w:val="2"/>
              <w:szCs w:val="22"/>
              <w:lang w:eastAsia="zh-CN"/>
            </w:rPr>
          </w:pPr>
          <w:hyperlink w:anchor="_Toc457987658" w:history="1">
            <w:r w:rsidR="00507117" w:rsidRPr="00F56604">
              <w:rPr>
                <w:rStyle w:val="a8"/>
                <w:noProof/>
              </w:rPr>
              <w:t>4.13.1 DCS</w:t>
            </w:r>
            <w:r w:rsidR="00507117" w:rsidRPr="00F56604">
              <w:rPr>
                <w:rStyle w:val="a8"/>
                <w:rFonts w:hint="eastAsia"/>
                <w:noProof/>
              </w:rPr>
              <w:t>接口清单：</w:t>
            </w:r>
            <w:r w:rsidR="00507117">
              <w:rPr>
                <w:noProof/>
                <w:webHidden/>
              </w:rPr>
              <w:tab/>
            </w:r>
            <w:r w:rsidR="00507117">
              <w:rPr>
                <w:noProof/>
                <w:webHidden/>
              </w:rPr>
              <w:fldChar w:fldCharType="begin"/>
            </w:r>
            <w:r w:rsidR="00507117">
              <w:rPr>
                <w:noProof/>
                <w:webHidden/>
              </w:rPr>
              <w:instrText xml:space="preserve"> PAGEREF _Toc457987658 \h </w:instrText>
            </w:r>
            <w:r w:rsidR="00507117">
              <w:rPr>
                <w:noProof/>
                <w:webHidden/>
              </w:rPr>
            </w:r>
            <w:r w:rsidR="00507117">
              <w:rPr>
                <w:noProof/>
                <w:webHidden/>
              </w:rPr>
              <w:fldChar w:fldCharType="separate"/>
            </w:r>
            <w:r w:rsidR="00507117">
              <w:rPr>
                <w:noProof/>
                <w:webHidden/>
              </w:rPr>
              <w:t>30</w:t>
            </w:r>
            <w:r w:rsidR="00507117">
              <w:rPr>
                <w:noProof/>
                <w:webHidden/>
              </w:rPr>
              <w:fldChar w:fldCharType="end"/>
            </w:r>
          </w:hyperlink>
        </w:p>
        <w:p w:rsidR="00507117" w:rsidRDefault="00495F7B">
          <w:pPr>
            <w:pStyle w:val="31"/>
            <w:tabs>
              <w:tab w:val="right" w:leader="dot" w:pos="8630"/>
            </w:tabs>
            <w:rPr>
              <w:rFonts w:asciiTheme="minorHAnsi" w:hAnsiTheme="minorHAnsi" w:cstheme="minorBidi"/>
              <w:iCs w:val="0"/>
              <w:noProof/>
              <w:kern w:val="2"/>
              <w:szCs w:val="22"/>
              <w:lang w:eastAsia="zh-CN"/>
            </w:rPr>
          </w:pPr>
          <w:hyperlink w:anchor="_Toc457987659" w:history="1">
            <w:r w:rsidR="00507117" w:rsidRPr="00F56604">
              <w:rPr>
                <w:rStyle w:val="a8"/>
                <w:noProof/>
              </w:rPr>
              <w:t>4.13.2 DMS</w:t>
            </w:r>
            <w:r w:rsidR="00507117" w:rsidRPr="00F56604">
              <w:rPr>
                <w:rStyle w:val="a8"/>
                <w:rFonts w:hint="eastAsia"/>
                <w:noProof/>
              </w:rPr>
              <w:t>接口清单：</w:t>
            </w:r>
            <w:r w:rsidR="00507117">
              <w:rPr>
                <w:noProof/>
                <w:webHidden/>
              </w:rPr>
              <w:tab/>
            </w:r>
            <w:r w:rsidR="00507117">
              <w:rPr>
                <w:noProof/>
                <w:webHidden/>
              </w:rPr>
              <w:fldChar w:fldCharType="begin"/>
            </w:r>
            <w:r w:rsidR="00507117">
              <w:rPr>
                <w:noProof/>
                <w:webHidden/>
              </w:rPr>
              <w:instrText xml:space="preserve"> PAGEREF _Toc457987659 \h </w:instrText>
            </w:r>
            <w:r w:rsidR="00507117">
              <w:rPr>
                <w:noProof/>
                <w:webHidden/>
              </w:rPr>
            </w:r>
            <w:r w:rsidR="00507117">
              <w:rPr>
                <w:noProof/>
                <w:webHidden/>
              </w:rPr>
              <w:fldChar w:fldCharType="separate"/>
            </w:r>
            <w:r w:rsidR="00507117">
              <w:rPr>
                <w:noProof/>
                <w:webHidden/>
              </w:rPr>
              <w:t>31</w:t>
            </w:r>
            <w:r w:rsidR="00507117">
              <w:rPr>
                <w:noProof/>
                <w:webHidden/>
              </w:rPr>
              <w:fldChar w:fldCharType="end"/>
            </w:r>
          </w:hyperlink>
        </w:p>
        <w:p w:rsidR="00630D78" w:rsidRPr="00187D6D" w:rsidRDefault="00AF5204" w:rsidP="00344F95">
          <w:pPr>
            <w:pStyle w:val="12"/>
            <w:rPr>
              <w:lang w:eastAsia="zh-CN"/>
            </w:rPr>
          </w:pPr>
          <w:r>
            <w:rPr>
              <w:color w:val="365F91"/>
            </w:rPr>
            <w:fldChar w:fldCharType="end"/>
          </w:r>
        </w:p>
      </w:sdtContent>
    </w:sdt>
    <w:p w:rsidR="00166FA5" w:rsidRDefault="00166FA5">
      <w:pPr>
        <w:rPr>
          <w:rFonts w:asciiTheme="majorEastAsia" w:eastAsiaTheme="majorEastAsia" w:hAnsiTheme="majorEastAsia"/>
          <w:sz w:val="28"/>
          <w:lang w:eastAsia="zh-CN"/>
        </w:rPr>
      </w:pPr>
    </w:p>
    <w:p w:rsidR="00CD072B" w:rsidRDefault="00CD072B">
      <w:pPr>
        <w:rPr>
          <w:rFonts w:asciiTheme="majorEastAsia" w:eastAsiaTheme="majorEastAsia" w:hAnsiTheme="majorEastAsia"/>
          <w:sz w:val="28"/>
          <w:lang w:eastAsia="zh-CN"/>
        </w:rPr>
      </w:pPr>
    </w:p>
    <w:p w:rsidR="00CD072B" w:rsidRDefault="00CD072B">
      <w:pPr>
        <w:rPr>
          <w:rFonts w:asciiTheme="majorEastAsia" w:eastAsiaTheme="majorEastAsia" w:hAnsiTheme="majorEastAsia"/>
          <w:sz w:val="28"/>
          <w:lang w:eastAsia="zh-CN"/>
        </w:rPr>
      </w:pPr>
    </w:p>
    <w:p w:rsidR="00CD072B" w:rsidRDefault="00CD072B">
      <w:pPr>
        <w:rPr>
          <w:rFonts w:asciiTheme="majorEastAsia" w:eastAsiaTheme="majorEastAsia" w:hAnsiTheme="majorEastAsia"/>
          <w:sz w:val="28"/>
          <w:lang w:eastAsia="zh-CN"/>
        </w:rPr>
      </w:pPr>
    </w:p>
    <w:p w:rsidR="00EE4B92" w:rsidRDefault="00EE4B92">
      <w:pPr>
        <w:rPr>
          <w:rFonts w:asciiTheme="majorEastAsia" w:eastAsiaTheme="majorEastAsia" w:hAnsiTheme="majorEastAsia"/>
          <w:sz w:val="28"/>
          <w:lang w:eastAsia="zh-CN"/>
        </w:rPr>
      </w:pPr>
      <w:r>
        <w:rPr>
          <w:rFonts w:asciiTheme="majorEastAsia" w:eastAsiaTheme="majorEastAsia" w:hAnsiTheme="majorEastAsia"/>
          <w:sz w:val="28"/>
          <w:lang w:eastAsia="zh-CN"/>
        </w:rPr>
        <w:br w:type="page"/>
      </w:r>
    </w:p>
    <w:p w:rsidR="00A444EC" w:rsidRPr="009C617E" w:rsidRDefault="00840ACA" w:rsidP="00A444EC">
      <w:pPr>
        <w:pStyle w:val="10"/>
      </w:pPr>
      <w:bookmarkStart w:id="13" w:name="_Toc457987588"/>
      <w:r w:rsidRPr="009C617E">
        <w:rPr>
          <w:rFonts w:hint="eastAsia"/>
        </w:rPr>
        <w:lastRenderedPageBreak/>
        <w:t>1</w:t>
      </w:r>
      <w:r w:rsidR="00A444EC" w:rsidRPr="009C617E">
        <w:t>.</w:t>
      </w:r>
      <w:r w:rsidR="00A444EC" w:rsidRPr="009C617E">
        <w:rPr>
          <w:rFonts w:hint="eastAsia"/>
        </w:rPr>
        <w:t>业务</w:t>
      </w:r>
      <w:r w:rsidR="00A444EC" w:rsidRPr="009C617E">
        <w:t>流程</w:t>
      </w:r>
      <w:bookmarkEnd w:id="13"/>
    </w:p>
    <w:p w:rsidR="00EC371B" w:rsidRDefault="00840ACA" w:rsidP="00EC371B">
      <w:pPr>
        <w:pStyle w:val="20"/>
      </w:pPr>
      <w:bookmarkStart w:id="14" w:name="_Toc457987589"/>
      <w:r w:rsidRPr="009C617E">
        <w:rPr>
          <w:rFonts w:hint="eastAsia"/>
        </w:rPr>
        <w:t>1</w:t>
      </w:r>
      <w:r w:rsidR="00EC371B" w:rsidRPr="009C617E">
        <w:t>.1</w:t>
      </w:r>
      <w:r w:rsidR="00EC371B" w:rsidRPr="009C617E">
        <w:rPr>
          <w:rFonts w:hint="eastAsia"/>
        </w:rPr>
        <w:t>业务总体</w:t>
      </w:r>
      <w:r w:rsidR="00EC371B" w:rsidRPr="009C617E">
        <w:t>流程图</w:t>
      </w:r>
      <w:bookmarkEnd w:id="14"/>
    </w:p>
    <w:p w:rsidR="00C76D75" w:rsidRDefault="00307CD5" w:rsidP="00C76D75">
      <w:pPr>
        <w:rPr>
          <w:lang w:eastAsia="zh-CN"/>
        </w:rPr>
      </w:pPr>
      <w:r>
        <w:rPr>
          <w:noProof/>
          <w:lang w:eastAsia="zh-CN"/>
        </w:rPr>
        <w:drawing>
          <wp:inline distT="0" distB="0" distL="0" distR="0">
            <wp:extent cx="5486400" cy="2936240"/>
            <wp:effectExtent l="19050" t="1905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2936240"/>
                    </a:xfrm>
                    <a:prstGeom prst="rect">
                      <a:avLst/>
                    </a:prstGeom>
                    <a:ln w="3175">
                      <a:solidFill>
                        <a:schemeClr val="accent1"/>
                      </a:solidFill>
                    </a:ln>
                  </pic:spPr>
                </pic:pic>
              </a:graphicData>
            </a:graphic>
          </wp:inline>
        </w:drawing>
      </w:r>
    </w:p>
    <w:p w:rsidR="00536BF6" w:rsidRPr="009C617E" w:rsidRDefault="00840ACA" w:rsidP="00536BF6">
      <w:pPr>
        <w:pStyle w:val="10"/>
      </w:pPr>
      <w:bookmarkStart w:id="15" w:name="_Toc457987590"/>
      <w:r w:rsidRPr="009C617E">
        <w:rPr>
          <w:rFonts w:hint="eastAsia"/>
        </w:rPr>
        <w:t>2</w:t>
      </w:r>
      <w:r w:rsidR="00E83D60" w:rsidRPr="009C617E">
        <w:t>.</w:t>
      </w:r>
      <w:r w:rsidR="00536BF6" w:rsidRPr="009C617E">
        <w:t>业务概述</w:t>
      </w:r>
      <w:bookmarkEnd w:id="15"/>
    </w:p>
    <w:p w:rsidR="00D5497D" w:rsidRDefault="00D5497D" w:rsidP="00A600BD">
      <w:pPr>
        <w:spacing w:line="300" w:lineRule="auto"/>
        <w:ind w:firstLineChars="200" w:firstLine="420"/>
        <w:rPr>
          <w:rFonts w:asciiTheme="majorEastAsia" w:eastAsiaTheme="majorEastAsia" w:hAnsiTheme="majorEastAsia"/>
          <w:sz w:val="21"/>
          <w:szCs w:val="21"/>
          <w:lang w:eastAsia="zh-CN"/>
        </w:rPr>
      </w:pPr>
      <w:r w:rsidRPr="00D5497D">
        <w:rPr>
          <w:rFonts w:asciiTheme="majorEastAsia" w:eastAsiaTheme="majorEastAsia" w:hAnsiTheme="majorEastAsia" w:hint="eastAsia"/>
          <w:sz w:val="21"/>
          <w:szCs w:val="21"/>
          <w:lang w:eastAsia="zh-CN"/>
        </w:rPr>
        <w:t>为盘活经销商店面可用资金，提升经销商资金周转率，广菲克零件部门计划针对授权经销商推出原厂件积压配件发布交易平台，以满足经销商积压配件的信息发布和调拨申请需求</w:t>
      </w:r>
      <w:r>
        <w:rPr>
          <w:rFonts w:asciiTheme="majorEastAsia" w:eastAsiaTheme="majorEastAsia" w:hAnsiTheme="majorEastAsia" w:hint="eastAsia"/>
          <w:sz w:val="21"/>
          <w:szCs w:val="21"/>
          <w:lang w:eastAsia="zh-CN"/>
        </w:rPr>
        <w:t>。</w:t>
      </w:r>
    </w:p>
    <w:p w:rsidR="00536BF6" w:rsidRPr="009C617E" w:rsidRDefault="00D5497D" w:rsidP="00A600BD">
      <w:pPr>
        <w:spacing w:line="300" w:lineRule="auto"/>
        <w:ind w:firstLineChars="200" w:firstLine="420"/>
        <w:rPr>
          <w:rFonts w:asciiTheme="majorEastAsia" w:eastAsiaTheme="majorEastAsia" w:hAnsiTheme="majorEastAsia"/>
          <w:sz w:val="21"/>
          <w:szCs w:val="21"/>
          <w:lang w:eastAsia="zh-CN"/>
        </w:rPr>
      </w:pPr>
      <w:r>
        <w:rPr>
          <w:rFonts w:asciiTheme="majorEastAsia" w:eastAsiaTheme="majorEastAsia" w:hAnsiTheme="majorEastAsia" w:hint="eastAsia"/>
          <w:sz w:val="21"/>
          <w:szCs w:val="21"/>
          <w:lang w:eastAsia="zh-CN"/>
        </w:rPr>
        <w:t>本次</w:t>
      </w:r>
      <w:r>
        <w:rPr>
          <w:rFonts w:asciiTheme="majorEastAsia" w:eastAsiaTheme="majorEastAsia" w:hAnsiTheme="majorEastAsia"/>
          <w:sz w:val="21"/>
          <w:szCs w:val="21"/>
          <w:lang w:eastAsia="zh-CN"/>
        </w:rPr>
        <w:t>积压配件发布及调拨业务改造需求</w:t>
      </w:r>
      <w:r>
        <w:rPr>
          <w:rFonts w:asciiTheme="majorEastAsia" w:eastAsiaTheme="majorEastAsia" w:hAnsiTheme="majorEastAsia" w:hint="eastAsia"/>
          <w:sz w:val="21"/>
          <w:szCs w:val="21"/>
          <w:lang w:eastAsia="zh-CN"/>
        </w:rPr>
        <w:t>涉及具体业务功能调整</w:t>
      </w:r>
      <w:r w:rsidRPr="00D5497D">
        <w:rPr>
          <w:rFonts w:asciiTheme="majorEastAsia" w:eastAsiaTheme="majorEastAsia" w:hAnsiTheme="majorEastAsia" w:hint="eastAsia"/>
          <w:sz w:val="21"/>
          <w:szCs w:val="21"/>
          <w:lang w:eastAsia="zh-CN"/>
        </w:rPr>
        <w:t>如下</w:t>
      </w:r>
      <w:r w:rsidR="00536BF6" w:rsidRPr="009C617E">
        <w:rPr>
          <w:rFonts w:asciiTheme="majorEastAsia" w:eastAsiaTheme="majorEastAsia" w:hAnsiTheme="majorEastAsia" w:hint="eastAsia"/>
          <w:sz w:val="21"/>
          <w:szCs w:val="21"/>
          <w:lang w:eastAsia="zh-CN"/>
        </w:rPr>
        <w:t>：</w:t>
      </w:r>
    </w:p>
    <w:p w:rsidR="0002190D" w:rsidRDefault="00487F87" w:rsidP="00A600BD">
      <w:pPr>
        <w:spacing w:line="300" w:lineRule="auto"/>
        <w:ind w:firstLineChars="200" w:firstLine="420"/>
        <w:rPr>
          <w:rFonts w:asciiTheme="majorEastAsia" w:eastAsiaTheme="majorEastAsia" w:hAnsiTheme="majorEastAsia"/>
          <w:sz w:val="21"/>
          <w:szCs w:val="21"/>
          <w:lang w:eastAsia="zh-CN"/>
        </w:rPr>
      </w:pPr>
      <w:r>
        <w:rPr>
          <w:rFonts w:asciiTheme="majorEastAsia" w:eastAsiaTheme="majorEastAsia" w:hAnsiTheme="majorEastAsia" w:hint="eastAsia"/>
          <w:sz w:val="21"/>
          <w:szCs w:val="21"/>
          <w:lang w:eastAsia="zh-CN"/>
        </w:rPr>
        <w:t>1、</w:t>
      </w:r>
      <w:r w:rsidR="00D5497D">
        <w:rPr>
          <w:rFonts w:asciiTheme="majorEastAsia" w:eastAsiaTheme="majorEastAsia" w:hAnsiTheme="majorEastAsia" w:hint="eastAsia"/>
          <w:sz w:val="21"/>
          <w:szCs w:val="21"/>
          <w:lang w:eastAsia="zh-CN"/>
        </w:rPr>
        <w:t>呆滞品定义</w:t>
      </w:r>
      <w:r w:rsidR="001C0088">
        <w:rPr>
          <w:rFonts w:asciiTheme="majorEastAsia" w:eastAsiaTheme="majorEastAsia" w:hAnsiTheme="majorEastAsia" w:hint="eastAsia"/>
          <w:sz w:val="21"/>
          <w:szCs w:val="21"/>
          <w:lang w:eastAsia="zh-CN"/>
        </w:rPr>
        <w:t>（</w:t>
      </w:r>
      <w:r w:rsidR="00D5497D">
        <w:rPr>
          <w:rFonts w:asciiTheme="majorEastAsia" w:eastAsiaTheme="majorEastAsia" w:hAnsiTheme="majorEastAsia" w:hint="eastAsia"/>
          <w:sz w:val="21"/>
          <w:szCs w:val="21"/>
          <w:lang w:eastAsia="zh-CN"/>
        </w:rPr>
        <w:t>D</w:t>
      </w:r>
      <w:r w:rsidR="00D5497D">
        <w:rPr>
          <w:rFonts w:asciiTheme="majorEastAsia" w:eastAsiaTheme="majorEastAsia" w:hAnsiTheme="majorEastAsia"/>
          <w:sz w:val="21"/>
          <w:szCs w:val="21"/>
          <w:lang w:eastAsia="zh-CN"/>
        </w:rPr>
        <w:t>CS</w:t>
      </w:r>
      <w:r w:rsidR="001C0088">
        <w:rPr>
          <w:rFonts w:asciiTheme="majorEastAsia" w:eastAsiaTheme="majorEastAsia" w:hAnsiTheme="majorEastAsia" w:hint="eastAsia"/>
          <w:sz w:val="21"/>
          <w:szCs w:val="21"/>
          <w:lang w:eastAsia="zh-CN"/>
        </w:rPr>
        <w:t>）</w:t>
      </w:r>
    </w:p>
    <w:p w:rsidR="00E831A5" w:rsidRDefault="00E831A5" w:rsidP="00A600BD">
      <w:pPr>
        <w:spacing w:line="300" w:lineRule="auto"/>
        <w:ind w:firstLineChars="200" w:firstLine="420"/>
        <w:rPr>
          <w:rFonts w:asciiTheme="majorEastAsia" w:eastAsiaTheme="majorEastAsia" w:hAnsiTheme="majorEastAsia"/>
          <w:sz w:val="21"/>
          <w:szCs w:val="21"/>
          <w:lang w:eastAsia="zh-CN"/>
        </w:rPr>
      </w:pPr>
      <w:r>
        <w:rPr>
          <w:rFonts w:asciiTheme="majorEastAsia" w:eastAsiaTheme="majorEastAsia" w:hAnsiTheme="majorEastAsia" w:hint="eastAsia"/>
          <w:sz w:val="21"/>
          <w:szCs w:val="21"/>
          <w:lang w:eastAsia="zh-CN"/>
        </w:rPr>
        <w:t>2、</w:t>
      </w:r>
      <w:r w:rsidR="00D5497D">
        <w:rPr>
          <w:rFonts w:asciiTheme="majorEastAsia" w:eastAsiaTheme="majorEastAsia" w:hAnsiTheme="majorEastAsia" w:hint="eastAsia"/>
          <w:sz w:val="21"/>
          <w:szCs w:val="21"/>
          <w:lang w:eastAsia="zh-CN"/>
        </w:rPr>
        <w:t>呆滞</w:t>
      </w:r>
      <w:proofErr w:type="gramStart"/>
      <w:r w:rsidR="00D5497D">
        <w:rPr>
          <w:rFonts w:asciiTheme="majorEastAsia" w:eastAsiaTheme="majorEastAsia" w:hAnsiTheme="majorEastAsia" w:hint="eastAsia"/>
          <w:sz w:val="21"/>
          <w:szCs w:val="21"/>
          <w:lang w:eastAsia="zh-CN"/>
        </w:rPr>
        <w:t>品数据</w:t>
      </w:r>
      <w:proofErr w:type="gramEnd"/>
      <w:r w:rsidR="00D5497D">
        <w:rPr>
          <w:rFonts w:asciiTheme="majorEastAsia" w:eastAsiaTheme="majorEastAsia" w:hAnsiTheme="majorEastAsia"/>
          <w:sz w:val="21"/>
          <w:szCs w:val="21"/>
          <w:lang w:eastAsia="zh-CN"/>
        </w:rPr>
        <w:t>上报</w:t>
      </w:r>
      <w:r w:rsidR="001C0088">
        <w:rPr>
          <w:rFonts w:asciiTheme="majorEastAsia" w:eastAsiaTheme="majorEastAsia" w:hAnsiTheme="majorEastAsia" w:hint="eastAsia"/>
          <w:sz w:val="21"/>
          <w:szCs w:val="21"/>
          <w:lang w:eastAsia="zh-CN"/>
        </w:rPr>
        <w:t>（</w:t>
      </w:r>
      <w:r w:rsidR="00D5497D">
        <w:rPr>
          <w:rFonts w:asciiTheme="majorEastAsia" w:eastAsiaTheme="majorEastAsia" w:hAnsiTheme="majorEastAsia"/>
          <w:sz w:val="21"/>
          <w:szCs w:val="21"/>
          <w:lang w:eastAsia="zh-CN"/>
        </w:rPr>
        <w:t>DMS</w:t>
      </w:r>
      <w:r w:rsidR="001C0088">
        <w:rPr>
          <w:rFonts w:asciiTheme="majorEastAsia" w:eastAsiaTheme="majorEastAsia" w:hAnsiTheme="majorEastAsia" w:hint="eastAsia"/>
          <w:sz w:val="21"/>
          <w:szCs w:val="21"/>
          <w:lang w:eastAsia="zh-CN"/>
        </w:rPr>
        <w:t>）</w:t>
      </w:r>
    </w:p>
    <w:p w:rsidR="00136542" w:rsidRDefault="00136542" w:rsidP="00A600BD">
      <w:pPr>
        <w:spacing w:line="300" w:lineRule="auto"/>
        <w:ind w:firstLineChars="200" w:firstLine="420"/>
        <w:rPr>
          <w:rFonts w:asciiTheme="majorEastAsia" w:eastAsiaTheme="majorEastAsia" w:hAnsiTheme="majorEastAsia"/>
          <w:sz w:val="21"/>
          <w:szCs w:val="21"/>
          <w:lang w:eastAsia="zh-CN"/>
        </w:rPr>
      </w:pPr>
      <w:r>
        <w:rPr>
          <w:rFonts w:asciiTheme="majorEastAsia" w:eastAsiaTheme="majorEastAsia" w:hAnsiTheme="majorEastAsia" w:hint="eastAsia"/>
          <w:sz w:val="21"/>
          <w:szCs w:val="21"/>
          <w:lang w:eastAsia="zh-CN"/>
        </w:rPr>
        <w:t>3、</w:t>
      </w:r>
      <w:r>
        <w:rPr>
          <w:rFonts w:asciiTheme="majorEastAsia" w:eastAsiaTheme="majorEastAsia" w:hAnsiTheme="majorEastAsia"/>
          <w:sz w:val="21"/>
          <w:szCs w:val="21"/>
          <w:lang w:eastAsia="zh-CN"/>
        </w:rPr>
        <w:t>已发布呆滞品查询（</w:t>
      </w:r>
      <w:r>
        <w:rPr>
          <w:rFonts w:asciiTheme="majorEastAsia" w:eastAsiaTheme="majorEastAsia" w:hAnsiTheme="majorEastAsia" w:hint="eastAsia"/>
          <w:sz w:val="21"/>
          <w:szCs w:val="21"/>
          <w:lang w:eastAsia="zh-CN"/>
        </w:rPr>
        <w:t>DMS</w:t>
      </w:r>
      <w:r>
        <w:rPr>
          <w:rFonts w:asciiTheme="majorEastAsia" w:eastAsiaTheme="majorEastAsia" w:hAnsiTheme="majorEastAsia"/>
          <w:sz w:val="21"/>
          <w:szCs w:val="21"/>
          <w:lang w:eastAsia="zh-CN"/>
        </w:rPr>
        <w:t>）</w:t>
      </w:r>
    </w:p>
    <w:p w:rsidR="001C0088" w:rsidRDefault="00136542" w:rsidP="00A600BD">
      <w:pPr>
        <w:spacing w:line="300" w:lineRule="auto"/>
        <w:ind w:firstLineChars="200" w:firstLine="420"/>
        <w:rPr>
          <w:rFonts w:asciiTheme="majorEastAsia" w:eastAsiaTheme="majorEastAsia" w:hAnsiTheme="majorEastAsia"/>
          <w:sz w:val="21"/>
          <w:szCs w:val="21"/>
          <w:lang w:eastAsia="zh-CN"/>
        </w:rPr>
      </w:pPr>
      <w:r>
        <w:rPr>
          <w:rFonts w:asciiTheme="majorEastAsia" w:eastAsiaTheme="majorEastAsia" w:hAnsiTheme="majorEastAsia"/>
          <w:sz w:val="21"/>
          <w:szCs w:val="21"/>
          <w:lang w:eastAsia="zh-CN"/>
        </w:rPr>
        <w:t>4</w:t>
      </w:r>
      <w:r w:rsidR="001C0088">
        <w:rPr>
          <w:rFonts w:asciiTheme="majorEastAsia" w:eastAsiaTheme="majorEastAsia" w:hAnsiTheme="majorEastAsia" w:hint="eastAsia"/>
          <w:sz w:val="21"/>
          <w:szCs w:val="21"/>
          <w:lang w:eastAsia="zh-CN"/>
        </w:rPr>
        <w:t>、</w:t>
      </w:r>
      <w:r w:rsidR="00D5497D">
        <w:rPr>
          <w:rFonts w:asciiTheme="majorEastAsia" w:eastAsiaTheme="majorEastAsia" w:hAnsiTheme="majorEastAsia" w:hint="eastAsia"/>
          <w:sz w:val="21"/>
          <w:szCs w:val="21"/>
          <w:lang w:eastAsia="zh-CN"/>
        </w:rPr>
        <w:t>呆滞</w:t>
      </w:r>
      <w:proofErr w:type="gramStart"/>
      <w:r w:rsidR="00D5497D">
        <w:rPr>
          <w:rFonts w:asciiTheme="majorEastAsia" w:eastAsiaTheme="majorEastAsia" w:hAnsiTheme="majorEastAsia" w:hint="eastAsia"/>
          <w:sz w:val="21"/>
          <w:szCs w:val="21"/>
          <w:lang w:eastAsia="zh-CN"/>
        </w:rPr>
        <w:t>品发布</w:t>
      </w:r>
      <w:proofErr w:type="gramEnd"/>
      <w:r w:rsidR="00D5497D">
        <w:rPr>
          <w:rFonts w:asciiTheme="majorEastAsia" w:eastAsiaTheme="majorEastAsia" w:hAnsiTheme="majorEastAsia" w:hint="eastAsia"/>
          <w:sz w:val="21"/>
          <w:szCs w:val="21"/>
          <w:lang w:eastAsia="zh-CN"/>
        </w:rPr>
        <w:t>信息</w:t>
      </w:r>
      <w:r w:rsidR="00D5497D">
        <w:rPr>
          <w:rFonts w:asciiTheme="majorEastAsia" w:eastAsiaTheme="majorEastAsia" w:hAnsiTheme="majorEastAsia"/>
          <w:sz w:val="21"/>
          <w:szCs w:val="21"/>
          <w:lang w:eastAsia="zh-CN"/>
        </w:rPr>
        <w:t>查询</w:t>
      </w:r>
      <w:r w:rsidR="001C0088">
        <w:rPr>
          <w:rFonts w:asciiTheme="majorEastAsia" w:eastAsiaTheme="majorEastAsia" w:hAnsiTheme="majorEastAsia" w:hint="eastAsia"/>
          <w:sz w:val="21"/>
          <w:szCs w:val="21"/>
          <w:lang w:eastAsia="zh-CN"/>
        </w:rPr>
        <w:t>(</w:t>
      </w:r>
      <w:r w:rsidR="00D5497D">
        <w:rPr>
          <w:rFonts w:asciiTheme="majorEastAsia" w:eastAsiaTheme="majorEastAsia" w:hAnsiTheme="majorEastAsia"/>
          <w:sz w:val="21"/>
          <w:szCs w:val="21"/>
          <w:lang w:eastAsia="zh-CN"/>
        </w:rPr>
        <w:t>DC</w:t>
      </w:r>
      <w:r w:rsidR="001C0088">
        <w:rPr>
          <w:rFonts w:asciiTheme="majorEastAsia" w:eastAsiaTheme="majorEastAsia" w:hAnsiTheme="majorEastAsia"/>
          <w:sz w:val="21"/>
          <w:szCs w:val="21"/>
          <w:lang w:eastAsia="zh-CN"/>
        </w:rPr>
        <w:t>S</w:t>
      </w:r>
      <w:r w:rsidR="001C0088">
        <w:rPr>
          <w:rFonts w:asciiTheme="majorEastAsia" w:eastAsiaTheme="majorEastAsia" w:hAnsiTheme="majorEastAsia" w:hint="eastAsia"/>
          <w:sz w:val="21"/>
          <w:szCs w:val="21"/>
          <w:lang w:eastAsia="zh-CN"/>
        </w:rPr>
        <w:t>)</w:t>
      </w:r>
    </w:p>
    <w:p w:rsidR="001C0088" w:rsidRPr="00A600BD" w:rsidRDefault="00136542" w:rsidP="00A600BD">
      <w:pPr>
        <w:spacing w:line="300" w:lineRule="auto"/>
        <w:ind w:firstLineChars="200" w:firstLine="420"/>
        <w:rPr>
          <w:rFonts w:asciiTheme="majorEastAsia" w:eastAsiaTheme="majorEastAsia" w:hAnsiTheme="majorEastAsia"/>
          <w:sz w:val="21"/>
          <w:szCs w:val="21"/>
          <w:lang w:eastAsia="zh-CN"/>
        </w:rPr>
      </w:pPr>
      <w:r>
        <w:rPr>
          <w:rFonts w:asciiTheme="majorEastAsia" w:eastAsiaTheme="majorEastAsia" w:hAnsiTheme="majorEastAsia"/>
          <w:sz w:val="21"/>
          <w:szCs w:val="21"/>
          <w:lang w:eastAsia="zh-CN"/>
        </w:rPr>
        <w:t>5</w:t>
      </w:r>
      <w:r w:rsidR="001C0088">
        <w:rPr>
          <w:rFonts w:asciiTheme="majorEastAsia" w:eastAsiaTheme="majorEastAsia" w:hAnsiTheme="majorEastAsia" w:hint="eastAsia"/>
          <w:sz w:val="21"/>
          <w:szCs w:val="21"/>
          <w:lang w:eastAsia="zh-CN"/>
        </w:rPr>
        <w:t>、</w:t>
      </w:r>
      <w:r w:rsidR="00D5497D">
        <w:rPr>
          <w:rFonts w:asciiTheme="majorEastAsia" w:eastAsiaTheme="majorEastAsia" w:hAnsiTheme="majorEastAsia" w:hint="eastAsia"/>
          <w:sz w:val="21"/>
          <w:szCs w:val="21"/>
          <w:lang w:eastAsia="zh-CN"/>
        </w:rPr>
        <w:t>呆滞品交易</w:t>
      </w:r>
      <w:r w:rsidR="00D5497D">
        <w:rPr>
          <w:rFonts w:asciiTheme="majorEastAsia" w:eastAsiaTheme="majorEastAsia" w:hAnsiTheme="majorEastAsia"/>
          <w:sz w:val="21"/>
          <w:szCs w:val="21"/>
          <w:lang w:eastAsia="zh-CN"/>
        </w:rPr>
        <w:t>确认</w:t>
      </w:r>
      <w:r w:rsidR="001C0088">
        <w:rPr>
          <w:rFonts w:asciiTheme="majorEastAsia" w:eastAsiaTheme="majorEastAsia" w:hAnsiTheme="majorEastAsia"/>
          <w:sz w:val="21"/>
          <w:szCs w:val="21"/>
          <w:lang w:eastAsia="zh-CN"/>
        </w:rPr>
        <w:t>（</w:t>
      </w:r>
      <w:r w:rsidR="00D5497D">
        <w:rPr>
          <w:rFonts w:asciiTheme="majorEastAsia" w:eastAsiaTheme="majorEastAsia" w:hAnsiTheme="majorEastAsia" w:hint="eastAsia"/>
          <w:sz w:val="21"/>
          <w:szCs w:val="21"/>
          <w:lang w:eastAsia="zh-CN"/>
        </w:rPr>
        <w:t>D</w:t>
      </w:r>
      <w:r w:rsidR="00D5497D">
        <w:rPr>
          <w:rFonts w:asciiTheme="majorEastAsia" w:eastAsiaTheme="majorEastAsia" w:hAnsiTheme="majorEastAsia"/>
          <w:sz w:val="21"/>
          <w:szCs w:val="21"/>
          <w:lang w:eastAsia="zh-CN"/>
        </w:rPr>
        <w:t>C</w:t>
      </w:r>
      <w:r w:rsidR="001C0088">
        <w:rPr>
          <w:rFonts w:asciiTheme="majorEastAsia" w:eastAsiaTheme="majorEastAsia" w:hAnsiTheme="majorEastAsia" w:hint="eastAsia"/>
          <w:sz w:val="21"/>
          <w:szCs w:val="21"/>
          <w:lang w:eastAsia="zh-CN"/>
        </w:rPr>
        <w:t>S</w:t>
      </w:r>
      <w:r w:rsidR="001C0088">
        <w:rPr>
          <w:rFonts w:asciiTheme="majorEastAsia" w:eastAsiaTheme="majorEastAsia" w:hAnsiTheme="majorEastAsia"/>
          <w:sz w:val="21"/>
          <w:szCs w:val="21"/>
          <w:lang w:eastAsia="zh-CN"/>
        </w:rPr>
        <w:t>）</w:t>
      </w:r>
    </w:p>
    <w:p w:rsidR="00B87663" w:rsidRPr="00A600BD" w:rsidRDefault="00136542" w:rsidP="00A600BD">
      <w:pPr>
        <w:spacing w:line="300" w:lineRule="auto"/>
        <w:ind w:firstLineChars="200" w:firstLine="420"/>
        <w:rPr>
          <w:rFonts w:asciiTheme="majorEastAsia" w:eastAsiaTheme="majorEastAsia" w:hAnsiTheme="majorEastAsia"/>
          <w:sz w:val="21"/>
          <w:szCs w:val="21"/>
          <w:lang w:eastAsia="zh-CN"/>
        </w:rPr>
      </w:pPr>
      <w:r>
        <w:rPr>
          <w:rFonts w:asciiTheme="majorEastAsia" w:eastAsiaTheme="majorEastAsia" w:hAnsiTheme="majorEastAsia"/>
          <w:sz w:val="21"/>
          <w:szCs w:val="21"/>
          <w:lang w:eastAsia="zh-CN"/>
        </w:rPr>
        <w:t>6</w:t>
      </w:r>
      <w:r w:rsidR="00B87663">
        <w:rPr>
          <w:rFonts w:asciiTheme="majorEastAsia" w:eastAsiaTheme="majorEastAsia" w:hAnsiTheme="majorEastAsia" w:hint="eastAsia"/>
          <w:sz w:val="21"/>
          <w:szCs w:val="21"/>
          <w:lang w:eastAsia="zh-CN"/>
        </w:rPr>
        <w:t>、</w:t>
      </w:r>
      <w:r w:rsidR="00D5497D">
        <w:rPr>
          <w:rFonts w:asciiTheme="majorEastAsia" w:eastAsiaTheme="majorEastAsia" w:hAnsiTheme="majorEastAsia" w:hint="eastAsia"/>
          <w:sz w:val="21"/>
          <w:szCs w:val="21"/>
          <w:lang w:eastAsia="zh-CN"/>
        </w:rPr>
        <w:t>调拨出库</w:t>
      </w:r>
      <w:r w:rsidR="00B87663">
        <w:rPr>
          <w:rFonts w:asciiTheme="majorEastAsia" w:eastAsiaTheme="majorEastAsia" w:hAnsiTheme="majorEastAsia"/>
          <w:sz w:val="21"/>
          <w:szCs w:val="21"/>
          <w:lang w:eastAsia="zh-CN"/>
        </w:rPr>
        <w:t>（</w:t>
      </w:r>
      <w:r w:rsidR="00D5497D">
        <w:rPr>
          <w:rFonts w:asciiTheme="majorEastAsia" w:eastAsiaTheme="majorEastAsia" w:hAnsiTheme="majorEastAsia"/>
          <w:sz w:val="21"/>
          <w:szCs w:val="21"/>
          <w:lang w:eastAsia="zh-CN"/>
        </w:rPr>
        <w:t>DMS</w:t>
      </w:r>
      <w:r w:rsidR="00B87663">
        <w:rPr>
          <w:rFonts w:asciiTheme="majorEastAsia" w:eastAsiaTheme="majorEastAsia" w:hAnsiTheme="majorEastAsia"/>
          <w:sz w:val="21"/>
          <w:szCs w:val="21"/>
          <w:lang w:eastAsia="zh-CN"/>
        </w:rPr>
        <w:t>）</w:t>
      </w:r>
    </w:p>
    <w:p w:rsidR="001C0088" w:rsidRDefault="00136542" w:rsidP="00A600BD">
      <w:pPr>
        <w:spacing w:line="300" w:lineRule="auto"/>
        <w:ind w:firstLineChars="200" w:firstLine="420"/>
        <w:rPr>
          <w:rFonts w:asciiTheme="majorEastAsia" w:eastAsiaTheme="majorEastAsia" w:hAnsiTheme="majorEastAsia"/>
          <w:sz w:val="21"/>
          <w:szCs w:val="21"/>
          <w:lang w:eastAsia="zh-CN"/>
        </w:rPr>
      </w:pPr>
      <w:r>
        <w:rPr>
          <w:rFonts w:asciiTheme="majorEastAsia" w:eastAsiaTheme="majorEastAsia" w:hAnsiTheme="majorEastAsia"/>
          <w:sz w:val="21"/>
          <w:szCs w:val="21"/>
          <w:lang w:eastAsia="zh-CN"/>
        </w:rPr>
        <w:t>7</w:t>
      </w:r>
      <w:r w:rsidR="001C0088">
        <w:rPr>
          <w:rFonts w:asciiTheme="majorEastAsia" w:eastAsiaTheme="majorEastAsia" w:hAnsiTheme="majorEastAsia" w:hint="eastAsia"/>
          <w:sz w:val="21"/>
          <w:szCs w:val="21"/>
          <w:lang w:eastAsia="zh-CN"/>
        </w:rPr>
        <w:t>、</w:t>
      </w:r>
      <w:r w:rsidR="00D5497D">
        <w:rPr>
          <w:rFonts w:asciiTheme="majorEastAsia" w:eastAsiaTheme="majorEastAsia" w:hAnsiTheme="majorEastAsia" w:hint="eastAsia"/>
          <w:sz w:val="21"/>
          <w:szCs w:val="21"/>
          <w:lang w:eastAsia="zh-CN"/>
        </w:rPr>
        <w:t>调拨入库</w:t>
      </w:r>
      <w:r w:rsidR="001C0088">
        <w:rPr>
          <w:rFonts w:asciiTheme="majorEastAsia" w:eastAsiaTheme="majorEastAsia" w:hAnsiTheme="majorEastAsia" w:hint="eastAsia"/>
          <w:sz w:val="21"/>
          <w:szCs w:val="21"/>
          <w:lang w:eastAsia="zh-CN"/>
        </w:rPr>
        <w:t>（</w:t>
      </w:r>
      <w:r w:rsidR="00D5497D">
        <w:rPr>
          <w:rFonts w:asciiTheme="majorEastAsia" w:eastAsiaTheme="majorEastAsia" w:hAnsiTheme="majorEastAsia"/>
          <w:sz w:val="21"/>
          <w:szCs w:val="21"/>
          <w:lang w:eastAsia="zh-CN"/>
        </w:rPr>
        <w:t>DMS</w:t>
      </w:r>
      <w:r w:rsidR="001C0088">
        <w:rPr>
          <w:rFonts w:asciiTheme="majorEastAsia" w:eastAsiaTheme="majorEastAsia" w:hAnsiTheme="majorEastAsia" w:hint="eastAsia"/>
          <w:sz w:val="21"/>
          <w:szCs w:val="21"/>
          <w:lang w:eastAsia="zh-CN"/>
        </w:rPr>
        <w:t>）</w:t>
      </w:r>
    </w:p>
    <w:p w:rsidR="001C0088" w:rsidRDefault="00136542" w:rsidP="00A600BD">
      <w:pPr>
        <w:spacing w:line="300" w:lineRule="auto"/>
        <w:ind w:firstLineChars="200" w:firstLine="420"/>
        <w:rPr>
          <w:rFonts w:asciiTheme="majorEastAsia" w:eastAsiaTheme="majorEastAsia" w:hAnsiTheme="majorEastAsia"/>
          <w:sz w:val="21"/>
          <w:szCs w:val="21"/>
          <w:lang w:eastAsia="zh-CN"/>
        </w:rPr>
      </w:pPr>
      <w:r>
        <w:rPr>
          <w:rFonts w:asciiTheme="majorEastAsia" w:eastAsiaTheme="majorEastAsia" w:hAnsiTheme="majorEastAsia"/>
          <w:sz w:val="21"/>
          <w:szCs w:val="21"/>
          <w:lang w:eastAsia="zh-CN"/>
        </w:rPr>
        <w:t>8</w:t>
      </w:r>
      <w:r w:rsidR="001C0088">
        <w:rPr>
          <w:rFonts w:asciiTheme="majorEastAsia" w:eastAsiaTheme="majorEastAsia" w:hAnsiTheme="majorEastAsia" w:hint="eastAsia"/>
          <w:sz w:val="21"/>
          <w:szCs w:val="21"/>
          <w:lang w:eastAsia="zh-CN"/>
        </w:rPr>
        <w:t>、</w:t>
      </w:r>
      <w:r w:rsidR="00D5497D">
        <w:rPr>
          <w:rFonts w:asciiTheme="majorEastAsia" w:eastAsiaTheme="majorEastAsia" w:hAnsiTheme="majorEastAsia" w:hint="eastAsia"/>
          <w:sz w:val="21"/>
          <w:szCs w:val="21"/>
          <w:lang w:eastAsia="zh-CN"/>
        </w:rPr>
        <w:t>呆滞品交易</w:t>
      </w:r>
      <w:r w:rsidR="00D5497D">
        <w:rPr>
          <w:rFonts w:asciiTheme="majorEastAsia" w:eastAsiaTheme="majorEastAsia" w:hAnsiTheme="majorEastAsia"/>
          <w:sz w:val="21"/>
          <w:szCs w:val="21"/>
          <w:lang w:eastAsia="zh-CN"/>
        </w:rPr>
        <w:t>历史查询</w:t>
      </w:r>
      <w:r w:rsidR="001C0088">
        <w:rPr>
          <w:rFonts w:asciiTheme="majorEastAsia" w:eastAsiaTheme="majorEastAsia" w:hAnsiTheme="majorEastAsia"/>
          <w:sz w:val="21"/>
          <w:szCs w:val="21"/>
          <w:lang w:eastAsia="zh-CN"/>
        </w:rPr>
        <w:t>（</w:t>
      </w:r>
      <w:r w:rsidR="00D5497D">
        <w:rPr>
          <w:rFonts w:asciiTheme="majorEastAsia" w:eastAsiaTheme="majorEastAsia" w:hAnsiTheme="majorEastAsia" w:hint="eastAsia"/>
          <w:sz w:val="21"/>
          <w:szCs w:val="21"/>
          <w:lang w:eastAsia="zh-CN"/>
        </w:rPr>
        <w:t>DCS</w:t>
      </w:r>
      <w:r w:rsidR="001C0088">
        <w:rPr>
          <w:rFonts w:asciiTheme="majorEastAsia" w:eastAsiaTheme="majorEastAsia" w:hAnsiTheme="majorEastAsia"/>
          <w:sz w:val="21"/>
          <w:szCs w:val="21"/>
          <w:lang w:eastAsia="zh-CN"/>
        </w:rPr>
        <w:t>）</w:t>
      </w:r>
    </w:p>
    <w:p w:rsidR="00F108E6" w:rsidRDefault="00136542" w:rsidP="00A600BD">
      <w:pPr>
        <w:spacing w:line="300" w:lineRule="auto"/>
        <w:ind w:firstLineChars="200" w:firstLine="420"/>
        <w:rPr>
          <w:rFonts w:asciiTheme="majorEastAsia" w:eastAsiaTheme="majorEastAsia" w:hAnsiTheme="majorEastAsia"/>
          <w:sz w:val="21"/>
          <w:szCs w:val="21"/>
          <w:lang w:eastAsia="zh-CN"/>
        </w:rPr>
      </w:pPr>
      <w:r>
        <w:rPr>
          <w:rFonts w:asciiTheme="majorEastAsia" w:eastAsiaTheme="majorEastAsia" w:hAnsiTheme="majorEastAsia"/>
          <w:sz w:val="21"/>
          <w:szCs w:val="21"/>
          <w:lang w:eastAsia="zh-CN"/>
        </w:rPr>
        <w:t>9</w:t>
      </w:r>
      <w:r w:rsidR="00F108E6">
        <w:rPr>
          <w:rFonts w:asciiTheme="majorEastAsia" w:eastAsiaTheme="majorEastAsia" w:hAnsiTheme="majorEastAsia" w:hint="eastAsia"/>
          <w:sz w:val="21"/>
          <w:szCs w:val="21"/>
          <w:lang w:eastAsia="zh-CN"/>
        </w:rPr>
        <w:t>、</w:t>
      </w:r>
      <w:r w:rsidR="004728F6">
        <w:rPr>
          <w:rFonts w:asciiTheme="majorEastAsia" w:eastAsiaTheme="majorEastAsia" w:hAnsiTheme="majorEastAsia" w:hint="eastAsia"/>
          <w:sz w:val="21"/>
          <w:szCs w:val="21"/>
          <w:lang w:eastAsia="zh-CN"/>
        </w:rPr>
        <w:t>呆滞</w:t>
      </w:r>
      <w:proofErr w:type="gramStart"/>
      <w:r w:rsidR="004728F6">
        <w:rPr>
          <w:rFonts w:asciiTheme="majorEastAsia" w:eastAsiaTheme="majorEastAsia" w:hAnsiTheme="majorEastAsia" w:hint="eastAsia"/>
          <w:sz w:val="21"/>
          <w:szCs w:val="21"/>
          <w:lang w:eastAsia="zh-CN"/>
        </w:rPr>
        <w:t>品发布</w:t>
      </w:r>
      <w:proofErr w:type="gramEnd"/>
      <w:r w:rsidR="004728F6">
        <w:rPr>
          <w:rFonts w:asciiTheme="majorEastAsia" w:eastAsiaTheme="majorEastAsia" w:hAnsiTheme="majorEastAsia" w:hint="eastAsia"/>
          <w:sz w:val="21"/>
          <w:szCs w:val="21"/>
          <w:lang w:eastAsia="zh-CN"/>
        </w:rPr>
        <w:t>信息</w:t>
      </w:r>
      <w:r w:rsidR="004728F6">
        <w:rPr>
          <w:rFonts w:asciiTheme="majorEastAsia" w:eastAsiaTheme="majorEastAsia" w:hAnsiTheme="majorEastAsia"/>
          <w:sz w:val="21"/>
          <w:szCs w:val="21"/>
          <w:lang w:eastAsia="zh-CN"/>
        </w:rPr>
        <w:t>查询</w:t>
      </w:r>
      <w:r w:rsidR="004728F6">
        <w:rPr>
          <w:rFonts w:asciiTheme="majorEastAsia" w:eastAsiaTheme="majorEastAsia" w:hAnsiTheme="majorEastAsia" w:hint="eastAsia"/>
          <w:sz w:val="21"/>
          <w:szCs w:val="21"/>
          <w:lang w:eastAsia="zh-CN"/>
        </w:rPr>
        <w:t>(</w:t>
      </w:r>
      <w:r w:rsidR="004728F6">
        <w:rPr>
          <w:rFonts w:asciiTheme="majorEastAsia" w:eastAsiaTheme="majorEastAsia" w:hAnsiTheme="majorEastAsia"/>
          <w:sz w:val="21"/>
          <w:szCs w:val="21"/>
          <w:lang w:eastAsia="zh-CN"/>
        </w:rPr>
        <w:t>DMS</w:t>
      </w:r>
      <w:r w:rsidR="00A057B8">
        <w:rPr>
          <w:rFonts w:asciiTheme="majorEastAsia" w:eastAsiaTheme="majorEastAsia" w:hAnsiTheme="majorEastAsia" w:hint="eastAsia"/>
          <w:sz w:val="21"/>
          <w:szCs w:val="21"/>
          <w:lang w:eastAsia="zh-CN"/>
        </w:rPr>
        <w:t>集成</w:t>
      </w:r>
      <w:r w:rsidR="004728F6">
        <w:rPr>
          <w:rFonts w:asciiTheme="majorEastAsia" w:eastAsiaTheme="majorEastAsia" w:hAnsiTheme="majorEastAsia" w:hint="eastAsia"/>
          <w:sz w:val="21"/>
          <w:szCs w:val="21"/>
          <w:lang w:eastAsia="zh-CN"/>
        </w:rPr>
        <w:t>)</w:t>
      </w:r>
    </w:p>
    <w:p w:rsidR="004728F6" w:rsidRDefault="00136542" w:rsidP="00A600BD">
      <w:pPr>
        <w:spacing w:line="300" w:lineRule="auto"/>
        <w:ind w:firstLineChars="200" w:firstLine="420"/>
        <w:rPr>
          <w:rFonts w:asciiTheme="majorEastAsia" w:eastAsiaTheme="majorEastAsia" w:hAnsiTheme="majorEastAsia"/>
          <w:sz w:val="21"/>
          <w:szCs w:val="21"/>
          <w:lang w:eastAsia="zh-CN"/>
        </w:rPr>
      </w:pPr>
      <w:r>
        <w:rPr>
          <w:rFonts w:asciiTheme="majorEastAsia" w:eastAsiaTheme="majorEastAsia" w:hAnsiTheme="majorEastAsia"/>
          <w:sz w:val="21"/>
          <w:szCs w:val="21"/>
          <w:lang w:eastAsia="zh-CN"/>
        </w:rPr>
        <w:t>10</w:t>
      </w:r>
      <w:r w:rsidR="004728F6">
        <w:rPr>
          <w:rFonts w:asciiTheme="majorEastAsia" w:eastAsiaTheme="majorEastAsia" w:hAnsiTheme="majorEastAsia" w:hint="eastAsia"/>
          <w:sz w:val="21"/>
          <w:szCs w:val="21"/>
          <w:lang w:eastAsia="zh-CN"/>
        </w:rPr>
        <w:t>、呆滞品交易</w:t>
      </w:r>
      <w:r w:rsidR="004728F6">
        <w:rPr>
          <w:rFonts w:asciiTheme="majorEastAsia" w:eastAsiaTheme="majorEastAsia" w:hAnsiTheme="majorEastAsia"/>
          <w:sz w:val="21"/>
          <w:szCs w:val="21"/>
          <w:lang w:eastAsia="zh-CN"/>
        </w:rPr>
        <w:t>确认（</w:t>
      </w:r>
      <w:r w:rsidR="00A057B8">
        <w:rPr>
          <w:rFonts w:asciiTheme="majorEastAsia" w:eastAsiaTheme="majorEastAsia" w:hAnsiTheme="majorEastAsia"/>
          <w:sz w:val="21"/>
          <w:szCs w:val="21"/>
          <w:lang w:eastAsia="zh-CN"/>
        </w:rPr>
        <w:t>DMS</w:t>
      </w:r>
      <w:r w:rsidR="00A057B8">
        <w:rPr>
          <w:rFonts w:asciiTheme="majorEastAsia" w:eastAsiaTheme="majorEastAsia" w:hAnsiTheme="majorEastAsia" w:hint="eastAsia"/>
          <w:sz w:val="21"/>
          <w:szCs w:val="21"/>
          <w:lang w:eastAsia="zh-CN"/>
        </w:rPr>
        <w:t>集成</w:t>
      </w:r>
      <w:r w:rsidR="004728F6">
        <w:rPr>
          <w:rFonts w:asciiTheme="majorEastAsia" w:eastAsiaTheme="majorEastAsia" w:hAnsiTheme="majorEastAsia"/>
          <w:sz w:val="21"/>
          <w:szCs w:val="21"/>
          <w:lang w:eastAsia="zh-CN"/>
        </w:rPr>
        <w:t>）</w:t>
      </w:r>
    </w:p>
    <w:p w:rsidR="004728F6" w:rsidRDefault="004728F6" w:rsidP="004728F6">
      <w:pPr>
        <w:spacing w:line="300" w:lineRule="auto"/>
        <w:ind w:firstLineChars="200" w:firstLine="420"/>
        <w:rPr>
          <w:rFonts w:asciiTheme="majorEastAsia" w:eastAsiaTheme="majorEastAsia" w:hAnsiTheme="majorEastAsia"/>
          <w:sz w:val="21"/>
          <w:szCs w:val="21"/>
          <w:lang w:eastAsia="zh-CN"/>
        </w:rPr>
      </w:pPr>
      <w:r>
        <w:rPr>
          <w:rFonts w:asciiTheme="majorEastAsia" w:eastAsiaTheme="majorEastAsia" w:hAnsiTheme="majorEastAsia" w:hint="eastAsia"/>
          <w:sz w:val="21"/>
          <w:szCs w:val="21"/>
          <w:lang w:eastAsia="zh-CN"/>
        </w:rPr>
        <w:t>1</w:t>
      </w:r>
      <w:r w:rsidR="00136542">
        <w:rPr>
          <w:rFonts w:asciiTheme="majorEastAsia" w:eastAsiaTheme="majorEastAsia" w:hAnsiTheme="majorEastAsia"/>
          <w:sz w:val="21"/>
          <w:szCs w:val="21"/>
          <w:lang w:eastAsia="zh-CN"/>
        </w:rPr>
        <w:t>1</w:t>
      </w:r>
      <w:r>
        <w:rPr>
          <w:rFonts w:asciiTheme="majorEastAsia" w:eastAsiaTheme="majorEastAsia" w:hAnsiTheme="majorEastAsia" w:hint="eastAsia"/>
          <w:sz w:val="21"/>
          <w:szCs w:val="21"/>
          <w:lang w:eastAsia="zh-CN"/>
        </w:rPr>
        <w:t>、呆滞品交易</w:t>
      </w:r>
      <w:r>
        <w:rPr>
          <w:rFonts w:asciiTheme="majorEastAsia" w:eastAsiaTheme="majorEastAsia" w:hAnsiTheme="majorEastAsia"/>
          <w:sz w:val="21"/>
          <w:szCs w:val="21"/>
          <w:lang w:eastAsia="zh-CN"/>
        </w:rPr>
        <w:t>历史查询（</w:t>
      </w:r>
      <w:r w:rsidR="00A057B8">
        <w:rPr>
          <w:rFonts w:asciiTheme="majorEastAsia" w:eastAsiaTheme="majorEastAsia" w:hAnsiTheme="majorEastAsia"/>
          <w:sz w:val="21"/>
          <w:szCs w:val="21"/>
          <w:lang w:eastAsia="zh-CN"/>
        </w:rPr>
        <w:t>DMS</w:t>
      </w:r>
      <w:r w:rsidR="00A057B8">
        <w:rPr>
          <w:rFonts w:asciiTheme="majorEastAsia" w:eastAsiaTheme="majorEastAsia" w:hAnsiTheme="majorEastAsia" w:hint="eastAsia"/>
          <w:sz w:val="21"/>
          <w:szCs w:val="21"/>
          <w:lang w:eastAsia="zh-CN"/>
        </w:rPr>
        <w:t>集成</w:t>
      </w:r>
      <w:r>
        <w:rPr>
          <w:rFonts w:asciiTheme="majorEastAsia" w:eastAsiaTheme="majorEastAsia" w:hAnsiTheme="majorEastAsia"/>
          <w:sz w:val="21"/>
          <w:szCs w:val="21"/>
          <w:lang w:eastAsia="zh-CN"/>
        </w:rPr>
        <w:t>）</w:t>
      </w:r>
    </w:p>
    <w:p w:rsidR="00FC16F0" w:rsidRPr="004728F6" w:rsidRDefault="00FC16F0" w:rsidP="004728F6">
      <w:pPr>
        <w:spacing w:line="300" w:lineRule="auto"/>
        <w:ind w:firstLineChars="200" w:firstLine="420"/>
        <w:rPr>
          <w:rFonts w:asciiTheme="majorEastAsia" w:eastAsiaTheme="majorEastAsia" w:hAnsiTheme="majorEastAsia"/>
          <w:sz w:val="21"/>
          <w:szCs w:val="21"/>
          <w:lang w:eastAsia="zh-CN"/>
        </w:rPr>
      </w:pPr>
      <w:r>
        <w:rPr>
          <w:rFonts w:asciiTheme="majorEastAsia" w:eastAsiaTheme="majorEastAsia" w:hAnsiTheme="majorEastAsia" w:hint="eastAsia"/>
          <w:sz w:val="21"/>
          <w:szCs w:val="21"/>
          <w:lang w:eastAsia="zh-CN"/>
        </w:rPr>
        <w:t>1</w:t>
      </w:r>
      <w:r w:rsidR="00136542">
        <w:rPr>
          <w:rFonts w:asciiTheme="majorEastAsia" w:eastAsiaTheme="majorEastAsia" w:hAnsiTheme="majorEastAsia"/>
          <w:sz w:val="21"/>
          <w:szCs w:val="21"/>
          <w:lang w:eastAsia="zh-CN"/>
        </w:rPr>
        <w:t>2</w:t>
      </w:r>
      <w:r>
        <w:rPr>
          <w:rFonts w:asciiTheme="majorEastAsia" w:eastAsiaTheme="majorEastAsia" w:hAnsiTheme="majorEastAsia" w:hint="eastAsia"/>
          <w:sz w:val="21"/>
          <w:szCs w:val="21"/>
          <w:lang w:eastAsia="zh-CN"/>
        </w:rPr>
        <w:t>、</w:t>
      </w:r>
      <w:r>
        <w:rPr>
          <w:rFonts w:asciiTheme="majorEastAsia" w:eastAsiaTheme="majorEastAsia" w:hAnsiTheme="majorEastAsia"/>
          <w:sz w:val="21"/>
          <w:szCs w:val="21"/>
          <w:lang w:eastAsia="zh-CN"/>
        </w:rPr>
        <w:t>呆滞</w:t>
      </w:r>
      <w:r>
        <w:rPr>
          <w:rFonts w:asciiTheme="majorEastAsia" w:eastAsiaTheme="majorEastAsia" w:hAnsiTheme="majorEastAsia" w:hint="eastAsia"/>
          <w:sz w:val="21"/>
          <w:szCs w:val="21"/>
          <w:lang w:eastAsia="zh-CN"/>
        </w:rPr>
        <w:t>品</w:t>
      </w:r>
      <w:r>
        <w:rPr>
          <w:rFonts w:asciiTheme="majorEastAsia" w:eastAsiaTheme="majorEastAsia" w:hAnsiTheme="majorEastAsia"/>
          <w:sz w:val="21"/>
          <w:szCs w:val="21"/>
          <w:lang w:eastAsia="zh-CN"/>
        </w:rPr>
        <w:t>查询</w:t>
      </w:r>
      <w:r>
        <w:rPr>
          <w:rFonts w:asciiTheme="majorEastAsia" w:eastAsiaTheme="majorEastAsia" w:hAnsiTheme="majorEastAsia" w:hint="eastAsia"/>
          <w:sz w:val="21"/>
          <w:szCs w:val="21"/>
          <w:lang w:eastAsia="zh-CN"/>
        </w:rPr>
        <w:t>报表</w:t>
      </w:r>
      <w:r>
        <w:rPr>
          <w:rFonts w:asciiTheme="majorEastAsia" w:eastAsiaTheme="majorEastAsia" w:hAnsiTheme="majorEastAsia"/>
          <w:sz w:val="21"/>
          <w:szCs w:val="21"/>
          <w:lang w:eastAsia="zh-CN"/>
        </w:rPr>
        <w:t>（</w:t>
      </w:r>
      <w:r>
        <w:rPr>
          <w:rFonts w:asciiTheme="majorEastAsia" w:eastAsiaTheme="majorEastAsia" w:hAnsiTheme="majorEastAsia" w:hint="eastAsia"/>
          <w:sz w:val="21"/>
          <w:szCs w:val="21"/>
          <w:lang w:eastAsia="zh-CN"/>
        </w:rPr>
        <w:t>DCS</w:t>
      </w:r>
      <w:r>
        <w:rPr>
          <w:rFonts w:asciiTheme="majorEastAsia" w:eastAsiaTheme="majorEastAsia" w:hAnsiTheme="majorEastAsia"/>
          <w:sz w:val="21"/>
          <w:szCs w:val="21"/>
          <w:lang w:eastAsia="zh-CN"/>
        </w:rPr>
        <w:t>）</w:t>
      </w:r>
    </w:p>
    <w:p w:rsidR="00572872" w:rsidRPr="009C617E" w:rsidRDefault="00840ACA" w:rsidP="00572872">
      <w:pPr>
        <w:pStyle w:val="20"/>
      </w:pPr>
      <w:bookmarkStart w:id="16" w:name="_Toc457987591"/>
      <w:r w:rsidRPr="009C617E">
        <w:rPr>
          <w:rFonts w:hint="eastAsia"/>
        </w:rPr>
        <w:t>2</w:t>
      </w:r>
      <w:r w:rsidR="00572872" w:rsidRPr="009C617E">
        <w:t>.1</w:t>
      </w:r>
      <w:r w:rsidR="00572872" w:rsidRPr="009C617E">
        <w:rPr>
          <w:rFonts w:hint="eastAsia"/>
        </w:rPr>
        <w:t>适用范围</w:t>
      </w:r>
      <w:bookmarkEnd w:id="16"/>
    </w:p>
    <w:p w:rsidR="00572872" w:rsidRPr="00764520" w:rsidRDefault="00572872" w:rsidP="003C7D71">
      <w:pPr>
        <w:spacing w:line="300" w:lineRule="auto"/>
        <w:ind w:firstLineChars="200" w:firstLine="420"/>
        <w:rPr>
          <w:rFonts w:asciiTheme="majorEastAsia" w:eastAsiaTheme="majorEastAsia" w:hAnsiTheme="majorEastAsia"/>
          <w:sz w:val="21"/>
          <w:szCs w:val="21"/>
          <w:lang w:eastAsia="zh-CN"/>
        </w:rPr>
      </w:pPr>
      <w:r w:rsidRPr="00764520">
        <w:rPr>
          <w:rFonts w:asciiTheme="minorEastAsia" w:eastAsiaTheme="minorEastAsia" w:hAnsiTheme="minorEastAsia" w:hint="eastAsia"/>
          <w:sz w:val="21"/>
          <w:szCs w:val="21"/>
          <w:lang w:eastAsia="zh-CN"/>
        </w:rPr>
        <w:t>本文档适用于</w:t>
      </w:r>
      <w:r w:rsidRPr="00764520">
        <w:rPr>
          <w:rFonts w:asciiTheme="minorEastAsia" w:eastAsiaTheme="minorEastAsia" w:hAnsiTheme="minorEastAsia"/>
          <w:sz w:val="21"/>
          <w:szCs w:val="21"/>
          <w:lang w:eastAsia="zh-CN"/>
        </w:rPr>
        <w:t>201</w:t>
      </w:r>
      <w:r w:rsidRPr="00764520">
        <w:rPr>
          <w:rFonts w:asciiTheme="minorEastAsia" w:eastAsiaTheme="minorEastAsia" w:hAnsiTheme="minorEastAsia" w:hint="eastAsia"/>
          <w:sz w:val="21"/>
          <w:szCs w:val="21"/>
          <w:lang w:eastAsia="zh-CN"/>
        </w:rPr>
        <w:t>6</w:t>
      </w:r>
      <w:proofErr w:type="gramStart"/>
      <w:r w:rsidRPr="00764520">
        <w:rPr>
          <w:rFonts w:asciiTheme="minorEastAsia" w:eastAsiaTheme="minorEastAsia" w:hAnsiTheme="minorEastAsia" w:hint="eastAsia"/>
          <w:sz w:val="21"/>
          <w:szCs w:val="21"/>
          <w:lang w:eastAsia="zh-CN"/>
        </w:rPr>
        <w:t>广汽菲克</w:t>
      </w:r>
      <w:proofErr w:type="gramEnd"/>
      <w:r w:rsidRPr="00764520">
        <w:rPr>
          <w:rFonts w:asciiTheme="minorEastAsia" w:eastAsiaTheme="minorEastAsia" w:hAnsiTheme="minorEastAsia" w:hint="eastAsia"/>
          <w:sz w:val="21"/>
          <w:szCs w:val="21"/>
          <w:lang w:eastAsia="zh-CN"/>
        </w:rPr>
        <w:t>DMS/DCS CSR项目组，关于</w:t>
      </w:r>
      <w:r w:rsidR="009620BD">
        <w:rPr>
          <w:rFonts w:asciiTheme="minorEastAsia" w:eastAsiaTheme="minorEastAsia" w:hAnsiTheme="minorEastAsia" w:hint="eastAsia"/>
          <w:sz w:val="21"/>
          <w:szCs w:val="21"/>
          <w:lang w:eastAsia="zh-CN"/>
        </w:rPr>
        <w:t>积压配件</w:t>
      </w:r>
      <w:r w:rsidR="009620BD">
        <w:rPr>
          <w:rFonts w:asciiTheme="minorEastAsia" w:eastAsiaTheme="minorEastAsia" w:hAnsiTheme="minorEastAsia"/>
          <w:sz w:val="21"/>
          <w:szCs w:val="21"/>
          <w:lang w:eastAsia="zh-CN"/>
        </w:rPr>
        <w:t>发布及调拨业务改造</w:t>
      </w:r>
      <w:r w:rsidR="007343F2" w:rsidRPr="00764520">
        <w:rPr>
          <w:rFonts w:asciiTheme="minorEastAsia" w:eastAsiaTheme="minorEastAsia" w:hAnsiTheme="minorEastAsia" w:hint="eastAsia"/>
          <w:sz w:val="21"/>
          <w:szCs w:val="21"/>
          <w:lang w:eastAsia="zh-CN"/>
        </w:rPr>
        <w:t>需求</w:t>
      </w:r>
      <w:r w:rsidRPr="00764520">
        <w:rPr>
          <w:rFonts w:asciiTheme="minorEastAsia" w:eastAsiaTheme="minorEastAsia" w:hAnsiTheme="minorEastAsia" w:hint="eastAsia"/>
          <w:sz w:val="21"/>
          <w:szCs w:val="21"/>
          <w:lang w:eastAsia="zh-CN"/>
        </w:rPr>
        <w:t>，</w:t>
      </w:r>
      <w:r w:rsidR="007343F2" w:rsidRPr="00764520">
        <w:rPr>
          <w:rFonts w:asciiTheme="minorEastAsia" w:eastAsiaTheme="minorEastAsia" w:hAnsiTheme="minorEastAsia" w:hint="eastAsia"/>
          <w:sz w:val="21"/>
          <w:szCs w:val="21"/>
          <w:lang w:eastAsia="zh-CN"/>
        </w:rPr>
        <w:t>所涉及的</w:t>
      </w:r>
      <w:r w:rsidR="00E05D4C" w:rsidRPr="00764520">
        <w:rPr>
          <w:rFonts w:asciiTheme="minorEastAsia" w:eastAsiaTheme="minorEastAsia" w:hAnsiTheme="minorEastAsia" w:hint="eastAsia"/>
          <w:sz w:val="21"/>
          <w:szCs w:val="21"/>
          <w:lang w:eastAsia="zh-CN"/>
        </w:rPr>
        <w:t>：</w:t>
      </w:r>
      <w:r w:rsidR="00E05D4C" w:rsidRPr="00764520">
        <w:rPr>
          <w:rFonts w:asciiTheme="minorEastAsia" w:eastAsiaTheme="minorEastAsia" w:hAnsiTheme="minorEastAsia" w:cs="宋体"/>
          <w:kern w:val="2"/>
          <w:sz w:val="21"/>
          <w:szCs w:val="24"/>
          <w:lang w:eastAsia="zh-CN"/>
        </w:rPr>
        <w:t>1</w:t>
      </w:r>
      <w:r w:rsidR="00E05D4C" w:rsidRPr="00764520">
        <w:rPr>
          <w:rFonts w:asciiTheme="minorEastAsia" w:eastAsiaTheme="minorEastAsia" w:hAnsiTheme="minorEastAsia" w:cs="宋体" w:hint="eastAsia"/>
          <w:kern w:val="2"/>
          <w:sz w:val="21"/>
          <w:szCs w:val="24"/>
          <w:lang w:eastAsia="zh-CN"/>
        </w:rPr>
        <w:t>）</w:t>
      </w:r>
      <w:r w:rsidR="00032A9C">
        <w:rPr>
          <w:rFonts w:asciiTheme="majorEastAsia" w:eastAsiaTheme="majorEastAsia" w:hAnsiTheme="majorEastAsia" w:hint="eastAsia"/>
          <w:sz w:val="21"/>
          <w:szCs w:val="21"/>
          <w:lang w:eastAsia="zh-CN"/>
        </w:rPr>
        <w:t>呆滞品定义（D</w:t>
      </w:r>
      <w:r w:rsidR="00032A9C">
        <w:rPr>
          <w:rFonts w:asciiTheme="majorEastAsia" w:eastAsiaTheme="majorEastAsia" w:hAnsiTheme="majorEastAsia"/>
          <w:sz w:val="21"/>
          <w:szCs w:val="21"/>
          <w:lang w:eastAsia="zh-CN"/>
        </w:rPr>
        <w:t>CS</w:t>
      </w:r>
      <w:r w:rsidR="00032A9C">
        <w:rPr>
          <w:rFonts w:asciiTheme="majorEastAsia" w:eastAsiaTheme="majorEastAsia" w:hAnsiTheme="majorEastAsia" w:hint="eastAsia"/>
          <w:sz w:val="21"/>
          <w:szCs w:val="21"/>
          <w:lang w:eastAsia="zh-CN"/>
        </w:rPr>
        <w:t>）</w:t>
      </w:r>
      <w:r w:rsidR="00E05D4C" w:rsidRPr="00764520">
        <w:rPr>
          <w:rFonts w:asciiTheme="minorEastAsia" w:eastAsiaTheme="minorEastAsia" w:hAnsiTheme="minorEastAsia" w:cs="宋体" w:hint="eastAsia"/>
          <w:kern w:val="2"/>
          <w:sz w:val="21"/>
          <w:szCs w:val="24"/>
          <w:lang w:eastAsia="zh-CN"/>
        </w:rPr>
        <w:t>；2）</w:t>
      </w:r>
      <w:r w:rsidR="00032A9C">
        <w:rPr>
          <w:rFonts w:asciiTheme="majorEastAsia" w:eastAsiaTheme="majorEastAsia" w:hAnsiTheme="majorEastAsia" w:hint="eastAsia"/>
          <w:sz w:val="21"/>
          <w:szCs w:val="21"/>
          <w:lang w:eastAsia="zh-CN"/>
        </w:rPr>
        <w:t>呆滞</w:t>
      </w:r>
      <w:proofErr w:type="gramStart"/>
      <w:r w:rsidR="00032A9C">
        <w:rPr>
          <w:rFonts w:asciiTheme="majorEastAsia" w:eastAsiaTheme="majorEastAsia" w:hAnsiTheme="majorEastAsia" w:hint="eastAsia"/>
          <w:sz w:val="21"/>
          <w:szCs w:val="21"/>
          <w:lang w:eastAsia="zh-CN"/>
        </w:rPr>
        <w:t>品数据</w:t>
      </w:r>
      <w:proofErr w:type="gramEnd"/>
      <w:r w:rsidR="00032A9C">
        <w:rPr>
          <w:rFonts w:asciiTheme="majorEastAsia" w:eastAsiaTheme="majorEastAsia" w:hAnsiTheme="majorEastAsia"/>
          <w:sz w:val="21"/>
          <w:szCs w:val="21"/>
          <w:lang w:eastAsia="zh-CN"/>
        </w:rPr>
        <w:t>上报</w:t>
      </w:r>
      <w:r w:rsidR="00032A9C">
        <w:rPr>
          <w:rFonts w:asciiTheme="majorEastAsia" w:eastAsiaTheme="majorEastAsia" w:hAnsiTheme="majorEastAsia" w:hint="eastAsia"/>
          <w:sz w:val="21"/>
          <w:szCs w:val="21"/>
          <w:lang w:eastAsia="zh-CN"/>
        </w:rPr>
        <w:t>（</w:t>
      </w:r>
      <w:r w:rsidR="00032A9C">
        <w:rPr>
          <w:rFonts w:asciiTheme="majorEastAsia" w:eastAsiaTheme="majorEastAsia" w:hAnsiTheme="majorEastAsia"/>
          <w:sz w:val="21"/>
          <w:szCs w:val="21"/>
          <w:lang w:eastAsia="zh-CN"/>
        </w:rPr>
        <w:t>DMS</w:t>
      </w:r>
      <w:r w:rsidR="00032A9C">
        <w:rPr>
          <w:rFonts w:asciiTheme="majorEastAsia" w:eastAsiaTheme="majorEastAsia" w:hAnsiTheme="majorEastAsia" w:hint="eastAsia"/>
          <w:sz w:val="21"/>
          <w:szCs w:val="21"/>
          <w:lang w:eastAsia="zh-CN"/>
        </w:rPr>
        <w:t>）</w:t>
      </w:r>
      <w:r w:rsidR="00E05D4C" w:rsidRPr="00764520">
        <w:rPr>
          <w:rFonts w:asciiTheme="minorEastAsia" w:eastAsiaTheme="minorEastAsia" w:hAnsiTheme="minorEastAsia" w:cs="宋体" w:hint="eastAsia"/>
          <w:kern w:val="2"/>
          <w:sz w:val="21"/>
          <w:szCs w:val="24"/>
          <w:lang w:eastAsia="zh-CN"/>
        </w:rPr>
        <w:t>；</w:t>
      </w:r>
      <w:r w:rsidR="00136542">
        <w:rPr>
          <w:rFonts w:asciiTheme="minorEastAsia" w:eastAsiaTheme="minorEastAsia" w:hAnsiTheme="minorEastAsia" w:cs="宋体" w:hint="eastAsia"/>
          <w:kern w:val="2"/>
          <w:sz w:val="21"/>
          <w:szCs w:val="24"/>
          <w:lang w:eastAsia="zh-CN"/>
        </w:rPr>
        <w:t>3）</w:t>
      </w:r>
      <w:r w:rsidR="00136542">
        <w:rPr>
          <w:rFonts w:asciiTheme="minorEastAsia" w:eastAsiaTheme="minorEastAsia" w:hAnsiTheme="minorEastAsia" w:cs="宋体"/>
          <w:kern w:val="2"/>
          <w:sz w:val="21"/>
          <w:szCs w:val="24"/>
          <w:lang w:eastAsia="zh-CN"/>
        </w:rPr>
        <w:t>已发布呆滞品查询（</w:t>
      </w:r>
      <w:r w:rsidR="00136542">
        <w:rPr>
          <w:rFonts w:asciiTheme="minorEastAsia" w:eastAsiaTheme="minorEastAsia" w:hAnsiTheme="minorEastAsia" w:cs="宋体" w:hint="eastAsia"/>
          <w:kern w:val="2"/>
          <w:sz w:val="21"/>
          <w:szCs w:val="24"/>
          <w:lang w:eastAsia="zh-CN"/>
        </w:rPr>
        <w:t>DMS</w:t>
      </w:r>
      <w:r w:rsidR="00136542">
        <w:rPr>
          <w:rFonts w:asciiTheme="minorEastAsia" w:eastAsiaTheme="minorEastAsia" w:hAnsiTheme="minorEastAsia" w:cs="宋体"/>
          <w:kern w:val="2"/>
          <w:sz w:val="21"/>
          <w:szCs w:val="24"/>
          <w:lang w:eastAsia="zh-CN"/>
        </w:rPr>
        <w:t>）</w:t>
      </w:r>
      <w:r w:rsidR="00136542">
        <w:rPr>
          <w:rFonts w:asciiTheme="minorEastAsia" w:eastAsiaTheme="minorEastAsia" w:hAnsiTheme="minorEastAsia" w:cs="宋体" w:hint="eastAsia"/>
          <w:kern w:val="2"/>
          <w:sz w:val="21"/>
          <w:szCs w:val="24"/>
          <w:lang w:eastAsia="zh-CN"/>
        </w:rPr>
        <w:t>；4</w:t>
      </w:r>
      <w:r w:rsidR="00E05D4C" w:rsidRPr="00764520">
        <w:rPr>
          <w:rFonts w:asciiTheme="minorEastAsia" w:eastAsiaTheme="minorEastAsia" w:hAnsiTheme="minorEastAsia" w:cs="宋体" w:hint="eastAsia"/>
          <w:kern w:val="2"/>
          <w:sz w:val="21"/>
          <w:szCs w:val="24"/>
          <w:lang w:eastAsia="zh-CN"/>
        </w:rPr>
        <w:t>）</w:t>
      </w:r>
      <w:r w:rsidR="00032A9C">
        <w:rPr>
          <w:rFonts w:asciiTheme="majorEastAsia" w:eastAsiaTheme="majorEastAsia" w:hAnsiTheme="majorEastAsia" w:hint="eastAsia"/>
          <w:sz w:val="21"/>
          <w:szCs w:val="21"/>
          <w:lang w:eastAsia="zh-CN"/>
        </w:rPr>
        <w:t>呆滞</w:t>
      </w:r>
      <w:proofErr w:type="gramStart"/>
      <w:r w:rsidR="00032A9C">
        <w:rPr>
          <w:rFonts w:asciiTheme="majorEastAsia" w:eastAsiaTheme="majorEastAsia" w:hAnsiTheme="majorEastAsia" w:hint="eastAsia"/>
          <w:sz w:val="21"/>
          <w:szCs w:val="21"/>
          <w:lang w:eastAsia="zh-CN"/>
        </w:rPr>
        <w:t>品发布</w:t>
      </w:r>
      <w:proofErr w:type="gramEnd"/>
      <w:r w:rsidR="00032A9C">
        <w:rPr>
          <w:rFonts w:asciiTheme="majorEastAsia" w:eastAsiaTheme="majorEastAsia" w:hAnsiTheme="majorEastAsia" w:hint="eastAsia"/>
          <w:sz w:val="21"/>
          <w:szCs w:val="21"/>
          <w:lang w:eastAsia="zh-CN"/>
        </w:rPr>
        <w:t>信息</w:t>
      </w:r>
      <w:r w:rsidR="00032A9C">
        <w:rPr>
          <w:rFonts w:asciiTheme="majorEastAsia" w:eastAsiaTheme="majorEastAsia" w:hAnsiTheme="majorEastAsia"/>
          <w:sz w:val="21"/>
          <w:szCs w:val="21"/>
          <w:lang w:eastAsia="zh-CN"/>
        </w:rPr>
        <w:t>查询</w:t>
      </w:r>
      <w:r w:rsidR="00032A9C">
        <w:rPr>
          <w:rFonts w:asciiTheme="majorEastAsia" w:eastAsiaTheme="majorEastAsia" w:hAnsiTheme="majorEastAsia" w:hint="eastAsia"/>
          <w:sz w:val="21"/>
          <w:szCs w:val="21"/>
          <w:lang w:eastAsia="zh-CN"/>
        </w:rPr>
        <w:t>(</w:t>
      </w:r>
      <w:r w:rsidR="00032A9C">
        <w:rPr>
          <w:rFonts w:asciiTheme="majorEastAsia" w:eastAsiaTheme="majorEastAsia" w:hAnsiTheme="majorEastAsia"/>
          <w:sz w:val="21"/>
          <w:szCs w:val="21"/>
          <w:lang w:eastAsia="zh-CN"/>
        </w:rPr>
        <w:t>DCS</w:t>
      </w:r>
      <w:r w:rsidR="00032A9C">
        <w:rPr>
          <w:rFonts w:asciiTheme="majorEastAsia" w:eastAsiaTheme="majorEastAsia" w:hAnsiTheme="majorEastAsia" w:hint="eastAsia"/>
          <w:sz w:val="21"/>
          <w:szCs w:val="21"/>
          <w:lang w:eastAsia="zh-CN"/>
        </w:rPr>
        <w:t>)</w:t>
      </w:r>
      <w:r w:rsidR="00E05D4C" w:rsidRPr="00764520">
        <w:rPr>
          <w:rFonts w:asciiTheme="minorEastAsia" w:eastAsiaTheme="minorEastAsia" w:hAnsiTheme="minorEastAsia" w:cs="宋体" w:hint="eastAsia"/>
          <w:kern w:val="2"/>
          <w:sz w:val="21"/>
          <w:szCs w:val="24"/>
          <w:lang w:eastAsia="zh-CN"/>
        </w:rPr>
        <w:t>；</w:t>
      </w:r>
      <w:r w:rsidR="00136542">
        <w:rPr>
          <w:rFonts w:asciiTheme="minorEastAsia" w:eastAsiaTheme="minorEastAsia" w:hAnsiTheme="minorEastAsia" w:cs="宋体"/>
          <w:kern w:val="2"/>
          <w:sz w:val="21"/>
          <w:szCs w:val="24"/>
          <w:lang w:eastAsia="zh-CN"/>
        </w:rPr>
        <w:t>5</w:t>
      </w:r>
      <w:r w:rsidR="00E05D4C" w:rsidRPr="00764520">
        <w:rPr>
          <w:rFonts w:asciiTheme="minorEastAsia" w:eastAsiaTheme="minorEastAsia" w:hAnsiTheme="minorEastAsia" w:cs="宋体" w:hint="eastAsia"/>
          <w:kern w:val="2"/>
          <w:sz w:val="21"/>
          <w:szCs w:val="24"/>
          <w:lang w:eastAsia="zh-CN"/>
        </w:rPr>
        <w:t>）</w:t>
      </w:r>
      <w:r w:rsidR="00032A9C">
        <w:rPr>
          <w:rFonts w:asciiTheme="majorEastAsia" w:eastAsiaTheme="majorEastAsia" w:hAnsiTheme="majorEastAsia" w:hint="eastAsia"/>
          <w:sz w:val="21"/>
          <w:szCs w:val="21"/>
          <w:lang w:eastAsia="zh-CN"/>
        </w:rPr>
        <w:t>呆滞品交易</w:t>
      </w:r>
      <w:r w:rsidR="00032A9C">
        <w:rPr>
          <w:rFonts w:asciiTheme="majorEastAsia" w:eastAsiaTheme="majorEastAsia" w:hAnsiTheme="majorEastAsia"/>
          <w:sz w:val="21"/>
          <w:szCs w:val="21"/>
          <w:lang w:eastAsia="zh-CN"/>
        </w:rPr>
        <w:t>确认（</w:t>
      </w:r>
      <w:r w:rsidR="00032A9C">
        <w:rPr>
          <w:rFonts w:asciiTheme="majorEastAsia" w:eastAsiaTheme="majorEastAsia" w:hAnsiTheme="majorEastAsia" w:hint="eastAsia"/>
          <w:sz w:val="21"/>
          <w:szCs w:val="21"/>
          <w:lang w:eastAsia="zh-CN"/>
        </w:rPr>
        <w:t>D</w:t>
      </w:r>
      <w:r w:rsidR="00032A9C">
        <w:rPr>
          <w:rFonts w:asciiTheme="majorEastAsia" w:eastAsiaTheme="majorEastAsia" w:hAnsiTheme="majorEastAsia"/>
          <w:sz w:val="21"/>
          <w:szCs w:val="21"/>
          <w:lang w:eastAsia="zh-CN"/>
        </w:rPr>
        <w:t>C</w:t>
      </w:r>
      <w:r w:rsidR="00032A9C">
        <w:rPr>
          <w:rFonts w:asciiTheme="majorEastAsia" w:eastAsiaTheme="majorEastAsia" w:hAnsiTheme="majorEastAsia" w:hint="eastAsia"/>
          <w:sz w:val="21"/>
          <w:szCs w:val="21"/>
          <w:lang w:eastAsia="zh-CN"/>
        </w:rPr>
        <w:t>S</w:t>
      </w:r>
      <w:r w:rsidR="00032A9C">
        <w:rPr>
          <w:rFonts w:asciiTheme="majorEastAsia" w:eastAsiaTheme="majorEastAsia" w:hAnsiTheme="majorEastAsia"/>
          <w:sz w:val="21"/>
          <w:szCs w:val="21"/>
          <w:lang w:eastAsia="zh-CN"/>
        </w:rPr>
        <w:t>）</w:t>
      </w:r>
      <w:r w:rsidR="00764520">
        <w:rPr>
          <w:rFonts w:asciiTheme="minorEastAsia" w:eastAsiaTheme="minorEastAsia" w:hAnsiTheme="minorEastAsia" w:cs="宋体" w:hint="eastAsia"/>
          <w:kern w:val="2"/>
          <w:sz w:val="21"/>
          <w:szCs w:val="24"/>
          <w:lang w:eastAsia="zh-CN"/>
        </w:rPr>
        <w:t>；</w:t>
      </w:r>
      <w:r w:rsidR="00136542">
        <w:rPr>
          <w:rFonts w:asciiTheme="minorEastAsia" w:eastAsiaTheme="minorEastAsia" w:hAnsiTheme="minorEastAsia" w:cs="宋体"/>
          <w:kern w:val="2"/>
          <w:sz w:val="21"/>
          <w:szCs w:val="24"/>
          <w:lang w:eastAsia="zh-CN"/>
        </w:rPr>
        <w:t>6</w:t>
      </w:r>
      <w:r w:rsidR="003C7D71">
        <w:rPr>
          <w:rFonts w:asciiTheme="minorEastAsia" w:eastAsiaTheme="minorEastAsia" w:hAnsiTheme="minorEastAsia" w:cs="宋体" w:hint="eastAsia"/>
          <w:kern w:val="2"/>
          <w:sz w:val="21"/>
          <w:szCs w:val="24"/>
          <w:lang w:eastAsia="zh-CN"/>
        </w:rPr>
        <w:t>）</w:t>
      </w:r>
      <w:r w:rsidR="00032A9C">
        <w:rPr>
          <w:rFonts w:asciiTheme="majorEastAsia" w:eastAsiaTheme="majorEastAsia" w:hAnsiTheme="majorEastAsia" w:hint="eastAsia"/>
          <w:sz w:val="21"/>
          <w:szCs w:val="21"/>
          <w:lang w:eastAsia="zh-CN"/>
        </w:rPr>
        <w:t>调拨出库</w:t>
      </w:r>
      <w:r w:rsidR="00032A9C">
        <w:rPr>
          <w:rFonts w:asciiTheme="majorEastAsia" w:eastAsiaTheme="majorEastAsia" w:hAnsiTheme="majorEastAsia"/>
          <w:sz w:val="21"/>
          <w:szCs w:val="21"/>
          <w:lang w:eastAsia="zh-CN"/>
        </w:rPr>
        <w:t>（DMS）</w:t>
      </w:r>
      <w:r w:rsidR="003C7D71">
        <w:rPr>
          <w:rFonts w:asciiTheme="majorEastAsia" w:eastAsiaTheme="majorEastAsia" w:hAnsiTheme="majorEastAsia" w:hint="eastAsia"/>
          <w:sz w:val="21"/>
          <w:szCs w:val="21"/>
          <w:lang w:eastAsia="zh-CN"/>
        </w:rPr>
        <w:t>；</w:t>
      </w:r>
      <w:r w:rsidR="00136542">
        <w:rPr>
          <w:rFonts w:asciiTheme="majorEastAsia" w:eastAsiaTheme="majorEastAsia" w:hAnsiTheme="majorEastAsia"/>
          <w:sz w:val="21"/>
          <w:szCs w:val="21"/>
          <w:lang w:eastAsia="zh-CN"/>
        </w:rPr>
        <w:lastRenderedPageBreak/>
        <w:t>7</w:t>
      </w:r>
      <w:r w:rsidR="003C7D71">
        <w:rPr>
          <w:rFonts w:asciiTheme="majorEastAsia" w:eastAsiaTheme="majorEastAsia" w:hAnsiTheme="majorEastAsia" w:hint="eastAsia"/>
          <w:sz w:val="21"/>
          <w:szCs w:val="21"/>
          <w:lang w:eastAsia="zh-CN"/>
        </w:rPr>
        <w:t>）</w:t>
      </w:r>
      <w:r w:rsidR="00032A9C">
        <w:rPr>
          <w:rFonts w:asciiTheme="majorEastAsia" w:eastAsiaTheme="majorEastAsia" w:hAnsiTheme="majorEastAsia" w:hint="eastAsia"/>
          <w:sz w:val="21"/>
          <w:szCs w:val="21"/>
          <w:lang w:eastAsia="zh-CN"/>
        </w:rPr>
        <w:t>调拨入库（</w:t>
      </w:r>
      <w:r w:rsidR="00032A9C">
        <w:rPr>
          <w:rFonts w:asciiTheme="majorEastAsia" w:eastAsiaTheme="majorEastAsia" w:hAnsiTheme="majorEastAsia"/>
          <w:sz w:val="21"/>
          <w:szCs w:val="21"/>
          <w:lang w:eastAsia="zh-CN"/>
        </w:rPr>
        <w:t>DMS</w:t>
      </w:r>
      <w:r w:rsidR="00032A9C">
        <w:rPr>
          <w:rFonts w:asciiTheme="majorEastAsia" w:eastAsiaTheme="majorEastAsia" w:hAnsiTheme="majorEastAsia" w:hint="eastAsia"/>
          <w:sz w:val="21"/>
          <w:szCs w:val="21"/>
          <w:lang w:eastAsia="zh-CN"/>
        </w:rPr>
        <w:t>）</w:t>
      </w:r>
      <w:r w:rsidR="003C7D71">
        <w:rPr>
          <w:rFonts w:asciiTheme="majorEastAsia" w:eastAsiaTheme="majorEastAsia" w:hAnsiTheme="majorEastAsia" w:hint="eastAsia"/>
          <w:sz w:val="21"/>
          <w:szCs w:val="21"/>
          <w:lang w:eastAsia="zh-CN"/>
        </w:rPr>
        <w:t>；</w:t>
      </w:r>
      <w:r w:rsidR="00136542">
        <w:rPr>
          <w:rFonts w:asciiTheme="majorEastAsia" w:eastAsiaTheme="majorEastAsia" w:hAnsiTheme="majorEastAsia"/>
          <w:sz w:val="21"/>
          <w:szCs w:val="21"/>
          <w:lang w:eastAsia="zh-CN"/>
        </w:rPr>
        <w:t>8</w:t>
      </w:r>
      <w:r w:rsidR="003C7D71">
        <w:rPr>
          <w:rFonts w:asciiTheme="majorEastAsia" w:eastAsiaTheme="majorEastAsia" w:hAnsiTheme="majorEastAsia" w:hint="eastAsia"/>
          <w:sz w:val="21"/>
          <w:szCs w:val="21"/>
          <w:lang w:eastAsia="zh-CN"/>
        </w:rPr>
        <w:t>）</w:t>
      </w:r>
      <w:r w:rsidR="00032A9C">
        <w:rPr>
          <w:rFonts w:asciiTheme="majorEastAsia" w:eastAsiaTheme="majorEastAsia" w:hAnsiTheme="majorEastAsia" w:hint="eastAsia"/>
          <w:sz w:val="21"/>
          <w:szCs w:val="21"/>
          <w:lang w:eastAsia="zh-CN"/>
        </w:rPr>
        <w:t>呆滞品交易</w:t>
      </w:r>
      <w:r w:rsidR="00032A9C">
        <w:rPr>
          <w:rFonts w:asciiTheme="majorEastAsia" w:eastAsiaTheme="majorEastAsia" w:hAnsiTheme="majorEastAsia"/>
          <w:sz w:val="21"/>
          <w:szCs w:val="21"/>
          <w:lang w:eastAsia="zh-CN"/>
        </w:rPr>
        <w:t>历史查询（</w:t>
      </w:r>
      <w:r w:rsidR="00032A9C">
        <w:rPr>
          <w:rFonts w:asciiTheme="majorEastAsia" w:eastAsiaTheme="majorEastAsia" w:hAnsiTheme="majorEastAsia" w:hint="eastAsia"/>
          <w:sz w:val="21"/>
          <w:szCs w:val="21"/>
          <w:lang w:eastAsia="zh-CN"/>
        </w:rPr>
        <w:t>DCS</w:t>
      </w:r>
      <w:r w:rsidR="00032A9C">
        <w:rPr>
          <w:rFonts w:asciiTheme="majorEastAsia" w:eastAsiaTheme="majorEastAsia" w:hAnsiTheme="majorEastAsia"/>
          <w:sz w:val="21"/>
          <w:szCs w:val="21"/>
          <w:lang w:eastAsia="zh-CN"/>
        </w:rPr>
        <w:t>）</w:t>
      </w:r>
      <w:r w:rsidR="003C7D71">
        <w:rPr>
          <w:rFonts w:asciiTheme="majorEastAsia" w:eastAsiaTheme="majorEastAsia" w:hAnsiTheme="majorEastAsia" w:hint="eastAsia"/>
          <w:sz w:val="21"/>
          <w:szCs w:val="21"/>
          <w:lang w:eastAsia="zh-CN"/>
        </w:rPr>
        <w:t>；</w:t>
      </w:r>
      <w:r w:rsidR="00136542">
        <w:rPr>
          <w:rFonts w:asciiTheme="majorEastAsia" w:eastAsiaTheme="majorEastAsia" w:hAnsiTheme="majorEastAsia"/>
          <w:sz w:val="21"/>
          <w:szCs w:val="21"/>
          <w:lang w:eastAsia="zh-CN"/>
        </w:rPr>
        <w:t>9</w:t>
      </w:r>
      <w:r w:rsidR="003C7D71">
        <w:rPr>
          <w:rFonts w:asciiTheme="majorEastAsia" w:eastAsiaTheme="majorEastAsia" w:hAnsiTheme="majorEastAsia" w:hint="eastAsia"/>
          <w:sz w:val="21"/>
          <w:szCs w:val="21"/>
          <w:lang w:eastAsia="zh-CN"/>
        </w:rPr>
        <w:t>）</w:t>
      </w:r>
      <w:r w:rsidR="00541FF6">
        <w:rPr>
          <w:rFonts w:asciiTheme="majorEastAsia" w:eastAsiaTheme="majorEastAsia" w:hAnsiTheme="majorEastAsia" w:hint="eastAsia"/>
          <w:sz w:val="21"/>
          <w:szCs w:val="21"/>
          <w:lang w:eastAsia="zh-CN"/>
        </w:rPr>
        <w:t>呆滞</w:t>
      </w:r>
      <w:proofErr w:type="gramStart"/>
      <w:r w:rsidR="00541FF6">
        <w:rPr>
          <w:rFonts w:asciiTheme="majorEastAsia" w:eastAsiaTheme="majorEastAsia" w:hAnsiTheme="majorEastAsia" w:hint="eastAsia"/>
          <w:sz w:val="21"/>
          <w:szCs w:val="21"/>
          <w:lang w:eastAsia="zh-CN"/>
        </w:rPr>
        <w:t>品发布</w:t>
      </w:r>
      <w:proofErr w:type="gramEnd"/>
      <w:r w:rsidR="00541FF6">
        <w:rPr>
          <w:rFonts w:asciiTheme="majorEastAsia" w:eastAsiaTheme="majorEastAsia" w:hAnsiTheme="majorEastAsia" w:hint="eastAsia"/>
          <w:sz w:val="21"/>
          <w:szCs w:val="21"/>
          <w:lang w:eastAsia="zh-CN"/>
        </w:rPr>
        <w:t>信息</w:t>
      </w:r>
      <w:r w:rsidR="00541FF6">
        <w:rPr>
          <w:rFonts w:asciiTheme="majorEastAsia" w:eastAsiaTheme="majorEastAsia" w:hAnsiTheme="majorEastAsia"/>
          <w:sz w:val="21"/>
          <w:szCs w:val="21"/>
          <w:lang w:eastAsia="zh-CN"/>
        </w:rPr>
        <w:t>查询</w:t>
      </w:r>
      <w:r w:rsidR="00541FF6">
        <w:rPr>
          <w:rFonts w:asciiTheme="majorEastAsia" w:eastAsiaTheme="majorEastAsia" w:hAnsiTheme="majorEastAsia" w:hint="eastAsia"/>
          <w:sz w:val="21"/>
          <w:szCs w:val="21"/>
          <w:lang w:eastAsia="zh-CN"/>
        </w:rPr>
        <w:t>(</w:t>
      </w:r>
      <w:r w:rsidR="00541FF6">
        <w:rPr>
          <w:rFonts w:asciiTheme="majorEastAsia" w:eastAsiaTheme="majorEastAsia" w:hAnsiTheme="majorEastAsia"/>
          <w:sz w:val="21"/>
          <w:szCs w:val="21"/>
          <w:lang w:eastAsia="zh-CN"/>
        </w:rPr>
        <w:t>DMS</w:t>
      </w:r>
      <w:r w:rsidR="00541FF6">
        <w:rPr>
          <w:rFonts w:asciiTheme="majorEastAsia" w:eastAsiaTheme="majorEastAsia" w:hAnsiTheme="majorEastAsia" w:hint="eastAsia"/>
          <w:sz w:val="21"/>
          <w:szCs w:val="21"/>
          <w:lang w:eastAsia="zh-CN"/>
        </w:rPr>
        <w:t>)</w:t>
      </w:r>
      <w:r w:rsidR="003C7D71">
        <w:rPr>
          <w:rFonts w:asciiTheme="majorEastAsia" w:eastAsiaTheme="majorEastAsia" w:hAnsiTheme="majorEastAsia" w:hint="eastAsia"/>
          <w:sz w:val="21"/>
          <w:szCs w:val="21"/>
          <w:lang w:eastAsia="zh-CN"/>
        </w:rPr>
        <w:t>；</w:t>
      </w:r>
      <w:r w:rsidR="00136542">
        <w:rPr>
          <w:rFonts w:asciiTheme="majorEastAsia" w:eastAsiaTheme="majorEastAsia" w:hAnsiTheme="majorEastAsia"/>
          <w:sz w:val="21"/>
          <w:szCs w:val="21"/>
          <w:lang w:eastAsia="zh-CN"/>
        </w:rPr>
        <w:t>10</w:t>
      </w:r>
      <w:r w:rsidR="00541FF6">
        <w:rPr>
          <w:rFonts w:asciiTheme="majorEastAsia" w:eastAsiaTheme="majorEastAsia" w:hAnsiTheme="majorEastAsia" w:hint="eastAsia"/>
          <w:sz w:val="21"/>
          <w:szCs w:val="21"/>
          <w:lang w:eastAsia="zh-CN"/>
        </w:rPr>
        <w:t>）呆滞品交易</w:t>
      </w:r>
      <w:r w:rsidR="00541FF6">
        <w:rPr>
          <w:rFonts w:asciiTheme="majorEastAsia" w:eastAsiaTheme="majorEastAsia" w:hAnsiTheme="majorEastAsia"/>
          <w:sz w:val="21"/>
          <w:szCs w:val="21"/>
          <w:lang w:eastAsia="zh-CN"/>
        </w:rPr>
        <w:t>确认（</w:t>
      </w:r>
      <w:r w:rsidR="00541FF6">
        <w:rPr>
          <w:rFonts w:asciiTheme="majorEastAsia" w:eastAsiaTheme="majorEastAsia" w:hAnsiTheme="majorEastAsia" w:hint="eastAsia"/>
          <w:sz w:val="21"/>
          <w:szCs w:val="21"/>
          <w:lang w:eastAsia="zh-CN"/>
        </w:rPr>
        <w:t>D</w:t>
      </w:r>
      <w:r w:rsidR="00541FF6">
        <w:rPr>
          <w:rFonts w:asciiTheme="majorEastAsia" w:eastAsiaTheme="majorEastAsia" w:hAnsiTheme="majorEastAsia"/>
          <w:sz w:val="21"/>
          <w:szCs w:val="21"/>
          <w:lang w:eastAsia="zh-CN"/>
        </w:rPr>
        <w:t>M</w:t>
      </w:r>
      <w:r w:rsidR="00541FF6">
        <w:rPr>
          <w:rFonts w:asciiTheme="majorEastAsia" w:eastAsiaTheme="majorEastAsia" w:hAnsiTheme="majorEastAsia" w:hint="eastAsia"/>
          <w:sz w:val="21"/>
          <w:szCs w:val="21"/>
          <w:lang w:eastAsia="zh-CN"/>
        </w:rPr>
        <w:t>S</w:t>
      </w:r>
      <w:r w:rsidR="00541FF6">
        <w:rPr>
          <w:rFonts w:asciiTheme="majorEastAsia" w:eastAsiaTheme="majorEastAsia" w:hAnsiTheme="majorEastAsia"/>
          <w:sz w:val="21"/>
          <w:szCs w:val="21"/>
          <w:lang w:eastAsia="zh-CN"/>
        </w:rPr>
        <w:t>）</w:t>
      </w:r>
      <w:r w:rsidR="00541FF6">
        <w:rPr>
          <w:rFonts w:asciiTheme="majorEastAsia" w:eastAsiaTheme="majorEastAsia" w:hAnsiTheme="majorEastAsia" w:hint="eastAsia"/>
          <w:sz w:val="21"/>
          <w:szCs w:val="21"/>
          <w:lang w:eastAsia="zh-CN"/>
        </w:rPr>
        <w:t>；1</w:t>
      </w:r>
      <w:r w:rsidR="00136542">
        <w:rPr>
          <w:rFonts w:asciiTheme="majorEastAsia" w:eastAsiaTheme="majorEastAsia" w:hAnsiTheme="majorEastAsia"/>
          <w:sz w:val="21"/>
          <w:szCs w:val="21"/>
          <w:lang w:eastAsia="zh-CN"/>
        </w:rPr>
        <w:t>1</w:t>
      </w:r>
      <w:r w:rsidR="00541FF6">
        <w:rPr>
          <w:rFonts w:asciiTheme="majorEastAsia" w:eastAsiaTheme="majorEastAsia" w:hAnsiTheme="majorEastAsia" w:hint="eastAsia"/>
          <w:sz w:val="21"/>
          <w:szCs w:val="21"/>
          <w:lang w:eastAsia="zh-CN"/>
        </w:rPr>
        <w:t>）呆滞品交易</w:t>
      </w:r>
      <w:r w:rsidR="00541FF6">
        <w:rPr>
          <w:rFonts w:asciiTheme="majorEastAsia" w:eastAsiaTheme="majorEastAsia" w:hAnsiTheme="majorEastAsia"/>
          <w:sz w:val="21"/>
          <w:szCs w:val="21"/>
          <w:lang w:eastAsia="zh-CN"/>
        </w:rPr>
        <w:t>历史查询（</w:t>
      </w:r>
      <w:r w:rsidR="00541FF6">
        <w:rPr>
          <w:rFonts w:asciiTheme="majorEastAsia" w:eastAsiaTheme="majorEastAsia" w:hAnsiTheme="majorEastAsia" w:hint="eastAsia"/>
          <w:sz w:val="21"/>
          <w:szCs w:val="21"/>
          <w:lang w:eastAsia="zh-CN"/>
        </w:rPr>
        <w:t>DMS</w:t>
      </w:r>
      <w:r w:rsidR="00541FF6">
        <w:rPr>
          <w:rFonts w:asciiTheme="majorEastAsia" w:eastAsiaTheme="majorEastAsia" w:hAnsiTheme="majorEastAsia"/>
          <w:sz w:val="21"/>
          <w:szCs w:val="21"/>
          <w:lang w:eastAsia="zh-CN"/>
        </w:rPr>
        <w:t>）</w:t>
      </w:r>
      <w:r w:rsidR="00541FF6">
        <w:rPr>
          <w:rFonts w:asciiTheme="majorEastAsia" w:eastAsiaTheme="majorEastAsia" w:hAnsiTheme="majorEastAsia" w:hint="eastAsia"/>
          <w:sz w:val="21"/>
          <w:szCs w:val="21"/>
          <w:lang w:eastAsia="zh-CN"/>
        </w:rPr>
        <w:t>；</w:t>
      </w:r>
      <w:r w:rsidR="00136542">
        <w:rPr>
          <w:rFonts w:asciiTheme="majorEastAsia" w:eastAsiaTheme="majorEastAsia" w:hAnsiTheme="majorEastAsia" w:hint="eastAsia"/>
          <w:sz w:val="21"/>
          <w:szCs w:val="21"/>
          <w:lang w:eastAsia="zh-CN"/>
        </w:rPr>
        <w:t>12）</w:t>
      </w:r>
      <w:r w:rsidR="00136542">
        <w:rPr>
          <w:rFonts w:asciiTheme="majorEastAsia" w:eastAsiaTheme="majorEastAsia" w:hAnsiTheme="majorEastAsia"/>
          <w:sz w:val="21"/>
          <w:szCs w:val="21"/>
          <w:lang w:eastAsia="zh-CN"/>
        </w:rPr>
        <w:t>呆滞品查询报表；</w:t>
      </w:r>
      <w:r w:rsidR="00E05D4C" w:rsidRPr="00764520">
        <w:rPr>
          <w:rFonts w:asciiTheme="minorEastAsia" w:eastAsiaTheme="minorEastAsia" w:hAnsiTheme="minorEastAsia" w:hint="eastAsia"/>
          <w:sz w:val="21"/>
          <w:szCs w:val="21"/>
          <w:lang w:eastAsia="zh-CN"/>
        </w:rPr>
        <w:t>这</w:t>
      </w:r>
      <w:r w:rsidR="00541FF6">
        <w:rPr>
          <w:rFonts w:asciiTheme="minorEastAsia" w:eastAsiaTheme="minorEastAsia" w:hAnsiTheme="minorEastAsia"/>
          <w:sz w:val="21"/>
          <w:szCs w:val="21"/>
          <w:lang w:eastAsia="zh-CN"/>
        </w:rPr>
        <w:t>1</w:t>
      </w:r>
      <w:r w:rsidR="00136542">
        <w:rPr>
          <w:rFonts w:asciiTheme="minorEastAsia" w:eastAsiaTheme="minorEastAsia" w:hAnsiTheme="minorEastAsia"/>
          <w:sz w:val="21"/>
          <w:szCs w:val="21"/>
          <w:lang w:eastAsia="zh-CN"/>
        </w:rPr>
        <w:t>2</w:t>
      </w:r>
      <w:r w:rsidR="007343F2" w:rsidRPr="00764520">
        <w:rPr>
          <w:rFonts w:asciiTheme="minorEastAsia" w:eastAsiaTheme="minorEastAsia" w:hAnsiTheme="minorEastAsia" w:hint="eastAsia"/>
          <w:sz w:val="21"/>
          <w:szCs w:val="21"/>
          <w:lang w:eastAsia="zh-CN"/>
        </w:rPr>
        <w:t>个</w:t>
      </w:r>
      <w:r w:rsidR="003C7D71">
        <w:rPr>
          <w:rFonts w:asciiTheme="minorEastAsia" w:eastAsiaTheme="minorEastAsia" w:hAnsiTheme="minorEastAsia" w:hint="eastAsia"/>
          <w:sz w:val="21"/>
          <w:szCs w:val="21"/>
          <w:lang w:eastAsia="zh-CN"/>
        </w:rPr>
        <w:t>功能</w:t>
      </w:r>
      <w:r w:rsidR="00764520">
        <w:rPr>
          <w:rFonts w:asciiTheme="minorEastAsia" w:eastAsiaTheme="minorEastAsia" w:hAnsiTheme="minorEastAsia"/>
          <w:sz w:val="21"/>
          <w:szCs w:val="21"/>
          <w:lang w:eastAsia="zh-CN"/>
        </w:rPr>
        <w:t>的</w:t>
      </w:r>
      <w:r w:rsidR="007343F2" w:rsidRPr="00764520">
        <w:rPr>
          <w:rFonts w:asciiTheme="minorEastAsia" w:eastAsiaTheme="minorEastAsia" w:hAnsiTheme="minorEastAsia" w:hint="eastAsia"/>
          <w:sz w:val="21"/>
          <w:szCs w:val="21"/>
          <w:lang w:eastAsia="zh-CN"/>
        </w:rPr>
        <w:t>业务规则需求阐述</w:t>
      </w:r>
      <w:r w:rsidR="002F5B66">
        <w:rPr>
          <w:rFonts w:asciiTheme="minorEastAsia" w:eastAsiaTheme="minorEastAsia" w:hAnsiTheme="minorEastAsia" w:hint="eastAsia"/>
          <w:sz w:val="21"/>
          <w:szCs w:val="21"/>
          <w:lang w:eastAsia="zh-CN"/>
        </w:rPr>
        <w:t>。</w:t>
      </w:r>
    </w:p>
    <w:p w:rsidR="00E43B7E" w:rsidRDefault="00E43B7E" w:rsidP="00E43B7E">
      <w:pPr>
        <w:pStyle w:val="20"/>
      </w:pPr>
      <w:bookmarkStart w:id="17" w:name="_Toc457987592"/>
      <w:bookmarkStart w:id="18" w:name="_Toc433989418"/>
      <w:r w:rsidRPr="009C617E">
        <w:rPr>
          <w:rFonts w:hint="eastAsia"/>
        </w:rPr>
        <w:t>2.2关键业务规则说明</w:t>
      </w:r>
      <w:bookmarkEnd w:id="17"/>
    </w:p>
    <w:p w:rsidR="00432E97" w:rsidRDefault="0085542B" w:rsidP="009843A0">
      <w:pPr>
        <w:spacing w:line="300" w:lineRule="auto"/>
        <w:ind w:firstLineChars="200" w:firstLine="42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1、</w:t>
      </w:r>
      <w:r w:rsidR="00947081">
        <w:rPr>
          <w:rFonts w:asciiTheme="minorEastAsia" w:eastAsiaTheme="minorEastAsia" w:hAnsiTheme="minorEastAsia" w:hint="eastAsia"/>
          <w:sz w:val="21"/>
          <w:szCs w:val="21"/>
          <w:lang w:eastAsia="zh-CN"/>
        </w:rPr>
        <w:t>呆滞品</w:t>
      </w:r>
      <w:proofErr w:type="gramStart"/>
      <w:r w:rsidR="00947081">
        <w:rPr>
          <w:rFonts w:asciiTheme="minorEastAsia" w:eastAsiaTheme="minorEastAsia" w:hAnsiTheme="minorEastAsia" w:hint="eastAsia"/>
          <w:sz w:val="21"/>
          <w:szCs w:val="21"/>
          <w:lang w:eastAsia="zh-CN"/>
        </w:rPr>
        <w:t>定义仅</w:t>
      </w:r>
      <w:proofErr w:type="gramEnd"/>
      <w:r w:rsidR="00947081">
        <w:rPr>
          <w:rFonts w:asciiTheme="minorEastAsia" w:eastAsiaTheme="minorEastAsia" w:hAnsiTheme="minorEastAsia" w:hint="eastAsia"/>
          <w:sz w:val="21"/>
          <w:szCs w:val="21"/>
          <w:lang w:eastAsia="zh-CN"/>
        </w:rPr>
        <w:t>对</w:t>
      </w:r>
      <w:r w:rsidR="00947081">
        <w:rPr>
          <w:rFonts w:asciiTheme="minorEastAsia" w:eastAsiaTheme="minorEastAsia" w:hAnsiTheme="minorEastAsia"/>
          <w:sz w:val="21"/>
          <w:szCs w:val="21"/>
          <w:lang w:eastAsia="zh-CN"/>
        </w:rPr>
        <w:t>A</w:t>
      </w:r>
      <w:r w:rsidR="00947081">
        <w:rPr>
          <w:rFonts w:asciiTheme="minorEastAsia" w:eastAsiaTheme="minorEastAsia" w:hAnsiTheme="minorEastAsia" w:hint="eastAsia"/>
          <w:sz w:val="21"/>
          <w:szCs w:val="21"/>
          <w:lang w:eastAsia="zh-CN"/>
        </w:rPr>
        <w:t>类</w:t>
      </w:r>
      <w:r w:rsidR="00947081">
        <w:rPr>
          <w:rFonts w:asciiTheme="minorEastAsia" w:eastAsiaTheme="minorEastAsia" w:hAnsiTheme="minorEastAsia"/>
          <w:sz w:val="21"/>
          <w:szCs w:val="21"/>
          <w:lang w:eastAsia="zh-CN"/>
        </w:rPr>
        <w:t>原厂件</w:t>
      </w:r>
      <w:r w:rsidR="00947081">
        <w:rPr>
          <w:rFonts w:asciiTheme="minorEastAsia" w:eastAsiaTheme="minorEastAsia" w:hAnsiTheme="minorEastAsia" w:hint="eastAsia"/>
          <w:sz w:val="21"/>
          <w:szCs w:val="21"/>
          <w:lang w:eastAsia="zh-CN"/>
        </w:rPr>
        <w:t>有效</w:t>
      </w:r>
      <w:r w:rsidR="00432E97" w:rsidRPr="00432E97">
        <w:rPr>
          <w:rFonts w:asciiTheme="minorEastAsia" w:eastAsiaTheme="minorEastAsia" w:hAnsiTheme="minorEastAsia" w:hint="eastAsia"/>
          <w:sz w:val="21"/>
          <w:szCs w:val="21"/>
          <w:lang w:eastAsia="zh-CN"/>
        </w:rPr>
        <w:t>；</w:t>
      </w:r>
    </w:p>
    <w:p w:rsidR="0085542B" w:rsidRDefault="0085542B" w:rsidP="009843A0">
      <w:pPr>
        <w:spacing w:line="300" w:lineRule="auto"/>
        <w:ind w:firstLineChars="200" w:firstLine="420"/>
        <w:rPr>
          <w:rFonts w:asciiTheme="minorEastAsia" w:eastAsiaTheme="minorEastAsia" w:hAnsiTheme="minorEastAsia"/>
          <w:sz w:val="21"/>
          <w:szCs w:val="21"/>
          <w:lang w:eastAsia="zh-CN"/>
        </w:rPr>
      </w:pPr>
      <w:r>
        <w:rPr>
          <w:rFonts w:asciiTheme="minorEastAsia" w:eastAsiaTheme="minorEastAsia" w:hAnsiTheme="minorEastAsia"/>
          <w:sz w:val="21"/>
          <w:szCs w:val="21"/>
          <w:lang w:eastAsia="zh-CN"/>
        </w:rPr>
        <w:t>2</w:t>
      </w:r>
      <w:r>
        <w:rPr>
          <w:rFonts w:asciiTheme="minorEastAsia" w:eastAsiaTheme="minorEastAsia" w:hAnsiTheme="minorEastAsia" w:hint="eastAsia"/>
          <w:sz w:val="21"/>
          <w:szCs w:val="21"/>
          <w:lang w:eastAsia="zh-CN"/>
        </w:rPr>
        <w:t>、</w:t>
      </w:r>
      <w:r w:rsidR="00432E97">
        <w:rPr>
          <w:rFonts w:asciiTheme="minorEastAsia" w:eastAsiaTheme="minorEastAsia" w:hAnsiTheme="minorEastAsia" w:hint="eastAsia"/>
          <w:sz w:val="21"/>
          <w:szCs w:val="21"/>
          <w:lang w:eastAsia="zh-CN"/>
        </w:rPr>
        <w:t>经销商</w:t>
      </w:r>
      <w:r w:rsidR="005B6D9C">
        <w:rPr>
          <w:rFonts w:asciiTheme="minorEastAsia" w:eastAsiaTheme="minorEastAsia" w:hAnsiTheme="minorEastAsia" w:hint="eastAsia"/>
          <w:sz w:val="21"/>
          <w:szCs w:val="21"/>
          <w:lang w:eastAsia="zh-CN"/>
        </w:rPr>
        <w:t>发布</w:t>
      </w:r>
      <w:r w:rsidR="00432E97">
        <w:rPr>
          <w:rFonts w:asciiTheme="minorEastAsia" w:eastAsiaTheme="minorEastAsia" w:hAnsiTheme="minorEastAsia"/>
          <w:sz w:val="21"/>
          <w:szCs w:val="21"/>
          <w:lang w:eastAsia="zh-CN"/>
        </w:rPr>
        <w:t>配件到呆滞品</w:t>
      </w:r>
      <w:r w:rsidR="00947081">
        <w:rPr>
          <w:rFonts w:asciiTheme="minorEastAsia" w:eastAsiaTheme="minorEastAsia" w:hAnsiTheme="minorEastAsia" w:hint="eastAsia"/>
          <w:sz w:val="21"/>
          <w:szCs w:val="21"/>
          <w:lang w:eastAsia="zh-CN"/>
        </w:rPr>
        <w:t>交易</w:t>
      </w:r>
      <w:r w:rsidR="00432E97">
        <w:rPr>
          <w:rFonts w:asciiTheme="minorEastAsia" w:eastAsiaTheme="minorEastAsia" w:hAnsiTheme="minorEastAsia"/>
          <w:sz w:val="21"/>
          <w:szCs w:val="21"/>
          <w:lang w:eastAsia="zh-CN"/>
        </w:rPr>
        <w:t>平台时，</w:t>
      </w:r>
      <w:r w:rsidR="005B6D9C">
        <w:rPr>
          <w:rFonts w:asciiTheme="minorEastAsia" w:eastAsiaTheme="minorEastAsia" w:hAnsiTheme="minorEastAsia" w:hint="eastAsia"/>
          <w:sz w:val="21"/>
          <w:szCs w:val="21"/>
          <w:lang w:eastAsia="zh-CN"/>
        </w:rPr>
        <w:t>配件</w:t>
      </w:r>
      <w:r w:rsidR="00432E97">
        <w:rPr>
          <w:rFonts w:asciiTheme="minorEastAsia" w:eastAsiaTheme="minorEastAsia" w:hAnsiTheme="minorEastAsia"/>
          <w:sz w:val="21"/>
          <w:szCs w:val="21"/>
          <w:lang w:eastAsia="zh-CN"/>
        </w:rPr>
        <w:t>库存</w:t>
      </w:r>
      <w:proofErr w:type="gramStart"/>
      <w:r w:rsidR="00432E97">
        <w:rPr>
          <w:rFonts w:asciiTheme="minorEastAsia" w:eastAsiaTheme="minorEastAsia" w:hAnsiTheme="minorEastAsia"/>
          <w:sz w:val="21"/>
          <w:szCs w:val="21"/>
          <w:lang w:eastAsia="zh-CN"/>
        </w:rPr>
        <w:t>不</w:t>
      </w:r>
      <w:proofErr w:type="gramEnd"/>
      <w:r w:rsidR="00432E97">
        <w:rPr>
          <w:rFonts w:asciiTheme="minorEastAsia" w:eastAsiaTheme="minorEastAsia" w:hAnsiTheme="minorEastAsia"/>
          <w:sz w:val="21"/>
          <w:szCs w:val="21"/>
          <w:lang w:eastAsia="zh-CN"/>
        </w:rPr>
        <w:t>锁定，经销商</w:t>
      </w:r>
      <w:r w:rsidR="00947081">
        <w:rPr>
          <w:rFonts w:asciiTheme="minorEastAsia" w:eastAsiaTheme="minorEastAsia" w:hAnsiTheme="minorEastAsia" w:hint="eastAsia"/>
          <w:sz w:val="21"/>
          <w:szCs w:val="21"/>
          <w:lang w:eastAsia="zh-CN"/>
        </w:rPr>
        <w:t>做可以正常</w:t>
      </w:r>
      <w:r w:rsidR="00947081">
        <w:rPr>
          <w:rFonts w:asciiTheme="minorEastAsia" w:eastAsiaTheme="minorEastAsia" w:hAnsiTheme="minorEastAsia"/>
          <w:sz w:val="21"/>
          <w:szCs w:val="21"/>
          <w:lang w:eastAsia="zh-CN"/>
        </w:rPr>
        <w:t>出库</w:t>
      </w:r>
      <w:r>
        <w:rPr>
          <w:rFonts w:asciiTheme="minorEastAsia" w:eastAsiaTheme="minorEastAsia" w:hAnsiTheme="minorEastAsia"/>
          <w:sz w:val="21"/>
          <w:szCs w:val="21"/>
          <w:lang w:eastAsia="zh-CN"/>
        </w:rPr>
        <w:t>；</w:t>
      </w:r>
    </w:p>
    <w:p w:rsidR="0085542B" w:rsidRPr="0085542B" w:rsidRDefault="0085542B" w:rsidP="009843A0">
      <w:pPr>
        <w:spacing w:line="300" w:lineRule="auto"/>
        <w:ind w:firstLineChars="200" w:firstLine="420"/>
        <w:rPr>
          <w:rFonts w:asciiTheme="minorEastAsia" w:eastAsiaTheme="minorEastAsia" w:hAnsiTheme="minorEastAsia"/>
          <w:sz w:val="21"/>
          <w:szCs w:val="21"/>
          <w:lang w:eastAsia="zh-CN"/>
        </w:rPr>
      </w:pPr>
      <w:r>
        <w:rPr>
          <w:rFonts w:asciiTheme="minorEastAsia" w:eastAsiaTheme="minorEastAsia" w:hAnsiTheme="minorEastAsia"/>
          <w:sz w:val="21"/>
          <w:szCs w:val="21"/>
          <w:lang w:eastAsia="zh-CN"/>
        </w:rPr>
        <w:t>3</w:t>
      </w:r>
      <w:r>
        <w:rPr>
          <w:rFonts w:asciiTheme="minorEastAsia" w:eastAsiaTheme="minorEastAsia" w:hAnsiTheme="minorEastAsia" w:hint="eastAsia"/>
          <w:sz w:val="21"/>
          <w:szCs w:val="21"/>
          <w:lang w:eastAsia="zh-CN"/>
        </w:rPr>
        <w:t>、</w:t>
      </w:r>
      <w:r w:rsidR="00947081">
        <w:rPr>
          <w:rFonts w:asciiTheme="minorEastAsia" w:eastAsiaTheme="minorEastAsia" w:hAnsiTheme="minorEastAsia" w:hint="eastAsia"/>
          <w:sz w:val="21"/>
          <w:szCs w:val="21"/>
          <w:lang w:eastAsia="zh-CN"/>
        </w:rPr>
        <w:t>当经销商</w:t>
      </w:r>
      <w:r w:rsidR="00947081">
        <w:rPr>
          <w:rFonts w:asciiTheme="minorEastAsia" w:eastAsiaTheme="minorEastAsia" w:hAnsiTheme="minorEastAsia"/>
          <w:sz w:val="21"/>
          <w:szCs w:val="21"/>
          <w:lang w:eastAsia="zh-CN"/>
        </w:rPr>
        <w:t>发生配件</w:t>
      </w:r>
      <w:r w:rsidR="00947081">
        <w:rPr>
          <w:rFonts w:asciiTheme="minorEastAsia" w:eastAsiaTheme="minorEastAsia" w:hAnsiTheme="minorEastAsia" w:hint="eastAsia"/>
          <w:sz w:val="21"/>
          <w:szCs w:val="21"/>
          <w:lang w:eastAsia="zh-CN"/>
        </w:rPr>
        <w:t>销售</w:t>
      </w:r>
      <w:r w:rsidR="00947081">
        <w:rPr>
          <w:rFonts w:asciiTheme="minorEastAsia" w:eastAsiaTheme="minorEastAsia" w:hAnsiTheme="minorEastAsia"/>
          <w:sz w:val="21"/>
          <w:szCs w:val="21"/>
          <w:lang w:eastAsia="zh-CN"/>
        </w:rPr>
        <w:t>出库或</w:t>
      </w:r>
      <w:r w:rsidR="00947081">
        <w:rPr>
          <w:rFonts w:asciiTheme="minorEastAsia" w:eastAsiaTheme="minorEastAsia" w:hAnsiTheme="minorEastAsia" w:hint="eastAsia"/>
          <w:sz w:val="21"/>
          <w:szCs w:val="21"/>
          <w:lang w:eastAsia="zh-CN"/>
        </w:rPr>
        <w:t>维修</w:t>
      </w:r>
      <w:r w:rsidR="00947081">
        <w:rPr>
          <w:rFonts w:asciiTheme="minorEastAsia" w:eastAsiaTheme="minorEastAsia" w:hAnsiTheme="minorEastAsia"/>
          <w:sz w:val="21"/>
          <w:szCs w:val="21"/>
          <w:lang w:eastAsia="zh-CN"/>
        </w:rPr>
        <w:t>发料出库</w:t>
      </w:r>
      <w:r w:rsidR="00947081">
        <w:rPr>
          <w:rFonts w:asciiTheme="minorEastAsia" w:eastAsiaTheme="minorEastAsia" w:hAnsiTheme="minorEastAsia" w:hint="eastAsia"/>
          <w:sz w:val="21"/>
          <w:szCs w:val="21"/>
          <w:lang w:eastAsia="zh-CN"/>
        </w:rPr>
        <w:t>时</w:t>
      </w:r>
      <w:r w:rsidR="00947081">
        <w:rPr>
          <w:rFonts w:asciiTheme="minorEastAsia" w:eastAsiaTheme="minorEastAsia" w:hAnsiTheme="minorEastAsia"/>
          <w:sz w:val="21"/>
          <w:szCs w:val="21"/>
          <w:lang w:eastAsia="zh-CN"/>
        </w:rPr>
        <w:t>，</w:t>
      </w:r>
      <w:r w:rsidR="00947081" w:rsidRPr="00432E97">
        <w:rPr>
          <w:rFonts w:asciiTheme="minorEastAsia" w:eastAsiaTheme="minorEastAsia" w:hAnsiTheme="minorEastAsia" w:hint="eastAsia"/>
          <w:sz w:val="21"/>
          <w:szCs w:val="21"/>
          <w:lang w:eastAsia="zh-CN"/>
        </w:rPr>
        <w:t>DMS</w:t>
      </w:r>
      <w:proofErr w:type="gramStart"/>
      <w:r w:rsidR="00620A34">
        <w:rPr>
          <w:rFonts w:asciiTheme="minorEastAsia" w:eastAsiaTheme="minorEastAsia" w:hAnsiTheme="minorEastAsia" w:hint="eastAsia"/>
          <w:sz w:val="21"/>
          <w:szCs w:val="21"/>
          <w:lang w:eastAsia="zh-CN"/>
        </w:rPr>
        <w:t>端该配件</w:t>
      </w:r>
      <w:proofErr w:type="gramEnd"/>
      <w:r w:rsidR="00620A34">
        <w:rPr>
          <w:rFonts w:asciiTheme="minorEastAsia" w:eastAsiaTheme="minorEastAsia" w:hAnsiTheme="minorEastAsia" w:hint="eastAsia"/>
          <w:sz w:val="21"/>
          <w:szCs w:val="21"/>
          <w:lang w:eastAsia="zh-CN"/>
        </w:rPr>
        <w:t>由呆滞品变为非呆滞品，已发布到呆滞品交易平台</w:t>
      </w:r>
      <w:r w:rsidR="00A057B8">
        <w:rPr>
          <w:rFonts w:asciiTheme="minorEastAsia" w:eastAsiaTheme="minorEastAsia" w:hAnsiTheme="minorEastAsia" w:hint="eastAsia"/>
          <w:sz w:val="21"/>
          <w:szCs w:val="21"/>
          <w:lang w:eastAsia="zh-CN"/>
        </w:rPr>
        <w:t>上</w:t>
      </w:r>
      <w:r w:rsidR="00A057B8">
        <w:rPr>
          <w:rFonts w:asciiTheme="minorEastAsia" w:eastAsiaTheme="minorEastAsia" w:hAnsiTheme="minorEastAsia"/>
          <w:sz w:val="21"/>
          <w:szCs w:val="21"/>
          <w:lang w:eastAsia="zh-CN"/>
        </w:rPr>
        <w:t>的</w:t>
      </w:r>
      <w:r w:rsidR="00947081" w:rsidRPr="00432E97">
        <w:rPr>
          <w:rFonts w:asciiTheme="minorEastAsia" w:eastAsiaTheme="minorEastAsia" w:hAnsiTheme="minorEastAsia" w:hint="eastAsia"/>
          <w:sz w:val="21"/>
          <w:szCs w:val="21"/>
          <w:lang w:eastAsia="zh-CN"/>
        </w:rPr>
        <w:t>配件</w:t>
      </w:r>
      <w:r w:rsidR="00573BC1">
        <w:rPr>
          <w:rFonts w:asciiTheme="minorEastAsia" w:eastAsiaTheme="minorEastAsia" w:hAnsiTheme="minorEastAsia" w:hint="eastAsia"/>
          <w:sz w:val="21"/>
          <w:szCs w:val="21"/>
          <w:lang w:eastAsia="zh-CN"/>
        </w:rPr>
        <w:t>不下架</w:t>
      </w:r>
      <w:r>
        <w:rPr>
          <w:rFonts w:asciiTheme="minorEastAsia" w:eastAsiaTheme="minorEastAsia" w:hAnsiTheme="minorEastAsia"/>
          <w:sz w:val="21"/>
          <w:szCs w:val="21"/>
          <w:lang w:eastAsia="zh-CN"/>
        </w:rPr>
        <w:t>；</w:t>
      </w:r>
    </w:p>
    <w:p w:rsidR="00E43B7E" w:rsidRPr="009C617E" w:rsidRDefault="00E43B7E" w:rsidP="00E43B7E">
      <w:pPr>
        <w:pStyle w:val="20"/>
      </w:pPr>
      <w:bookmarkStart w:id="19" w:name="_Toc433989415"/>
      <w:bookmarkStart w:id="20" w:name="_Toc448739879"/>
      <w:bookmarkStart w:id="21" w:name="_Toc457987593"/>
      <w:r w:rsidRPr="009C617E">
        <w:rPr>
          <w:rFonts w:hint="eastAsia"/>
        </w:rPr>
        <w:t>2</w:t>
      </w:r>
      <w:r w:rsidRPr="009C617E">
        <w:t>.</w:t>
      </w:r>
      <w:bookmarkEnd w:id="19"/>
      <w:bookmarkEnd w:id="20"/>
      <w:r w:rsidRPr="009C617E">
        <w:rPr>
          <w:rFonts w:hint="eastAsia"/>
        </w:rPr>
        <w:t>3参考文档</w:t>
      </w:r>
      <w:bookmarkEnd w:id="21"/>
    </w:p>
    <w:p w:rsidR="00E43B7E" w:rsidRDefault="003B5CA9" w:rsidP="003B5CA9">
      <w:pPr>
        <w:spacing w:line="300" w:lineRule="auto"/>
        <w:ind w:firstLineChars="200" w:firstLine="420"/>
        <w:rPr>
          <w:rFonts w:asciiTheme="minorEastAsia" w:eastAsiaTheme="minorEastAsia" w:hAnsiTheme="minorEastAsia"/>
          <w:sz w:val="21"/>
          <w:szCs w:val="21"/>
          <w:lang w:eastAsia="zh-CN"/>
        </w:rPr>
      </w:pPr>
      <w:r w:rsidRPr="003B5CA9">
        <w:rPr>
          <w:rFonts w:asciiTheme="minorEastAsia" w:eastAsiaTheme="minorEastAsia" w:hAnsiTheme="minorEastAsia"/>
          <w:sz w:val="21"/>
          <w:szCs w:val="21"/>
          <w:lang w:eastAsia="zh-CN"/>
        </w:rPr>
        <w:t>1</w:t>
      </w:r>
      <w:r w:rsidRPr="003B5CA9">
        <w:rPr>
          <w:rFonts w:asciiTheme="minorEastAsia" w:eastAsiaTheme="minorEastAsia" w:hAnsiTheme="minorEastAsia" w:hint="eastAsia"/>
          <w:sz w:val="21"/>
          <w:szCs w:val="21"/>
          <w:lang w:eastAsia="zh-CN"/>
        </w:rPr>
        <w:t>、</w:t>
      </w:r>
      <w:r w:rsidR="00E43B7E" w:rsidRPr="003B5CA9">
        <w:rPr>
          <w:rFonts w:asciiTheme="minorEastAsia" w:eastAsiaTheme="minorEastAsia" w:hAnsiTheme="minorEastAsia" w:hint="eastAsia"/>
          <w:sz w:val="21"/>
          <w:szCs w:val="21"/>
          <w:lang w:eastAsia="zh-CN"/>
        </w:rPr>
        <w:t>《</w:t>
      </w:r>
      <w:r w:rsidR="005B1D32">
        <w:rPr>
          <w:rFonts w:asciiTheme="minorEastAsia" w:eastAsiaTheme="minorEastAsia" w:hAnsiTheme="minorEastAsia" w:hint="eastAsia"/>
          <w:sz w:val="21"/>
          <w:szCs w:val="21"/>
          <w:lang w:eastAsia="zh-CN"/>
        </w:rPr>
        <w:t>积压配件</w:t>
      </w:r>
      <w:r w:rsidR="005B1D32">
        <w:rPr>
          <w:rFonts w:asciiTheme="minorEastAsia" w:eastAsiaTheme="minorEastAsia" w:hAnsiTheme="minorEastAsia"/>
          <w:sz w:val="21"/>
          <w:szCs w:val="21"/>
          <w:lang w:eastAsia="zh-CN"/>
        </w:rPr>
        <w:t>发布及调拨</w:t>
      </w:r>
      <w:r w:rsidR="005B1D32">
        <w:rPr>
          <w:rFonts w:asciiTheme="minorEastAsia" w:eastAsiaTheme="minorEastAsia" w:hAnsiTheme="minorEastAsia" w:hint="eastAsia"/>
          <w:sz w:val="21"/>
          <w:szCs w:val="21"/>
          <w:lang w:eastAsia="zh-CN"/>
        </w:rPr>
        <w:t>业务</w:t>
      </w:r>
      <w:r w:rsidR="005B1D32">
        <w:rPr>
          <w:rFonts w:asciiTheme="minorEastAsia" w:eastAsiaTheme="minorEastAsia" w:hAnsiTheme="minorEastAsia"/>
          <w:sz w:val="21"/>
          <w:szCs w:val="21"/>
          <w:lang w:eastAsia="zh-CN"/>
        </w:rPr>
        <w:t>改造需求</w:t>
      </w:r>
      <w:r w:rsidR="0085542B">
        <w:rPr>
          <w:rFonts w:asciiTheme="minorEastAsia" w:eastAsiaTheme="minorEastAsia" w:hAnsiTheme="minorEastAsia" w:hint="eastAsia"/>
          <w:sz w:val="21"/>
          <w:szCs w:val="21"/>
          <w:lang w:eastAsia="zh-CN"/>
        </w:rPr>
        <w:t>N-R文档</w:t>
      </w:r>
      <w:r w:rsidR="00E43B7E" w:rsidRPr="003B5CA9">
        <w:rPr>
          <w:rFonts w:asciiTheme="minorEastAsia" w:eastAsiaTheme="minorEastAsia" w:hAnsiTheme="minorEastAsia" w:hint="eastAsia"/>
          <w:sz w:val="21"/>
          <w:szCs w:val="21"/>
          <w:lang w:eastAsia="zh-CN"/>
        </w:rPr>
        <w:t>》</w:t>
      </w:r>
    </w:p>
    <w:p w:rsidR="00BA35B6" w:rsidRPr="003B5CA9" w:rsidRDefault="00BA35B6" w:rsidP="003B5CA9">
      <w:pPr>
        <w:spacing w:line="300" w:lineRule="auto"/>
        <w:ind w:firstLineChars="200" w:firstLine="42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2、</w:t>
      </w:r>
      <w:r>
        <w:rPr>
          <w:rFonts w:asciiTheme="minorEastAsia" w:eastAsiaTheme="minorEastAsia" w:hAnsiTheme="minorEastAsia"/>
          <w:sz w:val="21"/>
          <w:szCs w:val="21"/>
          <w:lang w:eastAsia="zh-CN"/>
        </w:rPr>
        <w:t>《</w:t>
      </w:r>
      <w:r>
        <w:rPr>
          <w:rFonts w:asciiTheme="minorEastAsia" w:eastAsiaTheme="minorEastAsia" w:hAnsiTheme="minorEastAsia" w:hint="eastAsia"/>
          <w:sz w:val="21"/>
          <w:szCs w:val="21"/>
          <w:lang w:eastAsia="zh-CN"/>
        </w:rPr>
        <w:t>积压</w:t>
      </w:r>
      <w:r>
        <w:rPr>
          <w:rFonts w:asciiTheme="minorEastAsia" w:eastAsiaTheme="minorEastAsia" w:hAnsiTheme="minorEastAsia"/>
          <w:sz w:val="21"/>
          <w:szCs w:val="21"/>
          <w:lang w:eastAsia="zh-CN"/>
        </w:rPr>
        <w:t>配件</w:t>
      </w:r>
      <w:r>
        <w:rPr>
          <w:rFonts w:asciiTheme="minorEastAsia" w:eastAsiaTheme="minorEastAsia" w:hAnsiTheme="minorEastAsia" w:hint="eastAsia"/>
          <w:sz w:val="21"/>
          <w:szCs w:val="21"/>
          <w:lang w:eastAsia="zh-CN"/>
        </w:rPr>
        <w:t>发布</w:t>
      </w:r>
      <w:r>
        <w:rPr>
          <w:rFonts w:asciiTheme="minorEastAsia" w:eastAsiaTheme="minorEastAsia" w:hAnsiTheme="minorEastAsia"/>
          <w:sz w:val="21"/>
          <w:szCs w:val="21"/>
          <w:lang w:eastAsia="zh-CN"/>
        </w:rPr>
        <w:t>及调拨业务改造方案》</w:t>
      </w:r>
    </w:p>
    <w:p w:rsidR="00E43B7E" w:rsidRPr="00187D6D" w:rsidRDefault="00E43B7E" w:rsidP="00E43B7E">
      <w:pPr>
        <w:pStyle w:val="10"/>
      </w:pPr>
      <w:bookmarkStart w:id="22" w:name="_Toc433989417"/>
      <w:bookmarkStart w:id="23" w:name="_Toc457987594"/>
      <w:r w:rsidRPr="00187D6D">
        <w:t>3.</w:t>
      </w:r>
      <w:bookmarkStart w:id="24" w:name="_Toc448739882"/>
      <w:bookmarkEnd w:id="22"/>
      <w:r w:rsidRPr="00187D6D">
        <w:rPr>
          <w:rFonts w:hint="eastAsia"/>
        </w:rPr>
        <w:t>业务</w:t>
      </w:r>
      <w:r w:rsidRPr="00187D6D">
        <w:t>功能清单</w:t>
      </w:r>
      <w:bookmarkEnd w:id="23"/>
    </w:p>
    <w:p w:rsidR="00E43B7E" w:rsidRPr="00187D6D" w:rsidRDefault="00E43B7E" w:rsidP="00E43B7E">
      <w:pPr>
        <w:pStyle w:val="20"/>
      </w:pPr>
      <w:bookmarkStart w:id="25" w:name="_Toc448739883"/>
      <w:bookmarkStart w:id="26" w:name="_Toc457987595"/>
      <w:bookmarkEnd w:id="24"/>
      <w:r w:rsidRPr="00187D6D">
        <w:rPr>
          <w:rFonts w:hint="eastAsia"/>
        </w:rPr>
        <w:t>3.</w:t>
      </w:r>
      <w:r w:rsidR="002F7F4D">
        <w:t>1</w:t>
      </w:r>
      <w:bookmarkEnd w:id="25"/>
      <w:r w:rsidR="00F928D0">
        <w:rPr>
          <w:rFonts w:hint="eastAsia"/>
        </w:rPr>
        <w:t>积压</w:t>
      </w:r>
      <w:r w:rsidR="00F928D0">
        <w:t>配件发布及</w:t>
      </w:r>
      <w:r w:rsidR="00F928D0">
        <w:rPr>
          <w:rFonts w:hint="eastAsia"/>
        </w:rPr>
        <w:t>调拨</w:t>
      </w:r>
      <w:r w:rsidR="00F928D0">
        <w:t>业务改造需求</w:t>
      </w:r>
      <w:bookmarkEnd w:id="26"/>
    </w:p>
    <w:tbl>
      <w:tblPr>
        <w:tblStyle w:val="13"/>
        <w:tblW w:w="5000" w:type="pct"/>
        <w:tblLook w:val="04A0" w:firstRow="1" w:lastRow="0" w:firstColumn="1" w:lastColumn="0" w:noHBand="0" w:noVBand="1"/>
      </w:tblPr>
      <w:tblGrid>
        <w:gridCol w:w="427"/>
        <w:gridCol w:w="3083"/>
        <w:gridCol w:w="4690"/>
        <w:gridCol w:w="656"/>
      </w:tblGrid>
      <w:tr w:rsidR="00E43B7E" w:rsidRPr="00602645" w:rsidTr="00A763C6">
        <w:trPr>
          <w:trHeight w:val="244"/>
        </w:trPr>
        <w:tc>
          <w:tcPr>
            <w:tcW w:w="427" w:type="dxa"/>
            <w:hideMark/>
          </w:tcPr>
          <w:p w:rsidR="00E43B7E" w:rsidRPr="00602645" w:rsidRDefault="00E43B7E" w:rsidP="00E551CC">
            <w:pPr>
              <w:spacing w:line="244" w:lineRule="atLeast"/>
              <w:jc w:val="center"/>
              <w:rPr>
                <w:rFonts w:asciiTheme="minorEastAsia" w:eastAsiaTheme="minorEastAsia" w:hAnsiTheme="minorEastAsia" w:cs="Arial"/>
                <w:sz w:val="21"/>
                <w:szCs w:val="21"/>
                <w:lang w:eastAsia="zh-CN"/>
              </w:rPr>
            </w:pPr>
            <w:r w:rsidRPr="00602645">
              <w:rPr>
                <w:rFonts w:asciiTheme="minorEastAsia" w:eastAsiaTheme="minorEastAsia" w:hAnsiTheme="minorEastAsia" w:cs="Arial"/>
                <w:b/>
                <w:bCs/>
                <w:kern w:val="24"/>
                <w:sz w:val="21"/>
                <w:szCs w:val="21"/>
                <w:lang w:eastAsia="zh-CN"/>
              </w:rPr>
              <w:t xml:space="preserve">编号 </w:t>
            </w:r>
          </w:p>
        </w:tc>
        <w:tc>
          <w:tcPr>
            <w:tcW w:w="3083" w:type="dxa"/>
            <w:hideMark/>
          </w:tcPr>
          <w:p w:rsidR="00E43B7E" w:rsidRPr="00602645" w:rsidRDefault="00E43B7E" w:rsidP="00E551CC">
            <w:pPr>
              <w:spacing w:line="244" w:lineRule="atLeast"/>
              <w:jc w:val="center"/>
              <w:rPr>
                <w:rFonts w:asciiTheme="minorEastAsia" w:eastAsiaTheme="minorEastAsia" w:hAnsiTheme="minorEastAsia" w:cs="Arial"/>
                <w:sz w:val="21"/>
                <w:szCs w:val="21"/>
                <w:lang w:eastAsia="zh-CN"/>
              </w:rPr>
            </w:pPr>
            <w:r w:rsidRPr="00602645">
              <w:rPr>
                <w:rFonts w:asciiTheme="minorEastAsia" w:eastAsiaTheme="minorEastAsia" w:hAnsiTheme="minorEastAsia" w:cs="Arial"/>
                <w:b/>
                <w:bCs/>
                <w:kern w:val="24"/>
                <w:sz w:val="21"/>
                <w:szCs w:val="21"/>
                <w:lang w:eastAsia="zh-CN"/>
              </w:rPr>
              <w:t xml:space="preserve">功能名称 </w:t>
            </w:r>
          </w:p>
        </w:tc>
        <w:tc>
          <w:tcPr>
            <w:tcW w:w="4690" w:type="dxa"/>
            <w:hideMark/>
          </w:tcPr>
          <w:p w:rsidR="00E43B7E" w:rsidRPr="00602645" w:rsidRDefault="00E43B7E" w:rsidP="00E551CC">
            <w:pPr>
              <w:spacing w:line="244" w:lineRule="atLeast"/>
              <w:jc w:val="center"/>
              <w:rPr>
                <w:rFonts w:asciiTheme="minorEastAsia" w:eastAsiaTheme="minorEastAsia" w:hAnsiTheme="minorEastAsia" w:cs="Arial"/>
                <w:sz w:val="21"/>
                <w:szCs w:val="21"/>
                <w:lang w:eastAsia="zh-CN"/>
              </w:rPr>
            </w:pPr>
            <w:r w:rsidRPr="00602645">
              <w:rPr>
                <w:rFonts w:asciiTheme="minorEastAsia" w:eastAsiaTheme="minorEastAsia" w:hAnsiTheme="minorEastAsia" w:cs="Arial"/>
                <w:b/>
                <w:bCs/>
                <w:kern w:val="24"/>
                <w:sz w:val="21"/>
                <w:szCs w:val="21"/>
                <w:lang w:eastAsia="zh-CN"/>
              </w:rPr>
              <w:t xml:space="preserve">功能说明 </w:t>
            </w:r>
          </w:p>
        </w:tc>
        <w:tc>
          <w:tcPr>
            <w:tcW w:w="656" w:type="dxa"/>
            <w:hideMark/>
          </w:tcPr>
          <w:p w:rsidR="00E43B7E" w:rsidRPr="00602645" w:rsidRDefault="00E43B7E" w:rsidP="00E551CC">
            <w:pPr>
              <w:spacing w:line="244" w:lineRule="atLeast"/>
              <w:jc w:val="center"/>
              <w:rPr>
                <w:rFonts w:asciiTheme="minorEastAsia" w:eastAsiaTheme="minorEastAsia" w:hAnsiTheme="minorEastAsia" w:cs="Arial"/>
                <w:sz w:val="21"/>
                <w:szCs w:val="21"/>
                <w:lang w:eastAsia="zh-CN"/>
              </w:rPr>
            </w:pPr>
            <w:r w:rsidRPr="00602645">
              <w:rPr>
                <w:rFonts w:asciiTheme="minorEastAsia" w:eastAsiaTheme="minorEastAsia" w:hAnsiTheme="minorEastAsia" w:cs="Arial"/>
                <w:b/>
                <w:bCs/>
                <w:kern w:val="24"/>
                <w:sz w:val="21"/>
                <w:szCs w:val="21"/>
                <w:lang w:eastAsia="zh-CN"/>
              </w:rPr>
              <w:t xml:space="preserve">调整类型 </w:t>
            </w:r>
          </w:p>
        </w:tc>
      </w:tr>
      <w:tr w:rsidR="00AB1B2F" w:rsidRPr="00602645" w:rsidTr="00A763C6">
        <w:trPr>
          <w:trHeight w:val="229"/>
        </w:trPr>
        <w:tc>
          <w:tcPr>
            <w:tcW w:w="427" w:type="dxa"/>
            <w:hideMark/>
          </w:tcPr>
          <w:p w:rsidR="00AB1B2F" w:rsidRPr="00602645" w:rsidRDefault="00AB1B2F" w:rsidP="00E551CC">
            <w:pPr>
              <w:spacing w:line="217" w:lineRule="atLeast"/>
              <w:jc w:val="center"/>
              <w:rPr>
                <w:rFonts w:asciiTheme="minorEastAsia" w:eastAsiaTheme="minorEastAsia" w:hAnsiTheme="minorEastAsia" w:cs="Arial"/>
                <w:sz w:val="21"/>
                <w:szCs w:val="21"/>
                <w:lang w:eastAsia="zh-CN"/>
              </w:rPr>
            </w:pPr>
            <w:r w:rsidRPr="00602645">
              <w:rPr>
                <w:rFonts w:asciiTheme="minorEastAsia" w:eastAsiaTheme="minorEastAsia" w:hAnsiTheme="minorEastAsia" w:cs="Arial"/>
                <w:sz w:val="21"/>
                <w:szCs w:val="21"/>
                <w:lang w:eastAsia="zh-CN"/>
              </w:rPr>
              <w:t>1</w:t>
            </w:r>
          </w:p>
        </w:tc>
        <w:tc>
          <w:tcPr>
            <w:tcW w:w="3083" w:type="dxa"/>
          </w:tcPr>
          <w:p w:rsidR="00AB1B2F" w:rsidRPr="00A763C6" w:rsidRDefault="00A763C6" w:rsidP="00A763C6">
            <w:pPr>
              <w:spacing w:line="300" w:lineRule="auto"/>
              <w:ind w:hanging="1"/>
              <w:rPr>
                <w:rFonts w:asciiTheme="majorEastAsia" w:eastAsiaTheme="majorEastAsia" w:hAnsiTheme="majorEastAsia"/>
                <w:sz w:val="21"/>
                <w:szCs w:val="21"/>
                <w:lang w:eastAsia="zh-CN"/>
              </w:rPr>
            </w:pPr>
            <w:r>
              <w:rPr>
                <w:rFonts w:asciiTheme="majorEastAsia" w:eastAsiaTheme="majorEastAsia" w:hAnsiTheme="majorEastAsia" w:hint="eastAsia"/>
                <w:sz w:val="21"/>
                <w:szCs w:val="21"/>
                <w:lang w:eastAsia="zh-CN"/>
              </w:rPr>
              <w:t>呆滞品定义（D</w:t>
            </w:r>
            <w:r>
              <w:rPr>
                <w:rFonts w:asciiTheme="majorEastAsia" w:eastAsiaTheme="majorEastAsia" w:hAnsiTheme="majorEastAsia"/>
                <w:sz w:val="21"/>
                <w:szCs w:val="21"/>
                <w:lang w:eastAsia="zh-CN"/>
              </w:rPr>
              <w:t>CS</w:t>
            </w:r>
            <w:r>
              <w:rPr>
                <w:rFonts w:asciiTheme="majorEastAsia" w:eastAsiaTheme="majorEastAsia" w:hAnsiTheme="majorEastAsia" w:hint="eastAsia"/>
                <w:sz w:val="21"/>
                <w:szCs w:val="21"/>
                <w:lang w:eastAsia="zh-CN"/>
              </w:rPr>
              <w:t>）</w:t>
            </w:r>
          </w:p>
        </w:tc>
        <w:tc>
          <w:tcPr>
            <w:tcW w:w="4690" w:type="dxa"/>
            <w:hideMark/>
          </w:tcPr>
          <w:p w:rsidR="00AB1B2F" w:rsidRPr="00602645" w:rsidRDefault="00EE6380" w:rsidP="00CA6B8F">
            <w:pPr>
              <w:spacing w:line="217" w:lineRule="atLeast"/>
              <w:rPr>
                <w:rFonts w:asciiTheme="minorEastAsia" w:eastAsiaTheme="minorEastAsia" w:hAnsiTheme="minorEastAsia" w:cs="Arial"/>
                <w:kern w:val="24"/>
                <w:sz w:val="21"/>
                <w:szCs w:val="21"/>
                <w:lang w:eastAsia="zh-CN"/>
              </w:rPr>
            </w:pPr>
            <w:r>
              <w:rPr>
                <w:rFonts w:asciiTheme="minorEastAsia" w:eastAsiaTheme="minorEastAsia" w:hAnsiTheme="minorEastAsia" w:cs="Arial"/>
                <w:kern w:val="24"/>
                <w:sz w:val="21"/>
                <w:szCs w:val="21"/>
                <w:lang w:eastAsia="zh-CN"/>
              </w:rPr>
              <w:t>呆滞品</w:t>
            </w:r>
            <w:r>
              <w:rPr>
                <w:rFonts w:asciiTheme="minorEastAsia" w:eastAsiaTheme="minorEastAsia" w:hAnsiTheme="minorEastAsia" w:cs="Arial" w:hint="eastAsia"/>
                <w:kern w:val="24"/>
                <w:sz w:val="21"/>
                <w:szCs w:val="21"/>
                <w:lang w:eastAsia="zh-CN"/>
              </w:rPr>
              <w:t>定义</w:t>
            </w:r>
            <w:r>
              <w:rPr>
                <w:rFonts w:asciiTheme="minorEastAsia" w:eastAsiaTheme="minorEastAsia" w:hAnsiTheme="minorEastAsia" w:cs="Arial"/>
                <w:kern w:val="24"/>
                <w:sz w:val="21"/>
                <w:szCs w:val="21"/>
                <w:lang w:eastAsia="zh-CN"/>
              </w:rPr>
              <w:t>并下发</w:t>
            </w:r>
            <w:r>
              <w:rPr>
                <w:rFonts w:asciiTheme="minorEastAsia" w:eastAsiaTheme="minorEastAsia" w:hAnsiTheme="minorEastAsia" w:cs="Arial" w:hint="eastAsia"/>
                <w:kern w:val="24"/>
                <w:sz w:val="21"/>
                <w:szCs w:val="21"/>
                <w:lang w:eastAsia="zh-CN"/>
              </w:rPr>
              <w:t>DMS系统</w:t>
            </w:r>
          </w:p>
        </w:tc>
        <w:tc>
          <w:tcPr>
            <w:tcW w:w="656" w:type="dxa"/>
            <w:hideMark/>
          </w:tcPr>
          <w:p w:rsidR="00AB1B2F" w:rsidRPr="00602645" w:rsidRDefault="005B5CB3" w:rsidP="00D24D76">
            <w:pPr>
              <w:pStyle w:val="ac"/>
              <w:spacing w:before="0" w:beforeAutospacing="0" w:after="0" w:afterAutospacing="0"/>
              <w:rPr>
                <w:rFonts w:asciiTheme="minorEastAsia" w:eastAsiaTheme="minorEastAsia" w:hAnsiTheme="minorEastAsia" w:cs="Arial"/>
                <w:sz w:val="21"/>
                <w:szCs w:val="21"/>
              </w:rPr>
            </w:pPr>
            <w:r>
              <w:rPr>
                <w:rFonts w:asciiTheme="minorEastAsia" w:eastAsiaTheme="minorEastAsia" w:hAnsiTheme="minorEastAsia" w:cs="Arial" w:hint="eastAsia"/>
                <w:color w:val="000000"/>
                <w:kern w:val="24"/>
                <w:sz w:val="21"/>
                <w:szCs w:val="21"/>
              </w:rPr>
              <w:t>新增</w:t>
            </w:r>
          </w:p>
        </w:tc>
      </w:tr>
      <w:tr w:rsidR="00AB1B2F" w:rsidRPr="00602645" w:rsidTr="00A763C6">
        <w:trPr>
          <w:trHeight w:val="217"/>
        </w:trPr>
        <w:tc>
          <w:tcPr>
            <w:tcW w:w="427" w:type="dxa"/>
            <w:hideMark/>
          </w:tcPr>
          <w:p w:rsidR="00AB1B2F" w:rsidRPr="00602645" w:rsidRDefault="00AB1B2F" w:rsidP="00E551CC">
            <w:pPr>
              <w:spacing w:line="217" w:lineRule="atLeast"/>
              <w:jc w:val="center"/>
              <w:rPr>
                <w:rFonts w:asciiTheme="minorEastAsia" w:eastAsiaTheme="minorEastAsia" w:hAnsiTheme="minorEastAsia" w:cs="Arial"/>
                <w:color w:val="000000"/>
                <w:kern w:val="24"/>
                <w:sz w:val="21"/>
                <w:szCs w:val="21"/>
                <w:lang w:eastAsia="zh-CN"/>
              </w:rPr>
            </w:pPr>
            <w:r w:rsidRPr="00602645">
              <w:rPr>
                <w:rFonts w:asciiTheme="minorEastAsia" w:eastAsiaTheme="minorEastAsia" w:hAnsiTheme="minorEastAsia" w:cs="Arial"/>
                <w:color w:val="000000"/>
                <w:kern w:val="24"/>
                <w:sz w:val="21"/>
                <w:szCs w:val="21"/>
                <w:lang w:eastAsia="zh-CN"/>
              </w:rPr>
              <w:t>2</w:t>
            </w:r>
          </w:p>
        </w:tc>
        <w:tc>
          <w:tcPr>
            <w:tcW w:w="3083" w:type="dxa"/>
          </w:tcPr>
          <w:p w:rsidR="00AB1B2F" w:rsidRPr="00602645" w:rsidRDefault="00A763C6" w:rsidP="00D24D76">
            <w:pPr>
              <w:spacing w:line="217" w:lineRule="atLeast"/>
              <w:rPr>
                <w:rFonts w:asciiTheme="minorEastAsia" w:eastAsiaTheme="minorEastAsia" w:hAnsiTheme="minorEastAsia" w:cs="Arial"/>
                <w:kern w:val="24"/>
                <w:sz w:val="21"/>
                <w:szCs w:val="21"/>
                <w:lang w:eastAsia="zh-CN"/>
              </w:rPr>
            </w:pPr>
            <w:r>
              <w:rPr>
                <w:rFonts w:asciiTheme="majorEastAsia" w:eastAsiaTheme="majorEastAsia" w:hAnsiTheme="majorEastAsia" w:hint="eastAsia"/>
                <w:sz w:val="21"/>
                <w:szCs w:val="21"/>
                <w:lang w:eastAsia="zh-CN"/>
              </w:rPr>
              <w:t>呆滞</w:t>
            </w:r>
            <w:proofErr w:type="gramStart"/>
            <w:r>
              <w:rPr>
                <w:rFonts w:asciiTheme="majorEastAsia" w:eastAsiaTheme="majorEastAsia" w:hAnsiTheme="majorEastAsia" w:hint="eastAsia"/>
                <w:sz w:val="21"/>
                <w:szCs w:val="21"/>
                <w:lang w:eastAsia="zh-CN"/>
              </w:rPr>
              <w:t>品数据</w:t>
            </w:r>
            <w:proofErr w:type="gramEnd"/>
            <w:r>
              <w:rPr>
                <w:rFonts w:asciiTheme="majorEastAsia" w:eastAsiaTheme="majorEastAsia" w:hAnsiTheme="majorEastAsia"/>
                <w:sz w:val="21"/>
                <w:szCs w:val="21"/>
                <w:lang w:eastAsia="zh-CN"/>
              </w:rPr>
              <w:t>上报</w:t>
            </w:r>
            <w:r>
              <w:rPr>
                <w:rFonts w:asciiTheme="majorEastAsia" w:eastAsiaTheme="majorEastAsia" w:hAnsiTheme="majorEastAsia" w:hint="eastAsia"/>
                <w:sz w:val="21"/>
                <w:szCs w:val="21"/>
                <w:lang w:eastAsia="zh-CN"/>
              </w:rPr>
              <w:t>（</w:t>
            </w:r>
            <w:r>
              <w:rPr>
                <w:rFonts w:asciiTheme="majorEastAsia" w:eastAsiaTheme="majorEastAsia" w:hAnsiTheme="majorEastAsia"/>
                <w:sz w:val="21"/>
                <w:szCs w:val="21"/>
                <w:lang w:eastAsia="zh-CN"/>
              </w:rPr>
              <w:t>DMS</w:t>
            </w:r>
            <w:r>
              <w:rPr>
                <w:rFonts w:asciiTheme="majorEastAsia" w:eastAsiaTheme="majorEastAsia" w:hAnsiTheme="majorEastAsia" w:hint="eastAsia"/>
                <w:sz w:val="21"/>
                <w:szCs w:val="21"/>
                <w:lang w:eastAsia="zh-CN"/>
              </w:rPr>
              <w:t>）</w:t>
            </w:r>
          </w:p>
        </w:tc>
        <w:tc>
          <w:tcPr>
            <w:tcW w:w="4690" w:type="dxa"/>
            <w:hideMark/>
          </w:tcPr>
          <w:p w:rsidR="00AB1B2F" w:rsidRPr="00602645" w:rsidRDefault="00EE6380" w:rsidP="00D24D76">
            <w:pPr>
              <w:spacing w:line="217" w:lineRule="atLeast"/>
              <w:rPr>
                <w:rFonts w:asciiTheme="minorEastAsia" w:eastAsiaTheme="minorEastAsia" w:hAnsiTheme="minorEastAsia" w:cs="Arial"/>
                <w:kern w:val="24"/>
                <w:sz w:val="21"/>
                <w:szCs w:val="21"/>
                <w:lang w:eastAsia="zh-CN"/>
              </w:rPr>
            </w:pPr>
            <w:r>
              <w:rPr>
                <w:rFonts w:asciiTheme="minorEastAsia" w:eastAsiaTheme="minorEastAsia" w:hAnsiTheme="minorEastAsia" w:cs="Arial" w:hint="eastAsia"/>
                <w:kern w:val="24"/>
                <w:sz w:val="21"/>
                <w:szCs w:val="21"/>
                <w:lang w:eastAsia="zh-CN"/>
              </w:rPr>
              <w:t>呆滞</w:t>
            </w:r>
            <w:proofErr w:type="gramStart"/>
            <w:r>
              <w:rPr>
                <w:rFonts w:asciiTheme="minorEastAsia" w:eastAsiaTheme="minorEastAsia" w:hAnsiTheme="minorEastAsia" w:cs="Arial" w:hint="eastAsia"/>
                <w:kern w:val="24"/>
                <w:sz w:val="21"/>
                <w:szCs w:val="21"/>
                <w:lang w:eastAsia="zh-CN"/>
              </w:rPr>
              <w:t>品</w:t>
            </w:r>
            <w:r>
              <w:rPr>
                <w:rFonts w:asciiTheme="minorEastAsia" w:eastAsiaTheme="minorEastAsia" w:hAnsiTheme="minorEastAsia" w:cs="Arial"/>
                <w:kern w:val="24"/>
                <w:sz w:val="21"/>
                <w:szCs w:val="21"/>
                <w:lang w:eastAsia="zh-CN"/>
              </w:rPr>
              <w:t>信息</w:t>
            </w:r>
            <w:proofErr w:type="gramEnd"/>
            <w:r>
              <w:rPr>
                <w:rFonts w:asciiTheme="minorEastAsia" w:eastAsiaTheme="minorEastAsia" w:hAnsiTheme="minorEastAsia" w:cs="Arial"/>
                <w:kern w:val="24"/>
                <w:sz w:val="21"/>
                <w:szCs w:val="21"/>
                <w:lang w:eastAsia="zh-CN"/>
              </w:rPr>
              <w:t>查询和发布</w:t>
            </w:r>
          </w:p>
        </w:tc>
        <w:tc>
          <w:tcPr>
            <w:tcW w:w="656" w:type="dxa"/>
            <w:hideMark/>
          </w:tcPr>
          <w:p w:rsidR="00AB1B2F" w:rsidRPr="00602645" w:rsidRDefault="005B5CB3" w:rsidP="00D24D76">
            <w:pPr>
              <w:pStyle w:val="ac"/>
              <w:spacing w:before="0" w:beforeAutospacing="0" w:after="0" w:afterAutospacing="0"/>
              <w:rPr>
                <w:rFonts w:asciiTheme="minorEastAsia" w:eastAsiaTheme="minorEastAsia" w:hAnsiTheme="minorEastAsia" w:cs="Arial"/>
                <w:b/>
                <w:bCs/>
                <w:color w:val="FF0000"/>
                <w:kern w:val="24"/>
                <w:sz w:val="21"/>
                <w:szCs w:val="21"/>
              </w:rPr>
            </w:pPr>
            <w:r>
              <w:rPr>
                <w:rFonts w:asciiTheme="minorEastAsia" w:eastAsiaTheme="minorEastAsia" w:hAnsiTheme="minorEastAsia" w:cs="Arial" w:hint="eastAsia"/>
                <w:color w:val="000000"/>
                <w:kern w:val="24"/>
                <w:sz w:val="21"/>
                <w:szCs w:val="21"/>
              </w:rPr>
              <w:t>新增</w:t>
            </w:r>
          </w:p>
        </w:tc>
      </w:tr>
      <w:tr w:rsidR="004C079F" w:rsidRPr="00602645" w:rsidTr="00A763C6">
        <w:trPr>
          <w:trHeight w:val="217"/>
        </w:trPr>
        <w:tc>
          <w:tcPr>
            <w:tcW w:w="427" w:type="dxa"/>
          </w:tcPr>
          <w:p w:rsidR="004C079F" w:rsidRPr="00602645" w:rsidRDefault="004C079F" w:rsidP="00E551CC">
            <w:pPr>
              <w:spacing w:line="217" w:lineRule="atLeast"/>
              <w:jc w:val="center"/>
              <w:rPr>
                <w:rFonts w:asciiTheme="minorEastAsia" w:eastAsiaTheme="minorEastAsia" w:hAnsiTheme="minorEastAsia" w:cs="Arial"/>
                <w:color w:val="000000"/>
                <w:kern w:val="24"/>
                <w:sz w:val="21"/>
                <w:szCs w:val="21"/>
                <w:lang w:eastAsia="zh-CN"/>
              </w:rPr>
            </w:pPr>
            <w:r>
              <w:rPr>
                <w:rFonts w:asciiTheme="minorEastAsia" w:eastAsiaTheme="minorEastAsia" w:hAnsiTheme="minorEastAsia" w:cs="Arial" w:hint="eastAsia"/>
                <w:color w:val="000000"/>
                <w:kern w:val="24"/>
                <w:sz w:val="21"/>
                <w:szCs w:val="21"/>
                <w:lang w:eastAsia="zh-CN"/>
              </w:rPr>
              <w:t>3</w:t>
            </w:r>
          </w:p>
        </w:tc>
        <w:tc>
          <w:tcPr>
            <w:tcW w:w="3083" w:type="dxa"/>
          </w:tcPr>
          <w:p w:rsidR="004C079F" w:rsidRDefault="004C079F" w:rsidP="00D24D76">
            <w:pPr>
              <w:spacing w:line="217" w:lineRule="atLeast"/>
              <w:rPr>
                <w:rFonts w:asciiTheme="majorEastAsia" w:eastAsiaTheme="majorEastAsia" w:hAnsiTheme="majorEastAsia"/>
                <w:sz w:val="21"/>
                <w:szCs w:val="21"/>
                <w:lang w:eastAsia="zh-CN"/>
              </w:rPr>
            </w:pPr>
            <w:r>
              <w:rPr>
                <w:rFonts w:asciiTheme="majorEastAsia" w:eastAsiaTheme="majorEastAsia" w:hAnsiTheme="majorEastAsia" w:hint="eastAsia"/>
                <w:sz w:val="21"/>
                <w:szCs w:val="21"/>
                <w:lang w:eastAsia="zh-CN"/>
              </w:rPr>
              <w:t>已发布</w:t>
            </w:r>
            <w:r>
              <w:rPr>
                <w:rFonts w:asciiTheme="majorEastAsia" w:eastAsiaTheme="majorEastAsia" w:hAnsiTheme="majorEastAsia"/>
                <w:sz w:val="21"/>
                <w:szCs w:val="21"/>
                <w:lang w:eastAsia="zh-CN"/>
              </w:rPr>
              <w:t>呆滞品查询</w:t>
            </w:r>
            <w:r>
              <w:rPr>
                <w:rFonts w:asciiTheme="majorEastAsia" w:eastAsiaTheme="majorEastAsia" w:hAnsiTheme="majorEastAsia" w:hint="eastAsia"/>
                <w:sz w:val="21"/>
                <w:szCs w:val="21"/>
                <w:lang w:eastAsia="zh-CN"/>
              </w:rPr>
              <w:t>（DMS）</w:t>
            </w:r>
          </w:p>
        </w:tc>
        <w:tc>
          <w:tcPr>
            <w:tcW w:w="4690" w:type="dxa"/>
          </w:tcPr>
          <w:p w:rsidR="004C079F" w:rsidRPr="004C079F" w:rsidRDefault="004C079F" w:rsidP="00D24D76">
            <w:pPr>
              <w:spacing w:line="217" w:lineRule="atLeast"/>
              <w:rPr>
                <w:rFonts w:asciiTheme="minorEastAsia" w:eastAsiaTheme="minorEastAsia" w:hAnsiTheme="minorEastAsia" w:cs="Arial"/>
                <w:kern w:val="24"/>
                <w:sz w:val="21"/>
                <w:szCs w:val="21"/>
                <w:lang w:eastAsia="zh-CN"/>
              </w:rPr>
            </w:pPr>
            <w:r>
              <w:rPr>
                <w:rFonts w:asciiTheme="minorEastAsia" w:eastAsiaTheme="minorEastAsia" w:hAnsiTheme="minorEastAsia" w:cs="Arial" w:hint="eastAsia"/>
                <w:kern w:val="24"/>
                <w:sz w:val="21"/>
                <w:szCs w:val="21"/>
                <w:lang w:eastAsia="zh-CN"/>
              </w:rPr>
              <w:t>已发布</w:t>
            </w:r>
            <w:r>
              <w:rPr>
                <w:rFonts w:asciiTheme="minorEastAsia" w:eastAsiaTheme="minorEastAsia" w:hAnsiTheme="minorEastAsia" w:cs="Arial"/>
                <w:kern w:val="24"/>
                <w:sz w:val="21"/>
                <w:szCs w:val="21"/>
                <w:lang w:eastAsia="zh-CN"/>
              </w:rPr>
              <w:t>呆滞</w:t>
            </w:r>
            <w:proofErr w:type="gramStart"/>
            <w:r>
              <w:rPr>
                <w:rFonts w:asciiTheme="minorEastAsia" w:eastAsiaTheme="minorEastAsia" w:hAnsiTheme="minorEastAsia" w:cs="Arial"/>
                <w:kern w:val="24"/>
                <w:sz w:val="21"/>
                <w:szCs w:val="21"/>
                <w:lang w:eastAsia="zh-CN"/>
              </w:rPr>
              <w:t>品信息</w:t>
            </w:r>
            <w:proofErr w:type="gramEnd"/>
            <w:r>
              <w:rPr>
                <w:rFonts w:asciiTheme="minorEastAsia" w:eastAsiaTheme="minorEastAsia" w:hAnsiTheme="minorEastAsia" w:cs="Arial"/>
                <w:kern w:val="24"/>
                <w:sz w:val="21"/>
                <w:szCs w:val="21"/>
                <w:lang w:eastAsia="zh-CN"/>
              </w:rPr>
              <w:t>查询</w:t>
            </w:r>
          </w:p>
        </w:tc>
        <w:tc>
          <w:tcPr>
            <w:tcW w:w="656" w:type="dxa"/>
          </w:tcPr>
          <w:p w:rsidR="004C079F" w:rsidRDefault="004C079F" w:rsidP="00D24D76">
            <w:pPr>
              <w:pStyle w:val="ac"/>
              <w:spacing w:before="0" w:beforeAutospacing="0" w:after="0" w:afterAutospacing="0"/>
              <w:rPr>
                <w:rFonts w:asciiTheme="minorEastAsia" w:eastAsiaTheme="minorEastAsia" w:hAnsiTheme="minorEastAsia" w:cs="Arial"/>
                <w:color w:val="000000"/>
                <w:kern w:val="24"/>
                <w:sz w:val="21"/>
                <w:szCs w:val="21"/>
              </w:rPr>
            </w:pPr>
            <w:r>
              <w:rPr>
                <w:rFonts w:asciiTheme="minorEastAsia" w:eastAsiaTheme="minorEastAsia" w:hAnsiTheme="minorEastAsia" w:cs="Arial" w:hint="eastAsia"/>
                <w:color w:val="000000"/>
                <w:kern w:val="24"/>
                <w:sz w:val="21"/>
                <w:szCs w:val="21"/>
              </w:rPr>
              <w:t>新增</w:t>
            </w:r>
          </w:p>
        </w:tc>
      </w:tr>
      <w:tr w:rsidR="004E2B83" w:rsidRPr="00602645" w:rsidTr="00A763C6">
        <w:trPr>
          <w:trHeight w:val="217"/>
        </w:trPr>
        <w:tc>
          <w:tcPr>
            <w:tcW w:w="427" w:type="dxa"/>
            <w:hideMark/>
          </w:tcPr>
          <w:p w:rsidR="004E2B83" w:rsidRPr="00602645" w:rsidRDefault="00344EEC" w:rsidP="000655C6">
            <w:pPr>
              <w:spacing w:line="217" w:lineRule="atLeast"/>
              <w:jc w:val="center"/>
              <w:rPr>
                <w:rFonts w:asciiTheme="minorEastAsia" w:eastAsiaTheme="minorEastAsia" w:hAnsiTheme="minorEastAsia" w:cs="Arial"/>
                <w:sz w:val="21"/>
                <w:szCs w:val="21"/>
                <w:lang w:eastAsia="zh-CN"/>
              </w:rPr>
            </w:pPr>
            <w:r>
              <w:rPr>
                <w:rFonts w:asciiTheme="minorEastAsia" w:eastAsiaTheme="minorEastAsia" w:hAnsiTheme="minorEastAsia" w:cs="Arial"/>
                <w:color w:val="000000"/>
                <w:kern w:val="24"/>
                <w:sz w:val="21"/>
                <w:szCs w:val="21"/>
                <w:lang w:eastAsia="zh-CN"/>
              </w:rPr>
              <w:t>4</w:t>
            </w:r>
            <w:r w:rsidR="004E2B83" w:rsidRPr="00602645">
              <w:rPr>
                <w:rFonts w:asciiTheme="minorEastAsia" w:eastAsiaTheme="minorEastAsia" w:hAnsiTheme="minorEastAsia" w:cs="Arial" w:hint="eastAsia"/>
                <w:color w:val="000000"/>
                <w:kern w:val="24"/>
                <w:sz w:val="21"/>
                <w:szCs w:val="21"/>
                <w:lang w:eastAsia="zh-CN"/>
              </w:rPr>
              <w:t xml:space="preserve"> </w:t>
            </w:r>
          </w:p>
        </w:tc>
        <w:tc>
          <w:tcPr>
            <w:tcW w:w="3083" w:type="dxa"/>
          </w:tcPr>
          <w:p w:rsidR="004E2B83" w:rsidRPr="00602645" w:rsidRDefault="00A763C6" w:rsidP="00D24D76">
            <w:pPr>
              <w:spacing w:line="217" w:lineRule="atLeast"/>
              <w:rPr>
                <w:rFonts w:asciiTheme="minorEastAsia" w:eastAsiaTheme="minorEastAsia" w:hAnsiTheme="minorEastAsia" w:cs="Arial"/>
                <w:kern w:val="24"/>
                <w:sz w:val="21"/>
                <w:szCs w:val="21"/>
                <w:lang w:eastAsia="zh-CN"/>
              </w:rPr>
            </w:pPr>
            <w:r>
              <w:rPr>
                <w:rFonts w:asciiTheme="majorEastAsia" w:eastAsiaTheme="majorEastAsia" w:hAnsiTheme="majorEastAsia" w:hint="eastAsia"/>
                <w:sz w:val="21"/>
                <w:szCs w:val="21"/>
                <w:lang w:eastAsia="zh-CN"/>
              </w:rPr>
              <w:t>呆滞</w:t>
            </w:r>
            <w:proofErr w:type="gramStart"/>
            <w:r>
              <w:rPr>
                <w:rFonts w:asciiTheme="majorEastAsia" w:eastAsiaTheme="majorEastAsia" w:hAnsiTheme="majorEastAsia" w:hint="eastAsia"/>
                <w:sz w:val="21"/>
                <w:szCs w:val="21"/>
                <w:lang w:eastAsia="zh-CN"/>
              </w:rPr>
              <w:t>品发布</w:t>
            </w:r>
            <w:proofErr w:type="gramEnd"/>
            <w:r>
              <w:rPr>
                <w:rFonts w:asciiTheme="majorEastAsia" w:eastAsiaTheme="majorEastAsia" w:hAnsiTheme="majorEastAsia" w:hint="eastAsia"/>
                <w:sz w:val="21"/>
                <w:szCs w:val="21"/>
                <w:lang w:eastAsia="zh-CN"/>
              </w:rPr>
              <w:t>信息</w:t>
            </w:r>
            <w:r>
              <w:rPr>
                <w:rFonts w:asciiTheme="majorEastAsia" w:eastAsiaTheme="majorEastAsia" w:hAnsiTheme="majorEastAsia"/>
                <w:sz w:val="21"/>
                <w:szCs w:val="21"/>
                <w:lang w:eastAsia="zh-CN"/>
              </w:rPr>
              <w:t>查询</w:t>
            </w:r>
            <w:r>
              <w:rPr>
                <w:rFonts w:asciiTheme="majorEastAsia" w:eastAsiaTheme="majorEastAsia" w:hAnsiTheme="majorEastAsia" w:hint="eastAsia"/>
                <w:sz w:val="21"/>
                <w:szCs w:val="21"/>
                <w:lang w:eastAsia="zh-CN"/>
              </w:rPr>
              <w:t>(</w:t>
            </w:r>
            <w:r>
              <w:rPr>
                <w:rFonts w:asciiTheme="majorEastAsia" w:eastAsiaTheme="majorEastAsia" w:hAnsiTheme="majorEastAsia"/>
                <w:sz w:val="21"/>
                <w:szCs w:val="21"/>
                <w:lang w:eastAsia="zh-CN"/>
              </w:rPr>
              <w:t>DCS</w:t>
            </w:r>
            <w:r>
              <w:rPr>
                <w:rFonts w:asciiTheme="majorEastAsia" w:eastAsiaTheme="majorEastAsia" w:hAnsiTheme="majorEastAsia" w:hint="eastAsia"/>
                <w:sz w:val="21"/>
                <w:szCs w:val="21"/>
                <w:lang w:eastAsia="zh-CN"/>
              </w:rPr>
              <w:t>)</w:t>
            </w:r>
          </w:p>
        </w:tc>
        <w:tc>
          <w:tcPr>
            <w:tcW w:w="4690" w:type="dxa"/>
            <w:hideMark/>
          </w:tcPr>
          <w:p w:rsidR="004E2B83" w:rsidRPr="00602645" w:rsidRDefault="00F44845" w:rsidP="00D24D76">
            <w:pPr>
              <w:spacing w:line="217" w:lineRule="atLeast"/>
              <w:rPr>
                <w:rFonts w:asciiTheme="minorEastAsia" w:eastAsiaTheme="minorEastAsia" w:hAnsiTheme="minorEastAsia" w:cs="Arial"/>
                <w:kern w:val="24"/>
                <w:sz w:val="21"/>
                <w:szCs w:val="21"/>
                <w:lang w:eastAsia="zh-CN"/>
              </w:rPr>
            </w:pPr>
            <w:r>
              <w:rPr>
                <w:rFonts w:asciiTheme="minorEastAsia" w:eastAsiaTheme="minorEastAsia" w:hAnsiTheme="minorEastAsia" w:cs="Arial" w:hint="eastAsia"/>
                <w:kern w:val="24"/>
                <w:sz w:val="21"/>
                <w:szCs w:val="21"/>
                <w:lang w:eastAsia="zh-CN"/>
              </w:rPr>
              <w:t>呆滞</w:t>
            </w:r>
            <w:proofErr w:type="gramStart"/>
            <w:r>
              <w:rPr>
                <w:rFonts w:asciiTheme="minorEastAsia" w:eastAsiaTheme="minorEastAsia" w:hAnsiTheme="minorEastAsia" w:cs="Arial" w:hint="eastAsia"/>
                <w:kern w:val="24"/>
                <w:sz w:val="21"/>
                <w:szCs w:val="21"/>
                <w:lang w:eastAsia="zh-CN"/>
              </w:rPr>
              <w:t>品</w:t>
            </w:r>
            <w:r>
              <w:rPr>
                <w:rFonts w:asciiTheme="minorEastAsia" w:eastAsiaTheme="minorEastAsia" w:hAnsiTheme="minorEastAsia" w:cs="Arial"/>
                <w:kern w:val="24"/>
                <w:sz w:val="21"/>
                <w:szCs w:val="21"/>
                <w:lang w:eastAsia="zh-CN"/>
              </w:rPr>
              <w:t>发布</w:t>
            </w:r>
            <w:proofErr w:type="gramEnd"/>
            <w:r>
              <w:rPr>
                <w:rFonts w:asciiTheme="minorEastAsia" w:eastAsiaTheme="minorEastAsia" w:hAnsiTheme="minorEastAsia" w:cs="Arial"/>
                <w:kern w:val="24"/>
                <w:sz w:val="21"/>
                <w:szCs w:val="21"/>
                <w:lang w:eastAsia="zh-CN"/>
              </w:rPr>
              <w:t>信息查询和调拨申请</w:t>
            </w:r>
          </w:p>
        </w:tc>
        <w:tc>
          <w:tcPr>
            <w:tcW w:w="656" w:type="dxa"/>
            <w:hideMark/>
          </w:tcPr>
          <w:p w:rsidR="004E2B83" w:rsidRPr="00602645" w:rsidRDefault="005B5CB3" w:rsidP="005B5CB3">
            <w:pPr>
              <w:spacing w:line="217" w:lineRule="atLeast"/>
              <w:rPr>
                <w:rFonts w:asciiTheme="minorEastAsia" w:eastAsiaTheme="minorEastAsia" w:hAnsiTheme="minorEastAsia" w:cs="Arial"/>
                <w:color w:val="FF0000"/>
                <w:kern w:val="24"/>
                <w:sz w:val="21"/>
                <w:szCs w:val="21"/>
                <w:lang w:eastAsia="zh-CN"/>
              </w:rPr>
            </w:pPr>
            <w:r>
              <w:rPr>
                <w:rFonts w:asciiTheme="minorEastAsia" w:eastAsiaTheme="minorEastAsia" w:hAnsiTheme="minorEastAsia" w:cs="Arial" w:hint="eastAsia"/>
                <w:color w:val="000000"/>
                <w:kern w:val="24"/>
                <w:sz w:val="21"/>
                <w:szCs w:val="21"/>
                <w:lang w:eastAsia="zh-CN"/>
              </w:rPr>
              <w:t>新增</w:t>
            </w:r>
          </w:p>
        </w:tc>
      </w:tr>
      <w:tr w:rsidR="004E2B83" w:rsidRPr="00602645" w:rsidTr="00A763C6">
        <w:trPr>
          <w:trHeight w:val="217"/>
        </w:trPr>
        <w:tc>
          <w:tcPr>
            <w:tcW w:w="427" w:type="dxa"/>
            <w:hideMark/>
          </w:tcPr>
          <w:p w:rsidR="004E2B83" w:rsidRPr="00602645" w:rsidRDefault="00344EEC" w:rsidP="000655C6">
            <w:pPr>
              <w:spacing w:line="217" w:lineRule="atLeast"/>
              <w:jc w:val="center"/>
              <w:rPr>
                <w:rFonts w:asciiTheme="minorEastAsia" w:eastAsiaTheme="minorEastAsia" w:hAnsiTheme="minorEastAsia" w:cs="Arial"/>
                <w:sz w:val="21"/>
                <w:szCs w:val="21"/>
                <w:lang w:eastAsia="zh-CN"/>
              </w:rPr>
            </w:pPr>
            <w:r>
              <w:rPr>
                <w:rFonts w:asciiTheme="minorEastAsia" w:eastAsiaTheme="minorEastAsia" w:hAnsiTheme="minorEastAsia" w:cs="Arial"/>
                <w:color w:val="000000"/>
                <w:kern w:val="24"/>
                <w:sz w:val="21"/>
                <w:szCs w:val="21"/>
                <w:lang w:eastAsia="zh-CN"/>
              </w:rPr>
              <w:t>5</w:t>
            </w:r>
          </w:p>
        </w:tc>
        <w:tc>
          <w:tcPr>
            <w:tcW w:w="3083" w:type="dxa"/>
          </w:tcPr>
          <w:p w:rsidR="004E2B83" w:rsidRPr="00602645" w:rsidRDefault="00A763C6" w:rsidP="00602645">
            <w:pPr>
              <w:spacing w:line="300" w:lineRule="auto"/>
              <w:rPr>
                <w:rFonts w:asciiTheme="majorEastAsia" w:eastAsiaTheme="majorEastAsia" w:hAnsiTheme="majorEastAsia"/>
                <w:sz w:val="21"/>
                <w:szCs w:val="21"/>
                <w:lang w:eastAsia="zh-CN"/>
              </w:rPr>
            </w:pPr>
            <w:r>
              <w:rPr>
                <w:rFonts w:asciiTheme="majorEastAsia" w:eastAsiaTheme="majorEastAsia" w:hAnsiTheme="majorEastAsia" w:hint="eastAsia"/>
                <w:sz w:val="21"/>
                <w:szCs w:val="21"/>
                <w:lang w:eastAsia="zh-CN"/>
              </w:rPr>
              <w:t>呆滞品交易</w:t>
            </w:r>
            <w:r>
              <w:rPr>
                <w:rFonts w:asciiTheme="majorEastAsia" w:eastAsiaTheme="majorEastAsia" w:hAnsiTheme="majorEastAsia"/>
                <w:sz w:val="21"/>
                <w:szCs w:val="21"/>
                <w:lang w:eastAsia="zh-CN"/>
              </w:rPr>
              <w:t>确认（</w:t>
            </w:r>
            <w:r>
              <w:rPr>
                <w:rFonts w:asciiTheme="majorEastAsia" w:eastAsiaTheme="majorEastAsia" w:hAnsiTheme="majorEastAsia" w:hint="eastAsia"/>
                <w:sz w:val="21"/>
                <w:szCs w:val="21"/>
                <w:lang w:eastAsia="zh-CN"/>
              </w:rPr>
              <w:t>D</w:t>
            </w:r>
            <w:r>
              <w:rPr>
                <w:rFonts w:asciiTheme="majorEastAsia" w:eastAsiaTheme="majorEastAsia" w:hAnsiTheme="majorEastAsia"/>
                <w:sz w:val="21"/>
                <w:szCs w:val="21"/>
                <w:lang w:eastAsia="zh-CN"/>
              </w:rPr>
              <w:t>C</w:t>
            </w:r>
            <w:r>
              <w:rPr>
                <w:rFonts w:asciiTheme="majorEastAsia" w:eastAsiaTheme="majorEastAsia" w:hAnsiTheme="majorEastAsia" w:hint="eastAsia"/>
                <w:sz w:val="21"/>
                <w:szCs w:val="21"/>
                <w:lang w:eastAsia="zh-CN"/>
              </w:rPr>
              <w:t>S</w:t>
            </w:r>
            <w:r>
              <w:rPr>
                <w:rFonts w:asciiTheme="majorEastAsia" w:eastAsiaTheme="majorEastAsia" w:hAnsiTheme="majorEastAsia"/>
                <w:sz w:val="21"/>
                <w:szCs w:val="21"/>
                <w:lang w:eastAsia="zh-CN"/>
              </w:rPr>
              <w:t>）</w:t>
            </w:r>
          </w:p>
        </w:tc>
        <w:tc>
          <w:tcPr>
            <w:tcW w:w="4690" w:type="dxa"/>
            <w:hideMark/>
          </w:tcPr>
          <w:p w:rsidR="004E2B83" w:rsidRPr="00602645" w:rsidRDefault="00F44845" w:rsidP="007A54D0">
            <w:pPr>
              <w:spacing w:line="217" w:lineRule="atLeast"/>
              <w:rPr>
                <w:rFonts w:asciiTheme="minorEastAsia" w:eastAsiaTheme="minorEastAsia" w:hAnsiTheme="minorEastAsia" w:cs="Arial"/>
                <w:kern w:val="24"/>
                <w:sz w:val="21"/>
                <w:szCs w:val="21"/>
                <w:lang w:eastAsia="zh-CN"/>
              </w:rPr>
            </w:pPr>
            <w:r>
              <w:rPr>
                <w:rFonts w:asciiTheme="minorEastAsia" w:eastAsiaTheme="minorEastAsia" w:hAnsiTheme="minorEastAsia" w:cs="Arial" w:hint="eastAsia"/>
                <w:kern w:val="24"/>
                <w:sz w:val="21"/>
                <w:szCs w:val="21"/>
                <w:lang w:eastAsia="zh-CN"/>
              </w:rPr>
              <w:t>呆滞</w:t>
            </w:r>
            <w:r>
              <w:rPr>
                <w:rFonts w:asciiTheme="minorEastAsia" w:eastAsiaTheme="minorEastAsia" w:hAnsiTheme="minorEastAsia" w:cs="Arial"/>
                <w:kern w:val="24"/>
                <w:sz w:val="21"/>
                <w:szCs w:val="21"/>
                <w:lang w:eastAsia="zh-CN"/>
              </w:rPr>
              <w:t>品调拨申请确认</w:t>
            </w:r>
          </w:p>
        </w:tc>
        <w:tc>
          <w:tcPr>
            <w:tcW w:w="656" w:type="dxa"/>
            <w:hideMark/>
          </w:tcPr>
          <w:p w:rsidR="004E2B83" w:rsidRPr="00602645" w:rsidRDefault="005B5CB3" w:rsidP="00D24D76">
            <w:pPr>
              <w:spacing w:line="217" w:lineRule="atLeast"/>
              <w:rPr>
                <w:rFonts w:asciiTheme="minorEastAsia" w:eastAsiaTheme="minorEastAsia" w:hAnsiTheme="minorEastAsia" w:cs="Arial"/>
                <w:color w:val="FF0000"/>
                <w:kern w:val="24"/>
                <w:sz w:val="21"/>
                <w:szCs w:val="21"/>
                <w:lang w:eastAsia="zh-CN"/>
              </w:rPr>
            </w:pPr>
            <w:r>
              <w:rPr>
                <w:rFonts w:asciiTheme="minorEastAsia" w:eastAsiaTheme="minorEastAsia" w:hAnsiTheme="minorEastAsia" w:cs="Arial" w:hint="eastAsia"/>
                <w:color w:val="000000"/>
                <w:kern w:val="24"/>
                <w:sz w:val="21"/>
                <w:szCs w:val="21"/>
                <w:lang w:eastAsia="zh-CN"/>
              </w:rPr>
              <w:t>新增</w:t>
            </w:r>
          </w:p>
        </w:tc>
      </w:tr>
      <w:tr w:rsidR="00EA1AB7" w:rsidRPr="00602645" w:rsidTr="00A763C6">
        <w:trPr>
          <w:trHeight w:val="217"/>
        </w:trPr>
        <w:tc>
          <w:tcPr>
            <w:tcW w:w="427" w:type="dxa"/>
          </w:tcPr>
          <w:p w:rsidR="00EA1AB7" w:rsidRPr="00602645" w:rsidRDefault="00344EEC" w:rsidP="000655C6">
            <w:pPr>
              <w:spacing w:line="217" w:lineRule="atLeast"/>
              <w:jc w:val="center"/>
              <w:rPr>
                <w:rFonts w:asciiTheme="minorEastAsia" w:eastAsiaTheme="minorEastAsia" w:hAnsiTheme="minorEastAsia" w:cs="Arial"/>
                <w:color w:val="000000"/>
                <w:kern w:val="24"/>
                <w:sz w:val="21"/>
                <w:szCs w:val="21"/>
                <w:lang w:eastAsia="zh-CN"/>
              </w:rPr>
            </w:pPr>
            <w:r>
              <w:rPr>
                <w:rFonts w:asciiTheme="minorEastAsia" w:eastAsiaTheme="minorEastAsia" w:hAnsiTheme="minorEastAsia" w:cs="Arial"/>
                <w:color w:val="000000"/>
                <w:kern w:val="24"/>
                <w:sz w:val="21"/>
                <w:szCs w:val="21"/>
                <w:lang w:eastAsia="zh-CN"/>
              </w:rPr>
              <w:t>6</w:t>
            </w:r>
          </w:p>
        </w:tc>
        <w:tc>
          <w:tcPr>
            <w:tcW w:w="3083" w:type="dxa"/>
          </w:tcPr>
          <w:p w:rsidR="00EA1AB7" w:rsidRDefault="00A763C6" w:rsidP="00602645">
            <w:pPr>
              <w:spacing w:line="300" w:lineRule="auto"/>
              <w:rPr>
                <w:rFonts w:asciiTheme="majorEastAsia" w:eastAsiaTheme="majorEastAsia" w:hAnsiTheme="majorEastAsia"/>
                <w:sz w:val="21"/>
                <w:szCs w:val="21"/>
                <w:lang w:eastAsia="zh-CN"/>
              </w:rPr>
            </w:pPr>
            <w:r>
              <w:rPr>
                <w:rFonts w:asciiTheme="majorEastAsia" w:eastAsiaTheme="majorEastAsia" w:hAnsiTheme="majorEastAsia" w:hint="eastAsia"/>
                <w:sz w:val="21"/>
                <w:szCs w:val="21"/>
                <w:lang w:eastAsia="zh-CN"/>
              </w:rPr>
              <w:t>调拨出库</w:t>
            </w:r>
            <w:r>
              <w:rPr>
                <w:rFonts w:asciiTheme="majorEastAsia" w:eastAsiaTheme="majorEastAsia" w:hAnsiTheme="majorEastAsia"/>
                <w:sz w:val="21"/>
                <w:szCs w:val="21"/>
                <w:lang w:eastAsia="zh-CN"/>
              </w:rPr>
              <w:t>（DMS）</w:t>
            </w:r>
          </w:p>
        </w:tc>
        <w:tc>
          <w:tcPr>
            <w:tcW w:w="4690" w:type="dxa"/>
          </w:tcPr>
          <w:p w:rsidR="00EA1AB7" w:rsidRPr="00602645" w:rsidRDefault="00F44845" w:rsidP="007A54D0">
            <w:pPr>
              <w:spacing w:line="217" w:lineRule="atLeast"/>
              <w:rPr>
                <w:rFonts w:asciiTheme="minorEastAsia" w:eastAsiaTheme="minorEastAsia" w:hAnsiTheme="minorEastAsia" w:cs="Arial"/>
                <w:kern w:val="24"/>
                <w:sz w:val="21"/>
                <w:szCs w:val="21"/>
                <w:lang w:eastAsia="zh-CN"/>
              </w:rPr>
            </w:pPr>
            <w:r>
              <w:rPr>
                <w:rFonts w:asciiTheme="minorEastAsia" w:eastAsiaTheme="minorEastAsia" w:hAnsiTheme="minorEastAsia" w:cs="Arial" w:hint="eastAsia"/>
                <w:kern w:val="24"/>
                <w:sz w:val="21"/>
                <w:szCs w:val="21"/>
                <w:lang w:eastAsia="zh-CN"/>
              </w:rPr>
              <w:t>呆滞品调拨出库</w:t>
            </w:r>
          </w:p>
        </w:tc>
        <w:tc>
          <w:tcPr>
            <w:tcW w:w="656" w:type="dxa"/>
          </w:tcPr>
          <w:p w:rsidR="00EA1AB7" w:rsidRPr="00602645" w:rsidRDefault="005B5CB3" w:rsidP="00D24D76">
            <w:pPr>
              <w:spacing w:line="217" w:lineRule="atLeast"/>
              <w:rPr>
                <w:rFonts w:asciiTheme="minorEastAsia" w:eastAsiaTheme="minorEastAsia" w:hAnsiTheme="minorEastAsia" w:cs="Arial"/>
                <w:color w:val="000000"/>
                <w:kern w:val="24"/>
                <w:sz w:val="21"/>
                <w:szCs w:val="21"/>
                <w:lang w:eastAsia="zh-CN"/>
              </w:rPr>
            </w:pPr>
            <w:r>
              <w:rPr>
                <w:rFonts w:asciiTheme="minorEastAsia" w:eastAsiaTheme="minorEastAsia" w:hAnsiTheme="minorEastAsia" w:cs="Arial" w:hint="eastAsia"/>
                <w:color w:val="000000"/>
                <w:kern w:val="24"/>
                <w:sz w:val="21"/>
                <w:szCs w:val="21"/>
                <w:lang w:eastAsia="zh-CN"/>
              </w:rPr>
              <w:t>调整</w:t>
            </w:r>
          </w:p>
        </w:tc>
      </w:tr>
      <w:tr w:rsidR="00EA1AB7" w:rsidRPr="00602645" w:rsidTr="00A763C6">
        <w:trPr>
          <w:trHeight w:val="217"/>
        </w:trPr>
        <w:tc>
          <w:tcPr>
            <w:tcW w:w="427" w:type="dxa"/>
          </w:tcPr>
          <w:p w:rsidR="00EA1AB7" w:rsidRPr="00602645" w:rsidRDefault="00344EEC" w:rsidP="000655C6">
            <w:pPr>
              <w:spacing w:line="217" w:lineRule="atLeast"/>
              <w:jc w:val="center"/>
              <w:rPr>
                <w:rFonts w:asciiTheme="minorEastAsia" w:eastAsiaTheme="minorEastAsia" w:hAnsiTheme="minorEastAsia" w:cs="Arial"/>
                <w:color w:val="000000"/>
                <w:kern w:val="24"/>
                <w:sz w:val="21"/>
                <w:szCs w:val="21"/>
                <w:lang w:eastAsia="zh-CN"/>
              </w:rPr>
            </w:pPr>
            <w:r>
              <w:rPr>
                <w:rFonts w:asciiTheme="minorEastAsia" w:eastAsiaTheme="minorEastAsia" w:hAnsiTheme="minorEastAsia" w:cs="Arial"/>
                <w:color w:val="000000"/>
                <w:kern w:val="24"/>
                <w:sz w:val="21"/>
                <w:szCs w:val="21"/>
                <w:lang w:eastAsia="zh-CN"/>
              </w:rPr>
              <w:t>7</w:t>
            </w:r>
          </w:p>
        </w:tc>
        <w:tc>
          <w:tcPr>
            <w:tcW w:w="3083" w:type="dxa"/>
          </w:tcPr>
          <w:p w:rsidR="00EA1AB7" w:rsidRDefault="00A763C6" w:rsidP="00602645">
            <w:pPr>
              <w:spacing w:line="300" w:lineRule="auto"/>
              <w:rPr>
                <w:rFonts w:asciiTheme="majorEastAsia" w:eastAsiaTheme="majorEastAsia" w:hAnsiTheme="majorEastAsia"/>
                <w:sz w:val="21"/>
                <w:szCs w:val="21"/>
                <w:lang w:eastAsia="zh-CN"/>
              </w:rPr>
            </w:pPr>
            <w:r>
              <w:rPr>
                <w:rFonts w:asciiTheme="majorEastAsia" w:eastAsiaTheme="majorEastAsia" w:hAnsiTheme="majorEastAsia" w:hint="eastAsia"/>
                <w:sz w:val="21"/>
                <w:szCs w:val="21"/>
                <w:lang w:eastAsia="zh-CN"/>
              </w:rPr>
              <w:t>调拨入库（</w:t>
            </w:r>
            <w:r>
              <w:rPr>
                <w:rFonts w:asciiTheme="majorEastAsia" w:eastAsiaTheme="majorEastAsia" w:hAnsiTheme="majorEastAsia"/>
                <w:sz w:val="21"/>
                <w:szCs w:val="21"/>
                <w:lang w:eastAsia="zh-CN"/>
              </w:rPr>
              <w:t>DMS</w:t>
            </w:r>
            <w:r>
              <w:rPr>
                <w:rFonts w:asciiTheme="majorEastAsia" w:eastAsiaTheme="majorEastAsia" w:hAnsiTheme="majorEastAsia" w:hint="eastAsia"/>
                <w:sz w:val="21"/>
                <w:szCs w:val="21"/>
                <w:lang w:eastAsia="zh-CN"/>
              </w:rPr>
              <w:t>）</w:t>
            </w:r>
          </w:p>
        </w:tc>
        <w:tc>
          <w:tcPr>
            <w:tcW w:w="4690" w:type="dxa"/>
          </w:tcPr>
          <w:p w:rsidR="00EA1AB7" w:rsidRPr="00602645" w:rsidRDefault="00F44845" w:rsidP="007A54D0">
            <w:pPr>
              <w:spacing w:line="217" w:lineRule="atLeast"/>
              <w:rPr>
                <w:rFonts w:asciiTheme="minorEastAsia" w:eastAsiaTheme="minorEastAsia" w:hAnsiTheme="minorEastAsia" w:cs="Arial"/>
                <w:kern w:val="24"/>
                <w:sz w:val="21"/>
                <w:szCs w:val="21"/>
                <w:lang w:eastAsia="zh-CN"/>
              </w:rPr>
            </w:pPr>
            <w:r>
              <w:rPr>
                <w:rFonts w:asciiTheme="minorEastAsia" w:eastAsiaTheme="minorEastAsia" w:hAnsiTheme="minorEastAsia" w:cs="Arial" w:hint="eastAsia"/>
                <w:kern w:val="24"/>
                <w:sz w:val="21"/>
                <w:szCs w:val="21"/>
                <w:lang w:eastAsia="zh-CN"/>
              </w:rPr>
              <w:t>呆滞品</w:t>
            </w:r>
            <w:r>
              <w:rPr>
                <w:rFonts w:asciiTheme="minorEastAsia" w:eastAsiaTheme="minorEastAsia" w:hAnsiTheme="minorEastAsia" w:cs="Arial"/>
                <w:kern w:val="24"/>
                <w:sz w:val="21"/>
                <w:szCs w:val="21"/>
                <w:lang w:eastAsia="zh-CN"/>
              </w:rPr>
              <w:t>调拨入库</w:t>
            </w:r>
          </w:p>
        </w:tc>
        <w:tc>
          <w:tcPr>
            <w:tcW w:w="656" w:type="dxa"/>
          </w:tcPr>
          <w:p w:rsidR="00EA1AB7" w:rsidRPr="00602645" w:rsidRDefault="005B5CB3" w:rsidP="00D24D76">
            <w:pPr>
              <w:spacing w:line="217" w:lineRule="atLeast"/>
              <w:rPr>
                <w:rFonts w:asciiTheme="minorEastAsia" w:eastAsiaTheme="minorEastAsia" w:hAnsiTheme="minorEastAsia" w:cs="Arial"/>
                <w:color w:val="000000"/>
                <w:kern w:val="24"/>
                <w:sz w:val="21"/>
                <w:szCs w:val="21"/>
                <w:lang w:eastAsia="zh-CN"/>
              </w:rPr>
            </w:pPr>
            <w:r>
              <w:rPr>
                <w:rFonts w:asciiTheme="minorEastAsia" w:eastAsiaTheme="minorEastAsia" w:hAnsiTheme="minorEastAsia" w:cs="Arial" w:hint="eastAsia"/>
                <w:color w:val="000000"/>
                <w:kern w:val="24"/>
                <w:sz w:val="21"/>
                <w:szCs w:val="21"/>
                <w:lang w:eastAsia="zh-CN"/>
              </w:rPr>
              <w:t>调整</w:t>
            </w:r>
          </w:p>
        </w:tc>
      </w:tr>
      <w:tr w:rsidR="005B5CB3" w:rsidRPr="00602645" w:rsidTr="00A763C6">
        <w:trPr>
          <w:trHeight w:val="217"/>
        </w:trPr>
        <w:tc>
          <w:tcPr>
            <w:tcW w:w="427" w:type="dxa"/>
          </w:tcPr>
          <w:p w:rsidR="005B5CB3" w:rsidRPr="00602645" w:rsidRDefault="00344EEC" w:rsidP="005B5CB3">
            <w:pPr>
              <w:spacing w:line="217" w:lineRule="atLeast"/>
              <w:jc w:val="center"/>
              <w:rPr>
                <w:rFonts w:asciiTheme="minorEastAsia" w:eastAsiaTheme="minorEastAsia" w:hAnsiTheme="minorEastAsia" w:cs="Arial"/>
                <w:color w:val="000000"/>
                <w:kern w:val="24"/>
                <w:sz w:val="21"/>
                <w:szCs w:val="21"/>
                <w:lang w:eastAsia="zh-CN"/>
              </w:rPr>
            </w:pPr>
            <w:r>
              <w:rPr>
                <w:rFonts w:asciiTheme="minorEastAsia" w:eastAsiaTheme="minorEastAsia" w:hAnsiTheme="minorEastAsia" w:cs="Arial"/>
                <w:color w:val="000000"/>
                <w:kern w:val="24"/>
                <w:sz w:val="21"/>
                <w:szCs w:val="21"/>
                <w:lang w:eastAsia="zh-CN"/>
              </w:rPr>
              <w:t>8</w:t>
            </w:r>
          </w:p>
        </w:tc>
        <w:tc>
          <w:tcPr>
            <w:tcW w:w="3083" w:type="dxa"/>
          </w:tcPr>
          <w:p w:rsidR="005B5CB3" w:rsidRDefault="005B5CB3" w:rsidP="005B5CB3">
            <w:pPr>
              <w:spacing w:line="300" w:lineRule="auto"/>
              <w:rPr>
                <w:rFonts w:asciiTheme="majorEastAsia" w:eastAsiaTheme="majorEastAsia" w:hAnsiTheme="majorEastAsia"/>
                <w:sz w:val="21"/>
                <w:szCs w:val="21"/>
                <w:lang w:eastAsia="zh-CN"/>
              </w:rPr>
            </w:pPr>
            <w:r>
              <w:rPr>
                <w:rFonts w:asciiTheme="majorEastAsia" w:eastAsiaTheme="majorEastAsia" w:hAnsiTheme="majorEastAsia" w:hint="eastAsia"/>
                <w:sz w:val="21"/>
                <w:szCs w:val="21"/>
                <w:lang w:eastAsia="zh-CN"/>
              </w:rPr>
              <w:t>呆滞品交易</w:t>
            </w:r>
            <w:r>
              <w:rPr>
                <w:rFonts w:asciiTheme="majorEastAsia" w:eastAsiaTheme="majorEastAsia" w:hAnsiTheme="majorEastAsia"/>
                <w:sz w:val="21"/>
                <w:szCs w:val="21"/>
                <w:lang w:eastAsia="zh-CN"/>
              </w:rPr>
              <w:t>历史查询（</w:t>
            </w:r>
            <w:r>
              <w:rPr>
                <w:rFonts w:asciiTheme="majorEastAsia" w:eastAsiaTheme="majorEastAsia" w:hAnsiTheme="majorEastAsia" w:hint="eastAsia"/>
                <w:sz w:val="21"/>
                <w:szCs w:val="21"/>
                <w:lang w:eastAsia="zh-CN"/>
              </w:rPr>
              <w:t>DCS</w:t>
            </w:r>
            <w:r>
              <w:rPr>
                <w:rFonts w:asciiTheme="majorEastAsia" w:eastAsiaTheme="majorEastAsia" w:hAnsiTheme="majorEastAsia"/>
                <w:sz w:val="21"/>
                <w:szCs w:val="21"/>
                <w:lang w:eastAsia="zh-CN"/>
              </w:rPr>
              <w:t>）</w:t>
            </w:r>
          </w:p>
        </w:tc>
        <w:tc>
          <w:tcPr>
            <w:tcW w:w="4690" w:type="dxa"/>
          </w:tcPr>
          <w:p w:rsidR="005B5CB3" w:rsidRPr="00602645" w:rsidRDefault="00F44845" w:rsidP="00F44845">
            <w:pPr>
              <w:spacing w:line="217" w:lineRule="atLeast"/>
              <w:rPr>
                <w:rFonts w:asciiTheme="minorEastAsia" w:eastAsiaTheme="minorEastAsia" w:hAnsiTheme="minorEastAsia" w:cs="Arial"/>
                <w:kern w:val="24"/>
                <w:sz w:val="21"/>
                <w:szCs w:val="21"/>
                <w:lang w:eastAsia="zh-CN"/>
              </w:rPr>
            </w:pPr>
            <w:r>
              <w:rPr>
                <w:rFonts w:asciiTheme="minorEastAsia" w:eastAsiaTheme="minorEastAsia" w:hAnsiTheme="minorEastAsia" w:cs="Arial" w:hint="eastAsia"/>
                <w:kern w:val="24"/>
                <w:sz w:val="21"/>
                <w:szCs w:val="21"/>
                <w:lang w:eastAsia="zh-CN"/>
              </w:rPr>
              <w:t>查询呆滞品</w:t>
            </w:r>
            <w:r>
              <w:rPr>
                <w:rFonts w:asciiTheme="minorEastAsia" w:eastAsiaTheme="minorEastAsia" w:hAnsiTheme="minorEastAsia" w:cs="Arial"/>
                <w:kern w:val="24"/>
                <w:sz w:val="21"/>
                <w:szCs w:val="21"/>
                <w:lang w:eastAsia="zh-CN"/>
              </w:rPr>
              <w:t>交易历史</w:t>
            </w:r>
          </w:p>
        </w:tc>
        <w:tc>
          <w:tcPr>
            <w:tcW w:w="656" w:type="dxa"/>
          </w:tcPr>
          <w:p w:rsidR="005B5CB3" w:rsidRPr="00602645" w:rsidRDefault="005B5CB3" w:rsidP="005B5CB3">
            <w:pPr>
              <w:spacing w:line="217" w:lineRule="atLeast"/>
              <w:rPr>
                <w:rFonts w:asciiTheme="minorEastAsia" w:eastAsiaTheme="minorEastAsia" w:hAnsiTheme="minorEastAsia" w:cs="Arial"/>
                <w:color w:val="000000"/>
                <w:kern w:val="24"/>
                <w:sz w:val="21"/>
                <w:szCs w:val="21"/>
                <w:lang w:eastAsia="zh-CN"/>
              </w:rPr>
            </w:pPr>
            <w:r>
              <w:rPr>
                <w:rFonts w:asciiTheme="minorEastAsia" w:eastAsiaTheme="minorEastAsia" w:hAnsiTheme="minorEastAsia" w:cs="Arial" w:hint="eastAsia"/>
                <w:color w:val="000000"/>
                <w:kern w:val="24"/>
                <w:sz w:val="21"/>
                <w:szCs w:val="21"/>
                <w:lang w:eastAsia="zh-CN"/>
              </w:rPr>
              <w:t>新增</w:t>
            </w:r>
          </w:p>
        </w:tc>
      </w:tr>
      <w:tr w:rsidR="00DF41B7" w:rsidRPr="00602645" w:rsidTr="00A763C6">
        <w:trPr>
          <w:trHeight w:val="217"/>
        </w:trPr>
        <w:tc>
          <w:tcPr>
            <w:tcW w:w="427" w:type="dxa"/>
          </w:tcPr>
          <w:p w:rsidR="00DF41B7" w:rsidRDefault="00344EEC" w:rsidP="005B5CB3">
            <w:pPr>
              <w:spacing w:line="217" w:lineRule="atLeast"/>
              <w:jc w:val="center"/>
              <w:rPr>
                <w:rFonts w:asciiTheme="minorEastAsia" w:eastAsiaTheme="minorEastAsia" w:hAnsiTheme="minorEastAsia" w:cs="Arial"/>
                <w:color w:val="000000"/>
                <w:kern w:val="24"/>
                <w:sz w:val="21"/>
                <w:szCs w:val="21"/>
                <w:lang w:eastAsia="zh-CN"/>
              </w:rPr>
            </w:pPr>
            <w:r>
              <w:rPr>
                <w:rFonts w:asciiTheme="minorEastAsia" w:eastAsiaTheme="minorEastAsia" w:hAnsiTheme="minorEastAsia" w:cs="Arial"/>
                <w:color w:val="000000"/>
                <w:kern w:val="24"/>
                <w:sz w:val="21"/>
                <w:szCs w:val="21"/>
                <w:lang w:eastAsia="zh-CN"/>
              </w:rPr>
              <w:t>9</w:t>
            </w:r>
          </w:p>
        </w:tc>
        <w:tc>
          <w:tcPr>
            <w:tcW w:w="3083" w:type="dxa"/>
          </w:tcPr>
          <w:p w:rsidR="00DF41B7" w:rsidRDefault="0070018F" w:rsidP="005B5CB3">
            <w:pPr>
              <w:spacing w:line="300" w:lineRule="auto"/>
              <w:rPr>
                <w:rFonts w:asciiTheme="majorEastAsia" w:eastAsiaTheme="majorEastAsia" w:hAnsiTheme="majorEastAsia"/>
                <w:sz w:val="21"/>
                <w:szCs w:val="21"/>
                <w:lang w:eastAsia="zh-CN"/>
              </w:rPr>
            </w:pPr>
            <w:r>
              <w:rPr>
                <w:rFonts w:asciiTheme="majorEastAsia" w:eastAsiaTheme="majorEastAsia" w:hAnsiTheme="majorEastAsia" w:hint="eastAsia"/>
                <w:sz w:val="21"/>
                <w:szCs w:val="21"/>
                <w:lang w:eastAsia="zh-CN"/>
              </w:rPr>
              <w:t>呆滞</w:t>
            </w:r>
            <w:proofErr w:type="gramStart"/>
            <w:r>
              <w:rPr>
                <w:rFonts w:asciiTheme="majorEastAsia" w:eastAsiaTheme="majorEastAsia" w:hAnsiTheme="majorEastAsia" w:hint="eastAsia"/>
                <w:sz w:val="21"/>
                <w:szCs w:val="21"/>
                <w:lang w:eastAsia="zh-CN"/>
              </w:rPr>
              <w:t>品发布</w:t>
            </w:r>
            <w:proofErr w:type="gramEnd"/>
            <w:r>
              <w:rPr>
                <w:rFonts w:asciiTheme="majorEastAsia" w:eastAsiaTheme="majorEastAsia" w:hAnsiTheme="majorEastAsia" w:hint="eastAsia"/>
                <w:sz w:val="21"/>
                <w:szCs w:val="21"/>
                <w:lang w:eastAsia="zh-CN"/>
              </w:rPr>
              <w:t>信息</w:t>
            </w:r>
            <w:r>
              <w:rPr>
                <w:rFonts w:asciiTheme="majorEastAsia" w:eastAsiaTheme="majorEastAsia" w:hAnsiTheme="majorEastAsia"/>
                <w:sz w:val="21"/>
                <w:szCs w:val="21"/>
                <w:lang w:eastAsia="zh-CN"/>
              </w:rPr>
              <w:t>查询</w:t>
            </w:r>
            <w:r>
              <w:rPr>
                <w:rFonts w:asciiTheme="majorEastAsia" w:eastAsiaTheme="majorEastAsia" w:hAnsiTheme="majorEastAsia" w:hint="eastAsia"/>
                <w:sz w:val="21"/>
                <w:szCs w:val="21"/>
                <w:lang w:eastAsia="zh-CN"/>
              </w:rPr>
              <w:t>(</w:t>
            </w:r>
            <w:r>
              <w:rPr>
                <w:rFonts w:asciiTheme="majorEastAsia" w:eastAsiaTheme="majorEastAsia" w:hAnsiTheme="majorEastAsia"/>
                <w:sz w:val="21"/>
                <w:szCs w:val="21"/>
                <w:lang w:eastAsia="zh-CN"/>
              </w:rPr>
              <w:t>DMS</w:t>
            </w:r>
            <w:r>
              <w:rPr>
                <w:rFonts w:asciiTheme="majorEastAsia" w:eastAsiaTheme="majorEastAsia" w:hAnsiTheme="majorEastAsia" w:hint="eastAsia"/>
                <w:sz w:val="21"/>
                <w:szCs w:val="21"/>
                <w:lang w:eastAsia="zh-CN"/>
              </w:rPr>
              <w:t>)</w:t>
            </w:r>
          </w:p>
        </w:tc>
        <w:tc>
          <w:tcPr>
            <w:tcW w:w="4690" w:type="dxa"/>
          </w:tcPr>
          <w:p w:rsidR="00DF41B7" w:rsidRDefault="0070018F" w:rsidP="00F44845">
            <w:pPr>
              <w:spacing w:line="217" w:lineRule="atLeast"/>
              <w:rPr>
                <w:rFonts w:asciiTheme="minorEastAsia" w:eastAsiaTheme="minorEastAsia" w:hAnsiTheme="minorEastAsia" w:cs="Arial"/>
                <w:kern w:val="24"/>
                <w:sz w:val="21"/>
                <w:szCs w:val="21"/>
                <w:lang w:eastAsia="zh-CN"/>
              </w:rPr>
            </w:pPr>
            <w:r>
              <w:rPr>
                <w:rFonts w:asciiTheme="minorEastAsia" w:eastAsiaTheme="minorEastAsia" w:hAnsiTheme="minorEastAsia" w:cs="Arial" w:hint="eastAsia"/>
                <w:kern w:val="24"/>
                <w:sz w:val="21"/>
                <w:szCs w:val="21"/>
                <w:lang w:eastAsia="zh-CN"/>
              </w:rPr>
              <w:t>集成</w:t>
            </w:r>
            <w:r>
              <w:rPr>
                <w:rFonts w:asciiTheme="minorEastAsia" w:eastAsiaTheme="minorEastAsia" w:hAnsiTheme="minorEastAsia" w:cs="Arial"/>
                <w:kern w:val="24"/>
                <w:sz w:val="21"/>
                <w:szCs w:val="21"/>
                <w:lang w:eastAsia="zh-CN"/>
              </w:rPr>
              <w:t>总部端</w:t>
            </w:r>
            <w:r>
              <w:rPr>
                <w:rFonts w:asciiTheme="majorEastAsia" w:eastAsiaTheme="majorEastAsia" w:hAnsiTheme="majorEastAsia" w:hint="eastAsia"/>
                <w:sz w:val="21"/>
                <w:szCs w:val="21"/>
                <w:lang w:eastAsia="zh-CN"/>
              </w:rPr>
              <w:t>呆滞</w:t>
            </w:r>
            <w:proofErr w:type="gramStart"/>
            <w:r>
              <w:rPr>
                <w:rFonts w:asciiTheme="majorEastAsia" w:eastAsiaTheme="majorEastAsia" w:hAnsiTheme="majorEastAsia" w:hint="eastAsia"/>
                <w:sz w:val="21"/>
                <w:szCs w:val="21"/>
                <w:lang w:eastAsia="zh-CN"/>
              </w:rPr>
              <w:t>品发布</w:t>
            </w:r>
            <w:proofErr w:type="gramEnd"/>
            <w:r>
              <w:rPr>
                <w:rFonts w:asciiTheme="majorEastAsia" w:eastAsiaTheme="majorEastAsia" w:hAnsiTheme="majorEastAsia" w:hint="eastAsia"/>
                <w:sz w:val="21"/>
                <w:szCs w:val="21"/>
                <w:lang w:eastAsia="zh-CN"/>
              </w:rPr>
              <w:t>信息</w:t>
            </w:r>
            <w:r>
              <w:rPr>
                <w:rFonts w:asciiTheme="majorEastAsia" w:eastAsiaTheme="majorEastAsia" w:hAnsiTheme="majorEastAsia"/>
                <w:sz w:val="21"/>
                <w:szCs w:val="21"/>
                <w:lang w:eastAsia="zh-CN"/>
              </w:rPr>
              <w:t>查询</w:t>
            </w:r>
            <w:r>
              <w:rPr>
                <w:rFonts w:asciiTheme="majorEastAsia" w:eastAsiaTheme="majorEastAsia" w:hAnsiTheme="majorEastAsia" w:hint="eastAsia"/>
                <w:sz w:val="21"/>
                <w:szCs w:val="21"/>
                <w:lang w:eastAsia="zh-CN"/>
              </w:rPr>
              <w:t>功能</w:t>
            </w:r>
          </w:p>
        </w:tc>
        <w:tc>
          <w:tcPr>
            <w:tcW w:w="656" w:type="dxa"/>
          </w:tcPr>
          <w:p w:rsidR="00DF41B7" w:rsidRDefault="0070018F" w:rsidP="005B5CB3">
            <w:pPr>
              <w:spacing w:line="217" w:lineRule="atLeast"/>
              <w:rPr>
                <w:rFonts w:asciiTheme="minorEastAsia" w:eastAsiaTheme="minorEastAsia" w:hAnsiTheme="minorEastAsia" w:cs="Arial"/>
                <w:color w:val="000000"/>
                <w:kern w:val="24"/>
                <w:sz w:val="21"/>
                <w:szCs w:val="21"/>
                <w:lang w:eastAsia="zh-CN"/>
              </w:rPr>
            </w:pPr>
            <w:r>
              <w:rPr>
                <w:rFonts w:asciiTheme="minorEastAsia" w:eastAsiaTheme="minorEastAsia" w:hAnsiTheme="minorEastAsia" w:cs="Arial" w:hint="eastAsia"/>
                <w:color w:val="000000"/>
                <w:kern w:val="24"/>
                <w:sz w:val="21"/>
                <w:szCs w:val="21"/>
                <w:lang w:eastAsia="zh-CN"/>
              </w:rPr>
              <w:t>集成</w:t>
            </w:r>
          </w:p>
        </w:tc>
      </w:tr>
      <w:tr w:rsidR="0070018F" w:rsidRPr="00602645" w:rsidTr="00A763C6">
        <w:trPr>
          <w:trHeight w:val="217"/>
        </w:trPr>
        <w:tc>
          <w:tcPr>
            <w:tcW w:w="427" w:type="dxa"/>
          </w:tcPr>
          <w:p w:rsidR="0070018F" w:rsidRDefault="00344EEC" w:rsidP="005B5CB3">
            <w:pPr>
              <w:spacing w:line="217" w:lineRule="atLeast"/>
              <w:jc w:val="center"/>
              <w:rPr>
                <w:rFonts w:asciiTheme="minorEastAsia" w:eastAsiaTheme="minorEastAsia" w:hAnsiTheme="minorEastAsia" w:cs="Arial"/>
                <w:color w:val="000000"/>
                <w:kern w:val="24"/>
                <w:sz w:val="21"/>
                <w:szCs w:val="21"/>
                <w:lang w:eastAsia="zh-CN"/>
              </w:rPr>
            </w:pPr>
            <w:r>
              <w:rPr>
                <w:rFonts w:asciiTheme="minorEastAsia" w:eastAsiaTheme="minorEastAsia" w:hAnsiTheme="minorEastAsia" w:cs="Arial"/>
                <w:color w:val="000000"/>
                <w:kern w:val="24"/>
                <w:sz w:val="21"/>
                <w:szCs w:val="21"/>
                <w:lang w:eastAsia="zh-CN"/>
              </w:rPr>
              <w:t>10</w:t>
            </w:r>
          </w:p>
        </w:tc>
        <w:tc>
          <w:tcPr>
            <w:tcW w:w="3083" w:type="dxa"/>
          </w:tcPr>
          <w:p w:rsidR="0070018F" w:rsidRDefault="0070018F" w:rsidP="0070018F">
            <w:pPr>
              <w:spacing w:line="300" w:lineRule="auto"/>
              <w:rPr>
                <w:rFonts w:asciiTheme="majorEastAsia" w:eastAsiaTheme="majorEastAsia" w:hAnsiTheme="majorEastAsia"/>
                <w:sz w:val="21"/>
                <w:szCs w:val="21"/>
                <w:lang w:eastAsia="zh-CN"/>
              </w:rPr>
            </w:pPr>
            <w:r>
              <w:rPr>
                <w:rFonts w:asciiTheme="majorEastAsia" w:eastAsiaTheme="majorEastAsia" w:hAnsiTheme="majorEastAsia" w:hint="eastAsia"/>
                <w:sz w:val="21"/>
                <w:szCs w:val="21"/>
                <w:lang w:eastAsia="zh-CN"/>
              </w:rPr>
              <w:t>呆滞品交易</w:t>
            </w:r>
            <w:r>
              <w:rPr>
                <w:rFonts w:asciiTheme="majorEastAsia" w:eastAsiaTheme="majorEastAsia" w:hAnsiTheme="majorEastAsia"/>
                <w:sz w:val="21"/>
                <w:szCs w:val="21"/>
                <w:lang w:eastAsia="zh-CN"/>
              </w:rPr>
              <w:t>确认（</w:t>
            </w:r>
            <w:r>
              <w:rPr>
                <w:rFonts w:asciiTheme="majorEastAsia" w:eastAsiaTheme="majorEastAsia" w:hAnsiTheme="majorEastAsia" w:hint="eastAsia"/>
                <w:sz w:val="21"/>
                <w:szCs w:val="21"/>
                <w:lang w:eastAsia="zh-CN"/>
              </w:rPr>
              <w:t>D</w:t>
            </w:r>
            <w:r>
              <w:rPr>
                <w:rFonts w:asciiTheme="majorEastAsia" w:eastAsiaTheme="majorEastAsia" w:hAnsiTheme="majorEastAsia"/>
                <w:sz w:val="21"/>
                <w:szCs w:val="21"/>
                <w:lang w:eastAsia="zh-CN"/>
              </w:rPr>
              <w:t>M</w:t>
            </w:r>
            <w:r>
              <w:rPr>
                <w:rFonts w:asciiTheme="majorEastAsia" w:eastAsiaTheme="majorEastAsia" w:hAnsiTheme="majorEastAsia" w:hint="eastAsia"/>
                <w:sz w:val="21"/>
                <w:szCs w:val="21"/>
                <w:lang w:eastAsia="zh-CN"/>
              </w:rPr>
              <w:t>S</w:t>
            </w:r>
            <w:r>
              <w:rPr>
                <w:rFonts w:asciiTheme="majorEastAsia" w:eastAsiaTheme="majorEastAsia" w:hAnsiTheme="majorEastAsia"/>
                <w:sz w:val="21"/>
                <w:szCs w:val="21"/>
                <w:lang w:eastAsia="zh-CN"/>
              </w:rPr>
              <w:t>）</w:t>
            </w:r>
          </w:p>
        </w:tc>
        <w:tc>
          <w:tcPr>
            <w:tcW w:w="4690" w:type="dxa"/>
          </w:tcPr>
          <w:p w:rsidR="0070018F" w:rsidRDefault="0070018F" w:rsidP="00F44845">
            <w:pPr>
              <w:spacing w:line="217" w:lineRule="atLeast"/>
              <w:rPr>
                <w:rFonts w:asciiTheme="minorEastAsia" w:eastAsiaTheme="minorEastAsia" w:hAnsiTheme="minorEastAsia" w:cs="Arial"/>
                <w:kern w:val="24"/>
                <w:sz w:val="21"/>
                <w:szCs w:val="21"/>
                <w:lang w:eastAsia="zh-CN"/>
              </w:rPr>
            </w:pPr>
            <w:r>
              <w:rPr>
                <w:rFonts w:asciiTheme="minorEastAsia" w:eastAsiaTheme="minorEastAsia" w:hAnsiTheme="minorEastAsia" w:cs="Arial" w:hint="eastAsia"/>
                <w:kern w:val="24"/>
                <w:sz w:val="21"/>
                <w:szCs w:val="21"/>
                <w:lang w:eastAsia="zh-CN"/>
              </w:rPr>
              <w:t>集成</w:t>
            </w:r>
            <w:r>
              <w:rPr>
                <w:rFonts w:asciiTheme="minorEastAsia" w:eastAsiaTheme="minorEastAsia" w:hAnsiTheme="minorEastAsia" w:cs="Arial"/>
                <w:kern w:val="24"/>
                <w:sz w:val="21"/>
                <w:szCs w:val="21"/>
                <w:lang w:eastAsia="zh-CN"/>
              </w:rPr>
              <w:t>总部端</w:t>
            </w:r>
            <w:r>
              <w:rPr>
                <w:rFonts w:asciiTheme="majorEastAsia" w:eastAsiaTheme="majorEastAsia" w:hAnsiTheme="majorEastAsia" w:hint="eastAsia"/>
                <w:sz w:val="21"/>
                <w:szCs w:val="21"/>
                <w:lang w:eastAsia="zh-CN"/>
              </w:rPr>
              <w:t>呆滞品交易</w:t>
            </w:r>
            <w:r>
              <w:rPr>
                <w:rFonts w:asciiTheme="majorEastAsia" w:eastAsiaTheme="majorEastAsia" w:hAnsiTheme="majorEastAsia"/>
                <w:sz w:val="21"/>
                <w:szCs w:val="21"/>
                <w:lang w:eastAsia="zh-CN"/>
              </w:rPr>
              <w:t>确认</w:t>
            </w:r>
            <w:r>
              <w:rPr>
                <w:rFonts w:asciiTheme="majorEastAsia" w:eastAsiaTheme="majorEastAsia" w:hAnsiTheme="majorEastAsia" w:hint="eastAsia"/>
                <w:sz w:val="21"/>
                <w:szCs w:val="21"/>
                <w:lang w:eastAsia="zh-CN"/>
              </w:rPr>
              <w:t>功能</w:t>
            </w:r>
          </w:p>
        </w:tc>
        <w:tc>
          <w:tcPr>
            <w:tcW w:w="656" w:type="dxa"/>
          </w:tcPr>
          <w:p w:rsidR="0070018F" w:rsidRDefault="0070018F" w:rsidP="005B5CB3">
            <w:pPr>
              <w:spacing w:line="217" w:lineRule="atLeast"/>
              <w:rPr>
                <w:rFonts w:asciiTheme="minorEastAsia" w:eastAsiaTheme="minorEastAsia" w:hAnsiTheme="minorEastAsia" w:cs="Arial"/>
                <w:color w:val="000000"/>
                <w:kern w:val="24"/>
                <w:sz w:val="21"/>
                <w:szCs w:val="21"/>
                <w:lang w:eastAsia="zh-CN"/>
              </w:rPr>
            </w:pPr>
            <w:r>
              <w:rPr>
                <w:rFonts w:asciiTheme="minorEastAsia" w:eastAsiaTheme="minorEastAsia" w:hAnsiTheme="minorEastAsia" w:cs="Arial" w:hint="eastAsia"/>
                <w:color w:val="000000"/>
                <w:kern w:val="24"/>
                <w:sz w:val="21"/>
                <w:szCs w:val="21"/>
                <w:lang w:eastAsia="zh-CN"/>
              </w:rPr>
              <w:t>集成</w:t>
            </w:r>
          </w:p>
        </w:tc>
      </w:tr>
      <w:tr w:rsidR="0070018F" w:rsidRPr="00602645" w:rsidTr="00A763C6">
        <w:trPr>
          <w:trHeight w:val="217"/>
        </w:trPr>
        <w:tc>
          <w:tcPr>
            <w:tcW w:w="427" w:type="dxa"/>
          </w:tcPr>
          <w:p w:rsidR="0070018F" w:rsidRDefault="00344EEC" w:rsidP="005B5CB3">
            <w:pPr>
              <w:spacing w:line="217" w:lineRule="atLeast"/>
              <w:jc w:val="center"/>
              <w:rPr>
                <w:rFonts w:asciiTheme="minorEastAsia" w:eastAsiaTheme="minorEastAsia" w:hAnsiTheme="minorEastAsia" w:cs="Arial"/>
                <w:color w:val="000000"/>
                <w:kern w:val="24"/>
                <w:sz w:val="21"/>
                <w:szCs w:val="21"/>
                <w:lang w:eastAsia="zh-CN"/>
              </w:rPr>
            </w:pPr>
            <w:r>
              <w:rPr>
                <w:rFonts w:asciiTheme="minorEastAsia" w:eastAsiaTheme="minorEastAsia" w:hAnsiTheme="minorEastAsia" w:cs="Arial"/>
                <w:color w:val="000000"/>
                <w:kern w:val="24"/>
                <w:sz w:val="21"/>
                <w:szCs w:val="21"/>
                <w:lang w:eastAsia="zh-CN"/>
              </w:rPr>
              <w:t>11</w:t>
            </w:r>
          </w:p>
        </w:tc>
        <w:tc>
          <w:tcPr>
            <w:tcW w:w="3083" w:type="dxa"/>
          </w:tcPr>
          <w:p w:rsidR="0070018F" w:rsidRDefault="0070018F" w:rsidP="0070018F">
            <w:pPr>
              <w:spacing w:line="300" w:lineRule="auto"/>
              <w:rPr>
                <w:rFonts w:asciiTheme="majorEastAsia" w:eastAsiaTheme="majorEastAsia" w:hAnsiTheme="majorEastAsia"/>
                <w:sz w:val="21"/>
                <w:szCs w:val="21"/>
                <w:lang w:eastAsia="zh-CN"/>
              </w:rPr>
            </w:pPr>
            <w:r>
              <w:rPr>
                <w:rFonts w:asciiTheme="majorEastAsia" w:eastAsiaTheme="majorEastAsia" w:hAnsiTheme="majorEastAsia" w:hint="eastAsia"/>
                <w:sz w:val="21"/>
                <w:szCs w:val="21"/>
                <w:lang w:eastAsia="zh-CN"/>
              </w:rPr>
              <w:t>呆滞品交易</w:t>
            </w:r>
            <w:r>
              <w:rPr>
                <w:rFonts w:asciiTheme="majorEastAsia" w:eastAsiaTheme="majorEastAsia" w:hAnsiTheme="majorEastAsia"/>
                <w:sz w:val="21"/>
                <w:szCs w:val="21"/>
                <w:lang w:eastAsia="zh-CN"/>
              </w:rPr>
              <w:t>历史查询（</w:t>
            </w:r>
            <w:r>
              <w:rPr>
                <w:rFonts w:asciiTheme="majorEastAsia" w:eastAsiaTheme="majorEastAsia" w:hAnsiTheme="majorEastAsia" w:hint="eastAsia"/>
                <w:sz w:val="21"/>
                <w:szCs w:val="21"/>
                <w:lang w:eastAsia="zh-CN"/>
              </w:rPr>
              <w:t>DMS</w:t>
            </w:r>
            <w:r>
              <w:rPr>
                <w:rFonts w:asciiTheme="majorEastAsia" w:eastAsiaTheme="majorEastAsia" w:hAnsiTheme="majorEastAsia"/>
                <w:sz w:val="21"/>
                <w:szCs w:val="21"/>
                <w:lang w:eastAsia="zh-CN"/>
              </w:rPr>
              <w:t>）</w:t>
            </w:r>
          </w:p>
        </w:tc>
        <w:tc>
          <w:tcPr>
            <w:tcW w:w="4690" w:type="dxa"/>
          </w:tcPr>
          <w:p w:rsidR="0070018F" w:rsidRDefault="0070018F" w:rsidP="00F44845">
            <w:pPr>
              <w:spacing w:line="217" w:lineRule="atLeast"/>
              <w:rPr>
                <w:rFonts w:asciiTheme="minorEastAsia" w:eastAsiaTheme="minorEastAsia" w:hAnsiTheme="minorEastAsia" w:cs="Arial"/>
                <w:kern w:val="24"/>
                <w:sz w:val="21"/>
                <w:szCs w:val="21"/>
                <w:lang w:eastAsia="zh-CN"/>
              </w:rPr>
            </w:pPr>
            <w:r>
              <w:rPr>
                <w:rFonts w:asciiTheme="minorEastAsia" w:eastAsiaTheme="minorEastAsia" w:hAnsiTheme="minorEastAsia" w:cs="Arial" w:hint="eastAsia"/>
                <w:kern w:val="24"/>
                <w:sz w:val="21"/>
                <w:szCs w:val="21"/>
                <w:lang w:eastAsia="zh-CN"/>
              </w:rPr>
              <w:t>集成</w:t>
            </w:r>
            <w:r>
              <w:rPr>
                <w:rFonts w:asciiTheme="minorEastAsia" w:eastAsiaTheme="minorEastAsia" w:hAnsiTheme="minorEastAsia" w:cs="Arial"/>
                <w:kern w:val="24"/>
                <w:sz w:val="21"/>
                <w:szCs w:val="21"/>
                <w:lang w:eastAsia="zh-CN"/>
              </w:rPr>
              <w:t>总部端</w:t>
            </w:r>
            <w:r>
              <w:rPr>
                <w:rFonts w:asciiTheme="majorEastAsia" w:eastAsiaTheme="majorEastAsia" w:hAnsiTheme="majorEastAsia" w:hint="eastAsia"/>
                <w:sz w:val="21"/>
                <w:szCs w:val="21"/>
                <w:lang w:eastAsia="zh-CN"/>
              </w:rPr>
              <w:t>呆滞品交易</w:t>
            </w:r>
            <w:r>
              <w:rPr>
                <w:rFonts w:asciiTheme="majorEastAsia" w:eastAsiaTheme="majorEastAsia" w:hAnsiTheme="majorEastAsia"/>
                <w:sz w:val="21"/>
                <w:szCs w:val="21"/>
                <w:lang w:eastAsia="zh-CN"/>
              </w:rPr>
              <w:t>历史查询</w:t>
            </w:r>
            <w:r>
              <w:rPr>
                <w:rFonts w:asciiTheme="majorEastAsia" w:eastAsiaTheme="majorEastAsia" w:hAnsiTheme="majorEastAsia" w:hint="eastAsia"/>
                <w:sz w:val="21"/>
                <w:szCs w:val="21"/>
                <w:lang w:eastAsia="zh-CN"/>
              </w:rPr>
              <w:t>功能</w:t>
            </w:r>
          </w:p>
        </w:tc>
        <w:tc>
          <w:tcPr>
            <w:tcW w:w="656" w:type="dxa"/>
          </w:tcPr>
          <w:p w:rsidR="0070018F" w:rsidRDefault="0070018F" w:rsidP="005B5CB3">
            <w:pPr>
              <w:spacing w:line="217" w:lineRule="atLeast"/>
              <w:rPr>
                <w:rFonts w:asciiTheme="minorEastAsia" w:eastAsiaTheme="minorEastAsia" w:hAnsiTheme="minorEastAsia" w:cs="Arial"/>
                <w:color w:val="000000"/>
                <w:kern w:val="24"/>
                <w:sz w:val="21"/>
                <w:szCs w:val="21"/>
                <w:lang w:eastAsia="zh-CN"/>
              </w:rPr>
            </w:pPr>
            <w:r>
              <w:rPr>
                <w:rFonts w:asciiTheme="minorEastAsia" w:eastAsiaTheme="minorEastAsia" w:hAnsiTheme="minorEastAsia" w:cs="Arial" w:hint="eastAsia"/>
                <w:color w:val="000000"/>
                <w:kern w:val="24"/>
                <w:sz w:val="21"/>
                <w:szCs w:val="21"/>
                <w:lang w:eastAsia="zh-CN"/>
              </w:rPr>
              <w:t>集成</w:t>
            </w:r>
          </w:p>
        </w:tc>
      </w:tr>
      <w:tr w:rsidR="00FC16F0" w:rsidRPr="00602645" w:rsidTr="00A763C6">
        <w:trPr>
          <w:trHeight w:val="217"/>
        </w:trPr>
        <w:tc>
          <w:tcPr>
            <w:tcW w:w="427" w:type="dxa"/>
          </w:tcPr>
          <w:p w:rsidR="00FC16F0" w:rsidRDefault="00FC16F0" w:rsidP="00344EEC">
            <w:pPr>
              <w:spacing w:line="217" w:lineRule="atLeast"/>
              <w:jc w:val="center"/>
              <w:rPr>
                <w:rFonts w:asciiTheme="minorEastAsia" w:eastAsiaTheme="minorEastAsia" w:hAnsiTheme="minorEastAsia" w:cs="Arial"/>
                <w:color w:val="000000"/>
                <w:kern w:val="24"/>
                <w:sz w:val="21"/>
                <w:szCs w:val="21"/>
                <w:lang w:eastAsia="zh-CN"/>
              </w:rPr>
            </w:pPr>
            <w:r>
              <w:rPr>
                <w:rFonts w:asciiTheme="minorEastAsia" w:eastAsiaTheme="minorEastAsia" w:hAnsiTheme="minorEastAsia" w:cs="Arial" w:hint="eastAsia"/>
                <w:color w:val="000000"/>
                <w:kern w:val="24"/>
                <w:sz w:val="21"/>
                <w:szCs w:val="21"/>
                <w:lang w:eastAsia="zh-CN"/>
              </w:rPr>
              <w:t>1</w:t>
            </w:r>
            <w:r w:rsidR="00344EEC">
              <w:rPr>
                <w:rFonts w:asciiTheme="minorEastAsia" w:eastAsiaTheme="minorEastAsia" w:hAnsiTheme="minorEastAsia" w:cs="Arial"/>
                <w:color w:val="000000"/>
                <w:kern w:val="24"/>
                <w:sz w:val="21"/>
                <w:szCs w:val="21"/>
                <w:lang w:eastAsia="zh-CN"/>
              </w:rPr>
              <w:t>2</w:t>
            </w:r>
          </w:p>
        </w:tc>
        <w:tc>
          <w:tcPr>
            <w:tcW w:w="3083" w:type="dxa"/>
          </w:tcPr>
          <w:p w:rsidR="00FC16F0" w:rsidRDefault="00FC16F0" w:rsidP="00307677">
            <w:pPr>
              <w:spacing w:line="300" w:lineRule="auto"/>
              <w:rPr>
                <w:rFonts w:asciiTheme="majorEastAsia" w:eastAsiaTheme="majorEastAsia" w:hAnsiTheme="majorEastAsia"/>
                <w:sz w:val="21"/>
                <w:szCs w:val="21"/>
                <w:lang w:eastAsia="zh-CN"/>
              </w:rPr>
            </w:pPr>
            <w:r>
              <w:rPr>
                <w:rFonts w:asciiTheme="majorEastAsia" w:eastAsiaTheme="majorEastAsia" w:hAnsiTheme="majorEastAsia" w:hint="eastAsia"/>
                <w:sz w:val="21"/>
                <w:szCs w:val="21"/>
                <w:lang w:eastAsia="zh-CN"/>
              </w:rPr>
              <w:t>呆滞品</w:t>
            </w:r>
            <w:r>
              <w:rPr>
                <w:rFonts w:asciiTheme="majorEastAsia" w:eastAsiaTheme="majorEastAsia" w:hAnsiTheme="majorEastAsia"/>
                <w:sz w:val="21"/>
                <w:szCs w:val="21"/>
                <w:lang w:eastAsia="zh-CN"/>
              </w:rPr>
              <w:t>查询（</w:t>
            </w:r>
            <w:r>
              <w:rPr>
                <w:rFonts w:asciiTheme="majorEastAsia" w:eastAsiaTheme="majorEastAsia" w:hAnsiTheme="majorEastAsia" w:hint="eastAsia"/>
                <w:sz w:val="21"/>
                <w:szCs w:val="21"/>
                <w:lang w:eastAsia="zh-CN"/>
              </w:rPr>
              <w:t>DCS</w:t>
            </w:r>
            <w:r>
              <w:rPr>
                <w:rFonts w:asciiTheme="majorEastAsia" w:eastAsiaTheme="majorEastAsia" w:hAnsiTheme="majorEastAsia"/>
                <w:sz w:val="21"/>
                <w:szCs w:val="21"/>
                <w:lang w:eastAsia="zh-CN"/>
              </w:rPr>
              <w:t>）</w:t>
            </w:r>
          </w:p>
        </w:tc>
        <w:tc>
          <w:tcPr>
            <w:tcW w:w="4690" w:type="dxa"/>
          </w:tcPr>
          <w:p w:rsidR="00FC16F0" w:rsidRPr="00FC16F0" w:rsidRDefault="00307677" w:rsidP="00307677">
            <w:pPr>
              <w:spacing w:line="217" w:lineRule="atLeast"/>
              <w:rPr>
                <w:rFonts w:asciiTheme="minorEastAsia" w:eastAsiaTheme="minorEastAsia" w:hAnsiTheme="minorEastAsia" w:cs="Arial"/>
                <w:kern w:val="24"/>
                <w:sz w:val="21"/>
                <w:szCs w:val="21"/>
                <w:lang w:eastAsia="zh-CN"/>
              </w:rPr>
            </w:pPr>
            <w:r>
              <w:rPr>
                <w:rFonts w:asciiTheme="minorEastAsia" w:eastAsiaTheme="minorEastAsia" w:hAnsiTheme="minorEastAsia" w:cs="Arial"/>
                <w:kern w:val="24"/>
                <w:sz w:val="21"/>
                <w:szCs w:val="21"/>
                <w:lang w:eastAsia="zh-CN"/>
              </w:rPr>
              <w:t>查看</w:t>
            </w:r>
            <w:r w:rsidR="00FC16F0">
              <w:rPr>
                <w:rFonts w:asciiTheme="minorEastAsia" w:eastAsiaTheme="minorEastAsia" w:hAnsiTheme="minorEastAsia" w:cs="Arial" w:hint="eastAsia"/>
                <w:kern w:val="24"/>
                <w:sz w:val="21"/>
                <w:szCs w:val="21"/>
                <w:lang w:eastAsia="zh-CN"/>
              </w:rPr>
              <w:t>所有</w:t>
            </w:r>
            <w:r w:rsidR="00FC16F0">
              <w:rPr>
                <w:rFonts w:asciiTheme="minorEastAsia" w:eastAsiaTheme="minorEastAsia" w:hAnsiTheme="minorEastAsia" w:cs="Arial"/>
                <w:kern w:val="24"/>
                <w:sz w:val="21"/>
                <w:szCs w:val="21"/>
                <w:lang w:eastAsia="zh-CN"/>
              </w:rPr>
              <w:t>经销商</w:t>
            </w:r>
            <w:r>
              <w:rPr>
                <w:rFonts w:asciiTheme="minorEastAsia" w:eastAsiaTheme="minorEastAsia" w:hAnsiTheme="minorEastAsia" w:cs="Arial" w:hint="eastAsia"/>
                <w:kern w:val="24"/>
                <w:sz w:val="21"/>
                <w:szCs w:val="21"/>
                <w:lang w:eastAsia="zh-CN"/>
              </w:rPr>
              <w:t>的</w:t>
            </w:r>
            <w:r w:rsidR="00FC16F0">
              <w:rPr>
                <w:rFonts w:asciiTheme="minorEastAsia" w:eastAsiaTheme="minorEastAsia" w:hAnsiTheme="minorEastAsia" w:cs="Arial"/>
                <w:kern w:val="24"/>
                <w:sz w:val="21"/>
                <w:szCs w:val="21"/>
                <w:lang w:eastAsia="zh-CN"/>
              </w:rPr>
              <w:t>呆滞品</w:t>
            </w:r>
            <w:r w:rsidR="00FC16F0">
              <w:rPr>
                <w:rFonts w:asciiTheme="minorEastAsia" w:eastAsiaTheme="minorEastAsia" w:hAnsiTheme="minorEastAsia" w:cs="Arial" w:hint="eastAsia"/>
                <w:kern w:val="24"/>
                <w:sz w:val="21"/>
                <w:szCs w:val="21"/>
                <w:lang w:eastAsia="zh-CN"/>
              </w:rPr>
              <w:t>明细</w:t>
            </w:r>
            <w:r>
              <w:rPr>
                <w:rFonts w:asciiTheme="minorEastAsia" w:eastAsiaTheme="minorEastAsia" w:hAnsiTheme="minorEastAsia" w:cs="Arial" w:hint="eastAsia"/>
                <w:kern w:val="24"/>
                <w:sz w:val="21"/>
                <w:szCs w:val="21"/>
                <w:lang w:eastAsia="zh-CN"/>
              </w:rPr>
              <w:t>数据</w:t>
            </w:r>
          </w:p>
        </w:tc>
        <w:tc>
          <w:tcPr>
            <w:tcW w:w="656" w:type="dxa"/>
          </w:tcPr>
          <w:p w:rsidR="00FC16F0" w:rsidRPr="00FC16F0" w:rsidRDefault="00FC16F0" w:rsidP="005B5CB3">
            <w:pPr>
              <w:spacing w:line="217" w:lineRule="atLeast"/>
              <w:rPr>
                <w:rFonts w:asciiTheme="minorEastAsia" w:eastAsiaTheme="minorEastAsia" w:hAnsiTheme="minorEastAsia" w:cs="Arial"/>
                <w:color w:val="000000"/>
                <w:kern w:val="24"/>
                <w:sz w:val="21"/>
                <w:szCs w:val="21"/>
                <w:lang w:eastAsia="zh-CN"/>
              </w:rPr>
            </w:pPr>
            <w:r>
              <w:rPr>
                <w:rFonts w:asciiTheme="minorEastAsia" w:eastAsiaTheme="minorEastAsia" w:hAnsiTheme="minorEastAsia" w:cs="Arial" w:hint="eastAsia"/>
                <w:color w:val="000000"/>
                <w:kern w:val="24"/>
                <w:sz w:val="21"/>
                <w:szCs w:val="21"/>
                <w:lang w:eastAsia="zh-CN"/>
              </w:rPr>
              <w:t>新增</w:t>
            </w:r>
          </w:p>
        </w:tc>
      </w:tr>
    </w:tbl>
    <w:p w:rsidR="00CF07F0" w:rsidRPr="000E4438" w:rsidRDefault="00C56643" w:rsidP="00536BF6">
      <w:pPr>
        <w:pStyle w:val="10"/>
      </w:pPr>
      <w:bookmarkStart w:id="27" w:name="_Toc457987596"/>
      <w:r w:rsidRPr="000E4438">
        <w:t>4.</w:t>
      </w:r>
      <w:bookmarkEnd w:id="18"/>
      <w:r w:rsidR="007D2E31">
        <w:rPr>
          <w:rFonts w:hint="eastAsia"/>
        </w:rPr>
        <w:t>积压配件</w:t>
      </w:r>
      <w:r w:rsidR="007D2E31">
        <w:t>发布及调拨业务改造</w:t>
      </w:r>
      <w:r w:rsidR="00602645" w:rsidRPr="002F7F4D">
        <w:rPr>
          <w:rFonts w:hint="eastAsia"/>
        </w:rPr>
        <w:t>需求</w:t>
      </w:r>
      <w:r w:rsidR="003E3918" w:rsidRPr="000E4438">
        <w:rPr>
          <w:rFonts w:hint="eastAsia"/>
        </w:rPr>
        <w:t>业务定义</w:t>
      </w:r>
      <w:bookmarkEnd w:id="27"/>
    </w:p>
    <w:p w:rsidR="006A132F" w:rsidRPr="00187D6D" w:rsidRDefault="008D716A" w:rsidP="00E054C9">
      <w:pPr>
        <w:pStyle w:val="20"/>
      </w:pPr>
      <w:bookmarkStart w:id="28" w:name="_Toc457987597"/>
      <w:r>
        <w:t>4.1</w:t>
      </w:r>
      <w:r w:rsidR="00E532DE">
        <w:rPr>
          <w:rFonts w:hint="eastAsia"/>
        </w:rPr>
        <w:t>呆滞品定义</w:t>
      </w:r>
      <w:r w:rsidR="00B131E2">
        <w:rPr>
          <w:rFonts w:hint="eastAsia"/>
        </w:rPr>
        <w:t>（</w:t>
      </w:r>
      <w:r w:rsidR="00E532DE">
        <w:t>DCS</w:t>
      </w:r>
      <w:r w:rsidR="00B131E2">
        <w:rPr>
          <w:rFonts w:hint="eastAsia"/>
        </w:rPr>
        <w:t>）</w:t>
      </w:r>
      <w:bookmarkEnd w:id="28"/>
    </w:p>
    <w:p w:rsidR="006A132F" w:rsidRPr="00413C16" w:rsidRDefault="006A132F" w:rsidP="00413C16">
      <w:pPr>
        <w:pStyle w:val="30"/>
        <w:rPr>
          <w:sz w:val="24"/>
        </w:rPr>
      </w:pPr>
      <w:bookmarkStart w:id="29" w:name="_Toc457987598"/>
      <w:r w:rsidRPr="00413C16">
        <w:rPr>
          <w:rFonts w:hint="eastAsia"/>
          <w:sz w:val="24"/>
        </w:rPr>
        <w:t>4.</w:t>
      </w:r>
      <w:r w:rsidR="008D716A" w:rsidRPr="00413C16">
        <w:rPr>
          <w:sz w:val="24"/>
        </w:rPr>
        <w:t>1</w:t>
      </w:r>
      <w:r w:rsidRPr="00413C16">
        <w:rPr>
          <w:sz w:val="24"/>
        </w:rPr>
        <w:t>.1</w:t>
      </w:r>
      <w:r w:rsidRPr="00413C16">
        <w:rPr>
          <w:rFonts w:hint="eastAsia"/>
          <w:sz w:val="24"/>
        </w:rPr>
        <w:t>功能概述</w:t>
      </w:r>
      <w:bookmarkEnd w:id="29"/>
    </w:p>
    <w:p w:rsidR="006A63E5" w:rsidRPr="00C011D6" w:rsidRDefault="006A63E5" w:rsidP="006A63E5">
      <w:pPr>
        <w:spacing w:line="300" w:lineRule="auto"/>
        <w:ind w:firstLineChars="200" w:firstLine="420"/>
        <w:rPr>
          <w:sz w:val="21"/>
          <w:lang w:eastAsia="zh-CN"/>
        </w:rPr>
      </w:pPr>
      <w:r w:rsidRPr="00C011D6">
        <w:rPr>
          <w:rFonts w:hint="eastAsia"/>
          <w:sz w:val="21"/>
          <w:lang w:eastAsia="zh-CN"/>
        </w:rPr>
        <w:t>1</w:t>
      </w:r>
      <w:r w:rsidRPr="00C011D6">
        <w:rPr>
          <w:rFonts w:hint="eastAsia"/>
          <w:sz w:val="21"/>
          <w:lang w:eastAsia="zh-CN"/>
        </w:rPr>
        <w:t>、功能菜单路径：</w:t>
      </w:r>
      <w:r w:rsidR="00685787" w:rsidRPr="00685787">
        <w:rPr>
          <w:rFonts w:hint="eastAsia"/>
          <w:sz w:val="21"/>
          <w:lang w:eastAsia="zh-CN"/>
        </w:rPr>
        <w:t>当前位置：配件管理</w:t>
      </w:r>
      <w:r w:rsidR="00685787" w:rsidRPr="00685787">
        <w:rPr>
          <w:rFonts w:hint="eastAsia"/>
          <w:sz w:val="21"/>
          <w:lang w:eastAsia="zh-CN"/>
        </w:rPr>
        <w:t>&gt;</w:t>
      </w:r>
      <w:r w:rsidR="00685787" w:rsidRPr="00685787">
        <w:rPr>
          <w:rFonts w:hint="eastAsia"/>
          <w:sz w:val="21"/>
          <w:lang w:eastAsia="zh-CN"/>
        </w:rPr>
        <w:t>呆滞品管理</w:t>
      </w:r>
      <w:r w:rsidR="00685787" w:rsidRPr="00685787">
        <w:rPr>
          <w:rFonts w:hint="eastAsia"/>
          <w:sz w:val="21"/>
          <w:lang w:eastAsia="zh-CN"/>
        </w:rPr>
        <w:t>&gt;</w:t>
      </w:r>
      <w:r w:rsidR="00685787" w:rsidRPr="00685787">
        <w:rPr>
          <w:rFonts w:hint="eastAsia"/>
          <w:sz w:val="21"/>
          <w:lang w:eastAsia="zh-CN"/>
        </w:rPr>
        <w:t>呆滞品定义</w:t>
      </w:r>
      <w:r w:rsidRPr="00C011D6">
        <w:rPr>
          <w:rFonts w:hint="eastAsia"/>
          <w:sz w:val="21"/>
          <w:lang w:eastAsia="zh-CN"/>
        </w:rPr>
        <w:t>；</w:t>
      </w:r>
    </w:p>
    <w:p w:rsidR="006A63E5" w:rsidRPr="00C011D6" w:rsidRDefault="006A63E5" w:rsidP="006A63E5">
      <w:pPr>
        <w:spacing w:line="300" w:lineRule="auto"/>
        <w:ind w:firstLineChars="200" w:firstLine="420"/>
        <w:rPr>
          <w:sz w:val="21"/>
          <w:lang w:eastAsia="zh-CN"/>
        </w:rPr>
      </w:pPr>
      <w:r w:rsidRPr="00C011D6">
        <w:rPr>
          <w:sz w:val="21"/>
          <w:lang w:eastAsia="zh-CN"/>
        </w:rPr>
        <w:t>2</w:t>
      </w:r>
      <w:r w:rsidRPr="00C011D6">
        <w:rPr>
          <w:rFonts w:hint="eastAsia"/>
          <w:sz w:val="21"/>
          <w:lang w:eastAsia="zh-CN"/>
        </w:rPr>
        <w:t>、本功能主要功能为：</w:t>
      </w:r>
      <w:r w:rsidR="00685787">
        <w:rPr>
          <w:rFonts w:hint="eastAsia"/>
          <w:sz w:val="21"/>
          <w:lang w:eastAsia="zh-CN"/>
        </w:rPr>
        <w:t>车厂</w:t>
      </w:r>
      <w:r w:rsidR="00685787">
        <w:rPr>
          <w:sz w:val="21"/>
          <w:lang w:eastAsia="zh-CN"/>
        </w:rPr>
        <w:t>零件</w:t>
      </w:r>
      <w:r w:rsidR="00685787">
        <w:rPr>
          <w:rFonts w:hint="eastAsia"/>
          <w:sz w:val="21"/>
          <w:lang w:eastAsia="zh-CN"/>
        </w:rPr>
        <w:t>部门</w:t>
      </w:r>
      <w:r w:rsidRPr="00C011D6">
        <w:rPr>
          <w:rFonts w:hint="eastAsia"/>
          <w:sz w:val="21"/>
          <w:lang w:eastAsia="zh-CN"/>
        </w:rPr>
        <w:t>通过</w:t>
      </w:r>
      <w:r w:rsidRPr="00C011D6">
        <w:rPr>
          <w:sz w:val="21"/>
          <w:lang w:eastAsia="zh-CN"/>
        </w:rPr>
        <w:t>该功能</w:t>
      </w:r>
      <w:r w:rsidR="00685787">
        <w:rPr>
          <w:rFonts w:hint="eastAsia"/>
          <w:sz w:val="21"/>
          <w:lang w:eastAsia="zh-CN"/>
        </w:rPr>
        <w:t>定义</w:t>
      </w:r>
      <w:r w:rsidR="00685787">
        <w:rPr>
          <w:sz w:val="21"/>
          <w:lang w:eastAsia="zh-CN"/>
        </w:rPr>
        <w:t>呆滞品</w:t>
      </w:r>
      <w:r w:rsidR="00685787">
        <w:rPr>
          <w:rFonts w:hint="eastAsia"/>
          <w:sz w:val="21"/>
          <w:lang w:eastAsia="zh-CN"/>
        </w:rPr>
        <w:t>并下发</w:t>
      </w:r>
      <w:r w:rsidR="00685787">
        <w:rPr>
          <w:rFonts w:hint="eastAsia"/>
          <w:sz w:val="21"/>
          <w:lang w:eastAsia="zh-CN"/>
        </w:rPr>
        <w:t>DMS</w:t>
      </w:r>
      <w:r w:rsidRPr="00C011D6">
        <w:rPr>
          <w:rFonts w:hint="eastAsia"/>
          <w:sz w:val="21"/>
          <w:lang w:eastAsia="zh-CN"/>
        </w:rPr>
        <w:t>；</w:t>
      </w:r>
    </w:p>
    <w:p w:rsidR="006A132F" w:rsidRPr="00413C16" w:rsidRDefault="006A132F" w:rsidP="00413C16">
      <w:pPr>
        <w:pStyle w:val="30"/>
        <w:rPr>
          <w:sz w:val="24"/>
        </w:rPr>
      </w:pPr>
      <w:bookmarkStart w:id="30" w:name="_Toc457987599"/>
      <w:r w:rsidRPr="00413C16">
        <w:rPr>
          <w:rFonts w:hint="eastAsia"/>
          <w:sz w:val="24"/>
        </w:rPr>
        <w:t>4.</w:t>
      </w:r>
      <w:r w:rsidR="008D716A" w:rsidRPr="00413C16">
        <w:rPr>
          <w:sz w:val="24"/>
        </w:rPr>
        <w:t>1</w:t>
      </w:r>
      <w:r w:rsidRPr="00413C16">
        <w:rPr>
          <w:rFonts w:hint="eastAsia"/>
          <w:sz w:val="24"/>
        </w:rPr>
        <w:t>.</w:t>
      </w:r>
      <w:r w:rsidRPr="00413C16">
        <w:rPr>
          <w:sz w:val="24"/>
        </w:rPr>
        <w:t>2涉及业务对象</w:t>
      </w:r>
      <w:bookmarkEnd w:id="30"/>
    </w:p>
    <w:p w:rsidR="006A63E5" w:rsidRPr="006A63E5" w:rsidRDefault="006A63E5" w:rsidP="006A63E5">
      <w:pPr>
        <w:spacing w:line="300" w:lineRule="auto"/>
        <w:ind w:firstLineChars="200" w:firstLine="420"/>
        <w:rPr>
          <w:sz w:val="21"/>
          <w:lang w:eastAsia="zh-CN"/>
        </w:rPr>
      </w:pPr>
      <w:r w:rsidRPr="006A63E5">
        <w:rPr>
          <w:rFonts w:hint="eastAsia"/>
          <w:sz w:val="21"/>
          <w:lang w:eastAsia="zh-CN"/>
        </w:rPr>
        <w:t>《</w:t>
      </w:r>
      <w:r w:rsidR="00685787">
        <w:rPr>
          <w:rFonts w:hint="eastAsia"/>
          <w:sz w:val="21"/>
          <w:lang w:eastAsia="zh-CN"/>
        </w:rPr>
        <w:t>呆滞品定义</w:t>
      </w:r>
      <w:r w:rsidR="00685787">
        <w:rPr>
          <w:sz w:val="21"/>
          <w:lang w:eastAsia="zh-CN"/>
        </w:rPr>
        <w:t>业务表</w:t>
      </w:r>
      <w:r w:rsidRPr="006A63E5">
        <w:rPr>
          <w:rFonts w:hint="eastAsia"/>
          <w:sz w:val="21"/>
          <w:lang w:eastAsia="zh-CN"/>
        </w:rPr>
        <w:t>》</w:t>
      </w:r>
    </w:p>
    <w:p w:rsidR="006A132F" w:rsidRPr="00413C16" w:rsidRDefault="006A132F" w:rsidP="00022C19">
      <w:pPr>
        <w:pStyle w:val="30"/>
        <w:rPr>
          <w:sz w:val="24"/>
        </w:rPr>
      </w:pPr>
      <w:bookmarkStart w:id="31" w:name="_Toc457987600"/>
      <w:r w:rsidRPr="00413C16">
        <w:rPr>
          <w:rFonts w:hint="eastAsia"/>
          <w:sz w:val="24"/>
        </w:rPr>
        <w:lastRenderedPageBreak/>
        <w:t>4.</w:t>
      </w:r>
      <w:r w:rsidR="00FB20E9" w:rsidRPr="00413C16">
        <w:rPr>
          <w:sz w:val="24"/>
        </w:rPr>
        <w:t>1</w:t>
      </w:r>
      <w:r w:rsidRPr="00413C16">
        <w:rPr>
          <w:sz w:val="24"/>
        </w:rPr>
        <w:t>.3业务规则与逻辑说明</w:t>
      </w:r>
      <w:bookmarkEnd w:id="31"/>
    </w:p>
    <w:p w:rsidR="0072787F" w:rsidRDefault="0072787F" w:rsidP="0072787F">
      <w:pPr>
        <w:spacing w:line="300" w:lineRule="auto"/>
        <w:ind w:firstLineChars="200" w:firstLine="420"/>
        <w:rPr>
          <w:sz w:val="21"/>
          <w:lang w:eastAsia="zh-CN"/>
        </w:rPr>
      </w:pPr>
      <w:r>
        <w:rPr>
          <w:rFonts w:hint="eastAsia"/>
          <w:sz w:val="21"/>
          <w:lang w:eastAsia="zh-CN"/>
        </w:rPr>
        <w:t>1</w:t>
      </w:r>
      <w:r>
        <w:rPr>
          <w:rFonts w:hint="eastAsia"/>
          <w:sz w:val="21"/>
          <w:lang w:eastAsia="zh-CN"/>
        </w:rPr>
        <w:t>、</w:t>
      </w:r>
      <w:r w:rsidR="0097287C">
        <w:rPr>
          <w:rFonts w:hint="eastAsia"/>
          <w:sz w:val="21"/>
          <w:lang w:eastAsia="zh-CN"/>
        </w:rPr>
        <w:t>系统初始化</w:t>
      </w:r>
      <w:r w:rsidR="00F05BD0">
        <w:rPr>
          <w:sz w:val="21"/>
          <w:lang w:eastAsia="zh-CN"/>
        </w:rPr>
        <w:t>一条</w:t>
      </w:r>
      <w:r w:rsidR="00F05BD0">
        <w:rPr>
          <w:rFonts w:hint="eastAsia"/>
          <w:sz w:val="21"/>
          <w:lang w:eastAsia="zh-CN"/>
        </w:rPr>
        <w:t>呆滞</w:t>
      </w:r>
      <w:proofErr w:type="gramStart"/>
      <w:r w:rsidR="00F05BD0">
        <w:rPr>
          <w:rFonts w:hint="eastAsia"/>
          <w:sz w:val="21"/>
          <w:lang w:eastAsia="zh-CN"/>
        </w:rPr>
        <w:t>品</w:t>
      </w:r>
      <w:r w:rsidR="002F5B66">
        <w:rPr>
          <w:rFonts w:hint="eastAsia"/>
          <w:sz w:val="21"/>
          <w:lang w:eastAsia="zh-CN"/>
        </w:rPr>
        <w:t>政策</w:t>
      </w:r>
      <w:proofErr w:type="gramEnd"/>
      <w:r w:rsidR="00F05BD0">
        <w:rPr>
          <w:sz w:val="21"/>
          <w:lang w:eastAsia="zh-CN"/>
        </w:rPr>
        <w:t>定义</w:t>
      </w:r>
      <w:r w:rsidRPr="0072787F">
        <w:rPr>
          <w:sz w:val="21"/>
          <w:lang w:eastAsia="zh-CN"/>
        </w:rPr>
        <w:t>；</w:t>
      </w:r>
    </w:p>
    <w:p w:rsidR="008B1A12" w:rsidRPr="008B1A12" w:rsidRDefault="008B1A12" w:rsidP="0072787F">
      <w:pPr>
        <w:spacing w:line="300" w:lineRule="auto"/>
        <w:ind w:firstLineChars="200" w:firstLine="420"/>
        <w:rPr>
          <w:sz w:val="21"/>
          <w:lang w:eastAsia="zh-CN"/>
        </w:rPr>
      </w:pPr>
      <w:r>
        <w:rPr>
          <w:sz w:val="21"/>
          <w:lang w:eastAsia="zh-CN"/>
        </w:rPr>
        <w:t>2</w:t>
      </w:r>
      <w:r>
        <w:rPr>
          <w:rFonts w:hint="eastAsia"/>
          <w:sz w:val="21"/>
          <w:lang w:eastAsia="zh-CN"/>
        </w:rPr>
        <w:t>、呆滞</w:t>
      </w:r>
      <w:proofErr w:type="gramStart"/>
      <w:r>
        <w:rPr>
          <w:rFonts w:hint="eastAsia"/>
          <w:sz w:val="21"/>
          <w:lang w:eastAsia="zh-CN"/>
        </w:rPr>
        <w:t>品政策</w:t>
      </w:r>
      <w:proofErr w:type="gramEnd"/>
      <w:r>
        <w:rPr>
          <w:sz w:val="21"/>
          <w:lang w:eastAsia="zh-CN"/>
        </w:rPr>
        <w:t>定义修改后，可再次下发，下发</w:t>
      </w:r>
      <w:r>
        <w:rPr>
          <w:rFonts w:hint="eastAsia"/>
          <w:sz w:val="21"/>
          <w:lang w:eastAsia="zh-CN"/>
        </w:rPr>
        <w:t>方式</w:t>
      </w:r>
      <w:r>
        <w:rPr>
          <w:sz w:val="21"/>
          <w:lang w:eastAsia="zh-CN"/>
        </w:rPr>
        <w:t>包括全网经销商或指定</w:t>
      </w:r>
      <w:r>
        <w:rPr>
          <w:rFonts w:hint="eastAsia"/>
          <w:sz w:val="21"/>
          <w:lang w:eastAsia="zh-CN"/>
        </w:rPr>
        <w:t>部分</w:t>
      </w:r>
      <w:r>
        <w:rPr>
          <w:sz w:val="21"/>
          <w:lang w:eastAsia="zh-CN"/>
        </w:rPr>
        <w:t>经销商</w:t>
      </w:r>
      <w:r>
        <w:rPr>
          <w:rFonts w:hint="eastAsia"/>
          <w:sz w:val="21"/>
          <w:lang w:eastAsia="zh-CN"/>
        </w:rPr>
        <w:t>；</w:t>
      </w:r>
    </w:p>
    <w:p w:rsidR="006A132F" w:rsidRPr="00413C16" w:rsidRDefault="006A132F" w:rsidP="00413C16">
      <w:pPr>
        <w:pStyle w:val="30"/>
        <w:rPr>
          <w:sz w:val="24"/>
        </w:rPr>
      </w:pPr>
      <w:bookmarkStart w:id="32" w:name="_Toc457987601"/>
      <w:r w:rsidRPr="00413C16">
        <w:rPr>
          <w:rFonts w:hint="eastAsia"/>
          <w:sz w:val="24"/>
        </w:rPr>
        <w:t>4.</w:t>
      </w:r>
      <w:r w:rsidR="00E054C9" w:rsidRPr="00413C16">
        <w:rPr>
          <w:sz w:val="24"/>
        </w:rPr>
        <w:t>1</w:t>
      </w:r>
      <w:r w:rsidRPr="00413C16">
        <w:rPr>
          <w:sz w:val="24"/>
        </w:rPr>
        <w:t>.4</w:t>
      </w:r>
      <w:bookmarkStart w:id="33" w:name="OLE_LINK1"/>
      <w:r w:rsidRPr="00413C16">
        <w:rPr>
          <w:rFonts w:hint="eastAsia"/>
          <w:sz w:val="24"/>
        </w:rPr>
        <w:t>主要页面逻辑说明</w:t>
      </w:r>
      <w:bookmarkEnd w:id="32"/>
      <w:bookmarkEnd w:id="33"/>
    </w:p>
    <w:p w:rsidR="00440BE7" w:rsidRPr="009C64A2" w:rsidRDefault="00440BE7" w:rsidP="00440BE7">
      <w:pPr>
        <w:ind w:firstLineChars="150" w:firstLine="315"/>
        <w:rPr>
          <w:rFonts w:ascii="宋体" w:hAnsi="宋体"/>
          <w:color w:val="000000"/>
          <w:sz w:val="21"/>
          <w:szCs w:val="21"/>
          <w:lang w:eastAsia="zh-CN"/>
        </w:rPr>
      </w:pPr>
      <w:r w:rsidRPr="009C64A2">
        <w:rPr>
          <w:rFonts w:ascii="宋体" w:hAnsi="宋体" w:hint="eastAsia"/>
          <w:color w:val="000000"/>
          <w:sz w:val="21"/>
          <w:szCs w:val="21"/>
          <w:lang w:eastAsia="zh-CN"/>
        </w:rPr>
        <w:t>（1</w:t>
      </w:r>
      <w:r w:rsidRPr="009C64A2">
        <w:rPr>
          <w:rFonts w:ascii="宋体" w:hAnsi="宋体"/>
          <w:color w:val="000000"/>
          <w:sz w:val="21"/>
          <w:szCs w:val="21"/>
          <w:lang w:eastAsia="zh-CN"/>
        </w:rPr>
        <w:t>）</w:t>
      </w:r>
      <w:r w:rsidRPr="009C64A2">
        <w:rPr>
          <w:rFonts w:ascii="宋体" w:hAnsi="宋体" w:hint="eastAsia"/>
          <w:color w:val="000000"/>
          <w:sz w:val="21"/>
          <w:szCs w:val="21"/>
          <w:lang w:eastAsia="zh-CN"/>
        </w:rPr>
        <w:t>登录</w:t>
      </w:r>
      <w:r w:rsidRPr="009C64A2">
        <w:rPr>
          <w:rFonts w:ascii="宋体" w:hAnsi="宋体"/>
          <w:color w:val="000000"/>
          <w:sz w:val="21"/>
          <w:szCs w:val="21"/>
          <w:lang w:eastAsia="zh-CN"/>
        </w:rPr>
        <w:t>路径：</w:t>
      </w:r>
      <w:r w:rsidR="00D50592" w:rsidRPr="00D50592">
        <w:rPr>
          <w:rFonts w:hint="eastAsia"/>
          <w:sz w:val="21"/>
          <w:lang w:eastAsia="zh-CN"/>
        </w:rPr>
        <w:t>当前位置：配件管理</w:t>
      </w:r>
      <w:r w:rsidR="00D50592" w:rsidRPr="00D50592">
        <w:rPr>
          <w:rFonts w:hint="eastAsia"/>
          <w:sz w:val="21"/>
          <w:lang w:eastAsia="zh-CN"/>
        </w:rPr>
        <w:t>&gt;</w:t>
      </w:r>
      <w:r w:rsidR="00D50592" w:rsidRPr="00D50592">
        <w:rPr>
          <w:rFonts w:hint="eastAsia"/>
          <w:sz w:val="21"/>
          <w:lang w:eastAsia="zh-CN"/>
        </w:rPr>
        <w:t>呆滞品管理</w:t>
      </w:r>
      <w:r w:rsidR="00D50592" w:rsidRPr="00D50592">
        <w:rPr>
          <w:rFonts w:hint="eastAsia"/>
          <w:sz w:val="21"/>
          <w:lang w:eastAsia="zh-CN"/>
        </w:rPr>
        <w:t>&gt;</w:t>
      </w:r>
      <w:r w:rsidR="00D50592" w:rsidRPr="00D50592">
        <w:rPr>
          <w:rFonts w:hint="eastAsia"/>
          <w:sz w:val="21"/>
          <w:lang w:eastAsia="zh-CN"/>
        </w:rPr>
        <w:t>呆滞品定义</w:t>
      </w:r>
      <w:r w:rsidRPr="00C011D6">
        <w:rPr>
          <w:rFonts w:hint="eastAsia"/>
          <w:sz w:val="21"/>
          <w:lang w:eastAsia="zh-CN"/>
        </w:rPr>
        <w:t>；</w:t>
      </w:r>
    </w:p>
    <w:p w:rsidR="00440BE7" w:rsidRPr="009C64A2" w:rsidRDefault="00440BE7" w:rsidP="00440BE7">
      <w:pPr>
        <w:ind w:firstLineChars="150" w:firstLine="315"/>
        <w:rPr>
          <w:rFonts w:ascii="宋体" w:hAnsi="宋体"/>
          <w:color w:val="000000"/>
          <w:sz w:val="21"/>
          <w:szCs w:val="21"/>
          <w:lang w:eastAsia="zh-CN"/>
        </w:rPr>
      </w:pPr>
      <w:r w:rsidRPr="009C64A2">
        <w:rPr>
          <w:rFonts w:ascii="宋体" w:hAnsi="宋体" w:hint="eastAsia"/>
          <w:color w:val="000000"/>
          <w:sz w:val="21"/>
          <w:szCs w:val="21"/>
          <w:lang w:eastAsia="zh-CN"/>
        </w:rPr>
        <w:t>（2</w:t>
      </w:r>
      <w:r w:rsidRPr="009C64A2">
        <w:rPr>
          <w:rFonts w:ascii="宋体" w:hAnsi="宋体"/>
          <w:color w:val="000000"/>
          <w:sz w:val="21"/>
          <w:szCs w:val="21"/>
          <w:lang w:eastAsia="zh-CN"/>
        </w:rPr>
        <w:t>）</w:t>
      </w:r>
      <w:r w:rsidRPr="009C64A2">
        <w:rPr>
          <w:rFonts w:ascii="宋体" w:hAnsi="宋体" w:hint="eastAsia"/>
          <w:color w:val="000000"/>
          <w:sz w:val="21"/>
          <w:szCs w:val="21"/>
          <w:lang w:eastAsia="zh-CN"/>
        </w:rPr>
        <w:t>使用</w:t>
      </w:r>
      <w:r w:rsidRPr="009C64A2">
        <w:rPr>
          <w:rFonts w:ascii="宋体" w:hAnsi="宋体"/>
          <w:color w:val="000000"/>
          <w:sz w:val="21"/>
          <w:szCs w:val="21"/>
          <w:lang w:eastAsia="zh-CN"/>
        </w:rPr>
        <w:t>角色：</w:t>
      </w:r>
      <w:r w:rsidR="001C0C43">
        <w:rPr>
          <w:rFonts w:ascii="宋体" w:hAnsi="宋体" w:hint="eastAsia"/>
          <w:color w:val="000000"/>
          <w:sz w:val="21"/>
          <w:szCs w:val="21"/>
          <w:lang w:eastAsia="zh-CN"/>
        </w:rPr>
        <w:t>售后</w:t>
      </w:r>
      <w:r w:rsidR="001C0C43">
        <w:rPr>
          <w:rFonts w:ascii="宋体" w:hAnsi="宋体"/>
          <w:color w:val="000000"/>
          <w:sz w:val="21"/>
          <w:szCs w:val="21"/>
          <w:lang w:eastAsia="zh-CN"/>
        </w:rPr>
        <w:t>超级管理员、</w:t>
      </w:r>
      <w:r w:rsidR="001C0C43">
        <w:rPr>
          <w:rFonts w:ascii="宋体" w:hAnsi="宋体" w:hint="eastAsia"/>
          <w:color w:val="000000"/>
          <w:sz w:val="21"/>
          <w:szCs w:val="21"/>
          <w:lang w:eastAsia="zh-CN"/>
        </w:rPr>
        <w:t>售后零件</w:t>
      </w:r>
      <w:r w:rsidR="001C0C43">
        <w:rPr>
          <w:rFonts w:ascii="宋体" w:hAnsi="宋体"/>
          <w:color w:val="000000"/>
          <w:sz w:val="21"/>
          <w:szCs w:val="21"/>
          <w:lang w:eastAsia="zh-CN"/>
        </w:rPr>
        <w:t>部门</w:t>
      </w:r>
    </w:p>
    <w:p w:rsidR="00440BE7" w:rsidRDefault="00440BE7" w:rsidP="00440BE7">
      <w:pPr>
        <w:ind w:firstLineChars="150" w:firstLine="315"/>
        <w:rPr>
          <w:rFonts w:ascii="宋体" w:hAnsi="宋体"/>
          <w:color w:val="000000"/>
          <w:sz w:val="21"/>
          <w:szCs w:val="21"/>
          <w:lang w:eastAsia="zh-CN"/>
        </w:rPr>
      </w:pPr>
      <w:r w:rsidRPr="009C64A2">
        <w:rPr>
          <w:rFonts w:ascii="宋体" w:hAnsi="宋体" w:hint="eastAsia"/>
          <w:color w:val="000000"/>
          <w:sz w:val="21"/>
          <w:szCs w:val="21"/>
          <w:lang w:eastAsia="zh-CN"/>
        </w:rPr>
        <w:t>（3</w:t>
      </w:r>
      <w:r w:rsidRPr="009C64A2">
        <w:rPr>
          <w:rFonts w:ascii="宋体" w:hAnsi="宋体"/>
          <w:color w:val="000000"/>
          <w:sz w:val="21"/>
          <w:szCs w:val="21"/>
          <w:lang w:eastAsia="zh-CN"/>
        </w:rPr>
        <w:t>）</w:t>
      </w:r>
      <w:r w:rsidRPr="009C64A2">
        <w:rPr>
          <w:rFonts w:ascii="宋体" w:hAnsi="宋体" w:hint="eastAsia"/>
          <w:color w:val="000000"/>
          <w:sz w:val="21"/>
          <w:szCs w:val="21"/>
          <w:lang w:eastAsia="zh-CN"/>
        </w:rPr>
        <w:t>登录</w:t>
      </w:r>
      <w:r w:rsidR="0083614C">
        <w:rPr>
          <w:rFonts w:ascii="宋体" w:hAnsi="宋体" w:hint="eastAsia"/>
          <w:color w:val="000000"/>
          <w:sz w:val="21"/>
          <w:szCs w:val="21"/>
          <w:lang w:eastAsia="zh-CN"/>
        </w:rPr>
        <w:t>D</w:t>
      </w:r>
      <w:r w:rsidR="0083614C">
        <w:rPr>
          <w:rFonts w:ascii="宋体" w:hAnsi="宋体"/>
          <w:color w:val="000000"/>
          <w:sz w:val="21"/>
          <w:szCs w:val="21"/>
          <w:lang w:eastAsia="zh-CN"/>
        </w:rPr>
        <w:t>CS</w:t>
      </w:r>
      <w:r w:rsidR="0083614C">
        <w:rPr>
          <w:rFonts w:ascii="宋体" w:hAnsi="宋体" w:hint="eastAsia"/>
          <w:color w:val="000000"/>
          <w:sz w:val="21"/>
          <w:szCs w:val="21"/>
          <w:lang w:eastAsia="zh-CN"/>
        </w:rPr>
        <w:t>系统</w:t>
      </w:r>
      <w:r w:rsidRPr="009C64A2">
        <w:rPr>
          <w:rFonts w:ascii="宋体" w:hAnsi="宋体"/>
          <w:color w:val="000000"/>
          <w:sz w:val="21"/>
          <w:szCs w:val="21"/>
          <w:lang w:eastAsia="zh-CN"/>
        </w:rPr>
        <w:t>，</w:t>
      </w:r>
      <w:r>
        <w:rPr>
          <w:rFonts w:ascii="宋体" w:hAnsi="宋体" w:hint="eastAsia"/>
          <w:color w:val="000000"/>
          <w:sz w:val="21"/>
          <w:szCs w:val="21"/>
          <w:lang w:eastAsia="zh-CN"/>
        </w:rPr>
        <w:t>点击</w:t>
      </w:r>
      <w:r w:rsidR="00171980" w:rsidRPr="00171980">
        <w:rPr>
          <w:rFonts w:hint="eastAsia"/>
          <w:sz w:val="21"/>
          <w:lang w:eastAsia="zh-CN"/>
        </w:rPr>
        <w:t>当前位置：配件管理</w:t>
      </w:r>
      <w:r w:rsidR="00171980" w:rsidRPr="00171980">
        <w:rPr>
          <w:rFonts w:hint="eastAsia"/>
          <w:sz w:val="21"/>
          <w:lang w:eastAsia="zh-CN"/>
        </w:rPr>
        <w:t>&gt;</w:t>
      </w:r>
      <w:r w:rsidR="00171980" w:rsidRPr="00171980">
        <w:rPr>
          <w:rFonts w:hint="eastAsia"/>
          <w:sz w:val="21"/>
          <w:lang w:eastAsia="zh-CN"/>
        </w:rPr>
        <w:t>呆滞品管理</w:t>
      </w:r>
      <w:r w:rsidR="00171980" w:rsidRPr="00171980">
        <w:rPr>
          <w:rFonts w:hint="eastAsia"/>
          <w:sz w:val="21"/>
          <w:lang w:eastAsia="zh-CN"/>
        </w:rPr>
        <w:t>&gt;</w:t>
      </w:r>
      <w:r w:rsidR="00171980" w:rsidRPr="00171980">
        <w:rPr>
          <w:rFonts w:hint="eastAsia"/>
          <w:sz w:val="21"/>
          <w:lang w:eastAsia="zh-CN"/>
        </w:rPr>
        <w:t>呆滞品定义</w:t>
      </w:r>
      <w:r w:rsidRPr="009C64A2">
        <w:rPr>
          <w:rFonts w:ascii="宋体" w:hAnsi="宋体" w:hint="eastAsia"/>
          <w:color w:val="000000"/>
          <w:sz w:val="21"/>
          <w:szCs w:val="21"/>
          <w:lang w:eastAsia="zh-CN"/>
        </w:rPr>
        <w:t>，</w:t>
      </w:r>
      <w:r w:rsidRPr="009C64A2">
        <w:rPr>
          <w:rFonts w:ascii="宋体" w:hAnsi="宋体"/>
          <w:color w:val="000000"/>
          <w:sz w:val="21"/>
          <w:szCs w:val="21"/>
          <w:lang w:eastAsia="zh-CN"/>
        </w:rPr>
        <w:t>进入</w:t>
      </w:r>
      <w:r w:rsidR="00171980" w:rsidRPr="00171980">
        <w:rPr>
          <w:rFonts w:hint="eastAsia"/>
          <w:sz w:val="21"/>
          <w:lang w:eastAsia="zh-CN"/>
        </w:rPr>
        <w:t>呆滞品定义</w:t>
      </w:r>
      <w:r w:rsidR="00171980">
        <w:rPr>
          <w:rFonts w:ascii="宋体" w:hAnsi="宋体"/>
          <w:color w:val="000000"/>
          <w:sz w:val="21"/>
          <w:szCs w:val="21"/>
          <w:lang w:eastAsia="zh-CN"/>
        </w:rPr>
        <w:t>主页面</w:t>
      </w:r>
      <w:r w:rsidR="00F63FBF">
        <w:rPr>
          <w:rFonts w:asciiTheme="majorEastAsia" w:eastAsiaTheme="majorEastAsia" w:hAnsiTheme="majorEastAsia"/>
          <w:sz w:val="21"/>
          <w:szCs w:val="21"/>
          <w:lang w:eastAsia="zh-CN"/>
        </w:rPr>
        <w:t>；</w:t>
      </w:r>
      <w:r>
        <w:rPr>
          <w:rFonts w:ascii="宋体" w:hAnsi="宋体" w:hint="eastAsia"/>
          <w:color w:val="000000"/>
          <w:sz w:val="21"/>
          <w:szCs w:val="21"/>
          <w:lang w:eastAsia="zh-CN"/>
        </w:rPr>
        <w:t>如图4.</w:t>
      </w:r>
      <w:r w:rsidR="00F63FBF">
        <w:rPr>
          <w:rFonts w:ascii="宋体" w:hAnsi="宋体"/>
          <w:color w:val="000000"/>
          <w:sz w:val="21"/>
          <w:szCs w:val="21"/>
          <w:lang w:eastAsia="zh-CN"/>
        </w:rPr>
        <w:t>1</w:t>
      </w:r>
      <w:r>
        <w:rPr>
          <w:rFonts w:ascii="宋体" w:hAnsi="宋体" w:hint="eastAsia"/>
          <w:color w:val="000000"/>
          <w:sz w:val="21"/>
          <w:szCs w:val="21"/>
          <w:lang w:eastAsia="zh-CN"/>
        </w:rPr>
        <w:t>.4</w:t>
      </w:r>
      <w:r>
        <w:rPr>
          <w:rFonts w:ascii="宋体" w:hAnsi="宋体"/>
          <w:color w:val="000000"/>
          <w:sz w:val="21"/>
          <w:szCs w:val="21"/>
          <w:lang w:eastAsia="zh-CN"/>
        </w:rPr>
        <w:t>-1</w:t>
      </w:r>
      <w:r>
        <w:rPr>
          <w:rFonts w:ascii="宋体" w:hAnsi="宋体" w:hint="eastAsia"/>
          <w:color w:val="000000"/>
          <w:sz w:val="21"/>
          <w:szCs w:val="21"/>
          <w:lang w:eastAsia="zh-CN"/>
        </w:rPr>
        <w:t>所示：</w:t>
      </w:r>
    </w:p>
    <w:p w:rsidR="00F63FBF" w:rsidRDefault="00507117" w:rsidP="003B42C5">
      <w:pPr>
        <w:tabs>
          <w:tab w:val="left" w:pos="1470"/>
        </w:tabs>
        <w:jc w:val="center"/>
        <w:rPr>
          <w:rFonts w:ascii="宋体" w:hAnsi="宋体"/>
          <w:color w:val="000000"/>
          <w:sz w:val="21"/>
          <w:szCs w:val="21"/>
          <w:lang w:eastAsia="zh-CN"/>
        </w:rPr>
      </w:pPr>
      <w:r>
        <w:rPr>
          <w:noProof/>
          <w:lang w:eastAsia="zh-CN"/>
        </w:rPr>
        <w:drawing>
          <wp:inline distT="0" distB="0" distL="0" distR="0" wp14:anchorId="68CE2B91" wp14:editId="753655EE">
            <wp:extent cx="5486400" cy="2642870"/>
            <wp:effectExtent l="19050" t="1905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642870"/>
                    </a:xfrm>
                    <a:prstGeom prst="rect">
                      <a:avLst/>
                    </a:prstGeom>
                    <a:ln>
                      <a:solidFill>
                        <a:schemeClr val="accent1"/>
                      </a:solidFill>
                    </a:ln>
                  </pic:spPr>
                </pic:pic>
              </a:graphicData>
            </a:graphic>
          </wp:inline>
        </w:drawing>
      </w:r>
    </w:p>
    <w:p w:rsidR="00F63FBF" w:rsidRDefault="00F63FBF" w:rsidP="003B42C5">
      <w:pPr>
        <w:tabs>
          <w:tab w:val="left" w:pos="1470"/>
        </w:tabs>
        <w:jc w:val="center"/>
        <w:rPr>
          <w:rFonts w:ascii="宋体" w:hAnsi="宋体"/>
          <w:color w:val="000000"/>
          <w:sz w:val="21"/>
          <w:szCs w:val="21"/>
          <w:lang w:eastAsia="zh-CN"/>
        </w:rPr>
      </w:pPr>
      <w:r>
        <w:rPr>
          <w:rFonts w:ascii="宋体" w:hAnsi="宋体" w:hint="eastAsia"/>
          <w:color w:val="000000"/>
          <w:sz w:val="21"/>
          <w:szCs w:val="21"/>
          <w:lang w:eastAsia="zh-CN"/>
        </w:rPr>
        <w:t>图4.1.4</w:t>
      </w:r>
      <w:r>
        <w:rPr>
          <w:rFonts w:ascii="宋体" w:hAnsi="宋体"/>
          <w:color w:val="000000"/>
          <w:sz w:val="21"/>
          <w:szCs w:val="21"/>
          <w:lang w:eastAsia="zh-CN"/>
        </w:rPr>
        <w:t>-1</w:t>
      </w:r>
    </w:p>
    <w:tbl>
      <w:tblPr>
        <w:tblStyle w:val="af"/>
        <w:tblW w:w="8856" w:type="dxa"/>
        <w:tblLayout w:type="fixed"/>
        <w:tblLook w:val="04A0" w:firstRow="1" w:lastRow="0" w:firstColumn="1" w:lastColumn="0" w:noHBand="0" w:noVBand="1"/>
      </w:tblPr>
      <w:tblGrid>
        <w:gridCol w:w="2542"/>
        <w:gridCol w:w="5483"/>
        <w:gridCol w:w="831"/>
      </w:tblGrid>
      <w:tr w:rsidR="00AC2358" w:rsidTr="006E6FC6">
        <w:tc>
          <w:tcPr>
            <w:tcW w:w="8856" w:type="dxa"/>
            <w:gridSpan w:val="3"/>
            <w:shd w:val="clear" w:color="auto" w:fill="FFFF00"/>
          </w:tcPr>
          <w:p w:rsidR="00AC2358" w:rsidRDefault="00AC2358" w:rsidP="00AC2358">
            <w:pPr>
              <w:overflowPunct w:val="0"/>
              <w:autoSpaceDE w:val="0"/>
              <w:autoSpaceDN w:val="0"/>
              <w:adjustRightInd w:val="0"/>
              <w:textAlignment w:val="baseline"/>
              <w:rPr>
                <w:rFonts w:asciiTheme="minorEastAsia" w:hAnsiTheme="minorEastAsia"/>
                <w:b/>
                <w:szCs w:val="21"/>
                <w:lang w:eastAsia="zh-CN"/>
              </w:rPr>
            </w:pPr>
            <w:r>
              <w:rPr>
                <w:rFonts w:asciiTheme="minorEastAsia" w:hAnsiTheme="minorEastAsia" w:hint="eastAsia"/>
                <w:b/>
                <w:szCs w:val="21"/>
                <w:lang w:eastAsia="zh-CN"/>
              </w:rPr>
              <w:t>《呆滞品定义</w:t>
            </w:r>
            <w:r>
              <w:rPr>
                <w:rFonts w:asciiTheme="minorEastAsia" w:hAnsiTheme="minorEastAsia"/>
                <w:b/>
                <w:szCs w:val="21"/>
                <w:lang w:eastAsia="zh-CN"/>
              </w:rPr>
              <w:t>主页面</w:t>
            </w:r>
            <w:r>
              <w:rPr>
                <w:rFonts w:asciiTheme="minorEastAsia" w:hAnsiTheme="minorEastAsia" w:hint="eastAsia"/>
                <w:b/>
                <w:szCs w:val="21"/>
                <w:lang w:eastAsia="zh-CN"/>
              </w:rPr>
              <w:t>》</w:t>
            </w:r>
          </w:p>
        </w:tc>
      </w:tr>
      <w:tr w:rsidR="00AC2358" w:rsidTr="006E6FC6">
        <w:tc>
          <w:tcPr>
            <w:tcW w:w="2542" w:type="dxa"/>
            <w:shd w:val="clear" w:color="auto" w:fill="FFFF00"/>
          </w:tcPr>
          <w:p w:rsidR="00AC2358" w:rsidRDefault="00AC2358" w:rsidP="006E6FC6">
            <w:pPr>
              <w:overflowPunct w:val="0"/>
              <w:autoSpaceDE w:val="0"/>
              <w:autoSpaceDN w:val="0"/>
              <w:adjustRightInd w:val="0"/>
              <w:textAlignment w:val="baseline"/>
              <w:rPr>
                <w:rFonts w:asciiTheme="minorEastAsia" w:hAnsiTheme="minorEastAsia"/>
                <w:b/>
                <w:szCs w:val="21"/>
              </w:rPr>
            </w:pPr>
            <w:r>
              <w:rPr>
                <w:rFonts w:asciiTheme="minorEastAsia" w:hAnsiTheme="minorEastAsia" w:hint="eastAsia"/>
                <w:b/>
                <w:szCs w:val="21"/>
              </w:rPr>
              <w:t>页面编号：</w:t>
            </w:r>
            <w:r w:rsidR="00B63091">
              <w:rPr>
                <w:rFonts w:asciiTheme="minorEastAsia" w:hAnsiTheme="minorEastAsia"/>
                <w:b/>
                <w:szCs w:val="21"/>
              </w:rPr>
              <w:t>4.1.4-1</w:t>
            </w:r>
          </w:p>
        </w:tc>
        <w:tc>
          <w:tcPr>
            <w:tcW w:w="5483" w:type="dxa"/>
            <w:shd w:val="clear" w:color="auto" w:fill="FFFF00"/>
          </w:tcPr>
          <w:p w:rsidR="00AC2358" w:rsidRDefault="00AC2358" w:rsidP="006E6FC6">
            <w:pPr>
              <w:overflowPunct w:val="0"/>
              <w:autoSpaceDE w:val="0"/>
              <w:autoSpaceDN w:val="0"/>
              <w:adjustRightInd w:val="0"/>
              <w:textAlignment w:val="baseline"/>
              <w:rPr>
                <w:rFonts w:asciiTheme="minorEastAsia" w:hAnsiTheme="minorEastAsia"/>
                <w:b/>
                <w:szCs w:val="21"/>
              </w:rPr>
            </w:pPr>
            <w:proofErr w:type="spellStart"/>
            <w:r>
              <w:rPr>
                <w:rFonts w:asciiTheme="minorEastAsia" w:hAnsiTheme="minorEastAsia" w:hint="eastAsia"/>
                <w:b/>
                <w:szCs w:val="21"/>
              </w:rPr>
              <w:t>逻辑明细</w:t>
            </w:r>
            <w:proofErr w:type="spellEnd"/>
          </w:p>
        </w:tc>
        <w:tc>
          <w:tcPr>
            <w:tcW w:w="831" w:type="dxa"/>
            <w:shd w:val="clear" w:color="auto" w:fill="FFFF00"/>
          </w:tcPr>
          <w:p w:rsidR="00AC2358" w:rsidRDefault="00AC2358" w:rsidP="006E6FC6">
            <w:pPr>
              <w:overflowPunct w:val="0"/>
              <w:autoSpaceDE w:val="0"/>
              <w:autoSpaceDN w:val="0"/>
              <w:adjustRightInd w:val="0"/>
              <w:textAlignment w:val="baseline"/>
              <w:rPr>
                <w:rFonts w:asciiTheme="minorEastAsia" w:hAnsiTheme="minorEastAsia"/>
                <w:b/>
                <w:szCs w:val="21"/>
              </w:rPr>
            </w:pPr>
            <w:proofErr w:type="spellStart"/>
            <w:r>
              <w:rPr>
                <w:rFonts w:asciiTheme="minorEastAsia" w:hAnsiTheme="minorEastAsia" w:hint="eastAsia"/>
                <w:b/>
                <w:szCs w:val="21"/>
              </w:rPr>
              <w:t>备注</w:t>
            </w:r>
            <w:proofErr w:type="spellEnd"/>
          </w:p>
        </w:tc>
      </w:tr>
      <w:tr w:rsidR="00AC2358" w:rsidTr="006E6FC6">
        <w:tc>
          <w:tcPr>
            <w:tcW w:w="2542" w:type="dxa"/>
          </w:tcPr>
          <w:p w:rsidR="00AC2358" w:rsidRDefault="00AC2358" w:rsidP="006E6FC6">
            <w:pPr>
              <w:overflowPunct w:val="0"/>
              <w:autoSpaceDE w:val="0"/>
              <w:autoSpaceDN w:val="0"/>
              <w:adjustRightInd w:val="0"/>
              <w:textAlignment w:val="baseline"/>
              <w:rPr>
                <w:rFonts w:asciiTheme="minorEastAsia" w:hAnsiTheme="minorEastAsia"/>
                <w:szCs w:val="21"/>
              </w:rPr>
            </w:pPr>
            <w:proofErr w:type="spellStart"/>
            <w:r>
              <w:rPr>
                <w:rFonts w:asciiTheme="minorEastAsia" w:hAnsiTheme="minorEastAsia" w:hint="eastAsia"/>
                <w:szCs w:val="21"/>
              </w:rPr>
              <w:t>页面初始化</w:t>
            </w:r>
            <w:proofErr w:type="spellEnd"/>
          </w:p>
        </w:tc>
        <w:tc>
          <w:tcPr>
            <w:tcW w:w="5483" w:type="dxa"/>
          </w:tcPr>
          <w:p w:rsidR="00AC2358" w:rsidRDefault="00AC2358" w:rsidP="00E203AF">
            <w:pPr>
              <w:overflowPunct w:val="0"/>
              <w:autoSpaceDE w:val="0"/>
              <w:autoSpaceDN w:val="0"/>
              <w:adjustRightInd w:val="0"/>
              <w:textAlignment w:val="baseline"/>
              <w:rPr>
                <w:rFonts w:asciiTheme="minorEastAsia" w:hAnsiTheme="minorEastAsia"/>
                <w:iCs/>
                <w:szCs w:val="21"/>
                <w:lang w:eastAsia="zh-CN"/>
              </w:rPr>
            </w:pPr>
            <w:r>
              <w:rPr>
                <w:rFonts w:asciiTheme="minorEastAsia" w:hAnsiTheme="minorEastAsia" w:hint="eastAsia"/>
                <w:iCs/>
                <w:szCs w:val="21"/>
                <w:lang w:eastAsia="zh-CN"/>
              </w:rPr>
              <w:t>初始</w:t>
            </w:r>
            <w:r>
              <w:rPr>
                <w:rFonts w:asciiTheme="minorEastAsia" w:hAnsiTheme="minorEastAsia"/>
                <w:iCs/>
                <w:szCs w:val="21"/>
                <w:lang w:eastAsia="zh-CN"/>
              </w:rPr>
              <w:t>页面</w:t>
            </w:r>
            <w:r>
              <w:rPr>
                <w:rFonts w:asciiTheme="minorEastAsia" w:hAnsiTheme="minorEastAsia" w:hint="eastAsia"/>
                <w:iCs/>
                <w:szCs w:val="21"/>
                <w:lang w:eastAsia="zh-CN"/>
              </w:rPr>
              <w:t>默认显示</w:t>
            </w:r>
            <w:r w:rsidR="00E203AF">
              <w:rPr>
                <w:rFonts w:asciiTheme="minorEastAsia" w:hAnsiTheme="minorEastAsia" w:hint="eastAsia"/>
                <w:iCs/>
                <w:szCs w:val="21"/>
                <w:lang w:eastAsia="zh-CN"/>
              </w:rPr>
              <w:t>呆滞</w:t>
            </w:r>
            <w:proofErr w:type="gramStart"/>
            <w:r w:rsidR="00E203AF">
              <w:rPr>
                <w:rFonts w:asciiTheme="minorEastAsia" w:hAnsiTheme="minorEastAsia" w:hint="eastAsia"/>
                <w:iCs/>
                <w:szCs w:val="21"/>
                <w:lang w:eastAsia="zh-CN"/>
              </w:rPr>
              <w:t>品政策</w:t>
            </w:r>
            <w:proofErr w:type="gramEnd"/>
            <w:r w:rsidR="00E203AF">
              <w:rPr>
                <w:rFonts w:asciiTheme="minorEastAsia" w:hAnsiTheme="minorEastAsia"/>
                <w:iCs/>
                <w:szCs w:val="21"/>
                <w:lang w:eastAsia="zh-CN"/>
              </w:rPr>
              <w:t>定义明细</w:t>
            </w:r>
          </w:p>
        </w:tc>
        <w:tc>
          <w:tcPr>
            <w:tcW w:w="831" w:type="dxa"/>
          </w:tcPr>
          <w:p w:rsidR="00AC2358" w:rsidRDefault="00AC2358" w:rsidP="006E6FC6">
            <w:pPr>
              <w:overflowPunct w:val="0"/>
              <w:autoSpaceDE w:val="0"/>
              <w:autoSpaceDN w:val="0"/>
              <w:adjustRightInd w:val="0"/>
              <w:ind w:firstLine="402"/>
              <w:textAlignment w:val="baseline"/>
              <w:rPr>
                <w:rFonts w:asciiTheme="minorEastAsia" w:hAnsiTheme="minorEastAsia"/>
                <w:i/>
                <w:color w:val="0000FF"/>
                <w:szCs w:val="21"/>
                <w:lang w:eastAsia="zh-CN"/>
              </w:rPr>
            </w:pPr>
          </w:p>
        </w:tc>
      </w:tr>
      <w:bookmarkStart w:id="34" w:name="_MON_1537427234"/>
      <w:bookmarkEnd w:id="34"/>
      <w:tr w:rsidR="00E203AF" w:rsidTr="006E6FC6">
        <w:tc>
          <w:tcPr>
            <w:tcW w:w="2542" w:type="dxa"/>
          </w:tcPr>
          <w:p w:rsidR="00E203AF" w:rsidRDefault="00495F7B" w:rsidP="006E6FC6">
            <w:pPr>
              <w:overflowPunct w:val="0"/>
              <w:autoSpaceDE w:val="0"/>
              <w:autoSpaceDN w:val="0"/>
              <w:adjustRightInd w:val="0"/>
              <w:textAlignment w:val="baseline"/>
              <w:rPr>
                <w:rFonts w:asciiTheme="minorEastAsia" w:hAnsiTheme="minorEastAsia"/>
                <w:szCs w:val="21"/>
                <w:lang w:eastAsia="zh-CN"/>
              </w:rPr>
            </w:pPr>
            <w:r>
              <w:rPr>
                <w:rFonts w:asciiTheme="minorEastAsia" w:hAnsiTheme="minorEastAsia"/>
                <w:szCs w:val="21"/>
                <w:lang w:eastAsia="zh-CN"/>
              </w:rPr>
              <w:object w:dxaOrig="8306" w:dyaOrig="3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15.75pt" o:ole="">
                  <v:imagedata r:id="rId10" o:title=""/>
                </v:shape>
                <o:OLEObject Type="Embed" ProgID="Word.Document.12" ShapeID="_x0000_i1025" DrawAspect="Content" ObjectID="_1537441093" r:id="rId11">
                  <o:FieldCodes>\s</o:FieldCodes>
                </o:OLEObject>
              </w:object>
            </w:r>
            <w:r w:rsidR="00E203AF">
              <w:rPr>
                <w:rFonts w:asciiTheme="minorEastAsia" w:hAnsiTheme="minorEastAsia" w:hint="eastAsia"/>
                <w:szCs w:val="21"/>
                <w:lang w:eastAsia="zh-CN"/>
              </w:rPr>
              <w:t>字段</w:t>
            </w:r>
          </w:p>
        </w:tc>
        <w:tc>
          <w:tcPr>
            <w:tcW w:w="5483" w:type="dxa"/>
          </w:tcPr>
          <w:p w:rsidR="00E203AF" w:rsidRPr="003B1F5B" w:rsidRDefault="00E203AF" w:rsidP="00E203AF">
            <w:pPr>
              <w:overflowPunct w:val="0"/>
              <w:autoSpaceDE w:val="0"/>
              <w:autoSpaceDN w:val="0"/>
              <w:adjustRightInd w:val="0"/>
              <w:textAlignment w:val="baseline"/>
              <w:rPr>
                <w:rFonts w:asciiTheme="minorEastAsia" w:hAnsiTheme="minorEastAsia"/>
                <w:b/>
                <w:iCs/>
                <w:szCs w:val="21"/>
                <w:lang w:eastAsia="zh-CN"/>
              </w:rPr>
            </w:pPr>
            <w:r w:rsidRPr="003B1F5B">
              <w:rPr>
                <w:rFonts w:asciiTheme="minorEastAsia" w:hAnsiTheme="minorEastAsia" w:hint="eastAsia"/>
                <w:b/>
                <w:iCs/>
                <w:szCs w:val="21"/>
                <w:lang w:eastAsia="zh-CN"/>
              </w:rPr>
              <w:t>名称</w:t>
            </w:r>
            <w:r w:rsidRPr="003B1F5B">
              <w:rPr>
                <w:rFonts w:asciiTheme="minorEastAsia" w:hAnsiTheme="minorEastAsia"/>
                <w:b/>
                <w:iCs/>
                <w:szCs w:val="21"/>
                <w:lang w:eastAsia="zh-CN"/>
              </w:rPr>
              <w:t>：</w:t>
            </w:r>
            <w:r w:rsidRPr="003B1F5B">
              <w:rPr>
                <w:rFonts w:asciiTheme="minorEastAsia" w:hAnsiTheme="minorEastAsia" w:hint="eastAsia"/>
                <w:iCs/>
                <w:szCs w:val="21"/>
                <w:lang w:eastAsia="zh-CN"/>
              </w:rPr>
              <w:t>手工录入</w:t>
            </w:r>
            <w:r w:rsidRPr="003B1F5B">
              <w:rPr>
                <w:rFonts w:asciiTheme="minorEastAsia" w:hAnsiTheme="minorEastAsia"/>
                <w:iCs/>
                <w:szCs w:val="21"/>
                <w:lang w:eastAsia="zh-CN"/>
              </w:rPr>
              <w:t>；</w:t>
            </w:r>
          </w:p>
          <w:p w:rsidR="00E203AF" w:rsidRPr="003B1F5B" w:rsidRDefault="00E203AF" w:rsidP="00E203AF">
            <w:pPr>
              <w:overflowPunct w:val="0"/>
              <w:autoSpaceDE w:val="0"/>
              <w:autoSpaceDN w:val="0"/>
              <w:adjustRightInd w:val="0"/>
              <w:textAlignment w:val="baseline"/>
              <w:rPr>
                <w:rFonts w:asciiTheme="minorEastAsia" w:hAnsiTheme="minorEastAsia"/>
                <w:b/>
                <w:iCs/>
                <w:szCs w:val="21"/>
                <w:lang w:eastAsia="zh-CN"/>
              </w:rPr>
            </w:pPr>
            <w:r w:rsidRPr="003B1F5B">
              <w:rPr>
                <w:rFonts w:asciiTheme="minorEastAsia" w:hAnsiTheme="minorEastAsia" w:hint="eastAsia"/>
                <w:b/>
                <w:iCs/>
                <w:szCs w:val="21"/>
                <w:lang w:eastAsia="zh-CN"/>
              </w:rPr>
              <w:t>积压期（月）</w:t>
            </w:r>
            <w:r w:rsidRPr="003B1F5B">
              <w:rPr>
                <w:rFonts w:asciiTheme="minorEastAsia" w:hAnsiTheme="minorEastAsia"/>
                <w:b/>
                <w:iCs/>
                <w:szCs w:val="21"/>
                <w:lang w:eastAsia="zh-CN"/>
              </w:rPr>
              <w:t>：</w:t>
            </w:r>
            <w:r w:rsidRPr="003B1F5B">
              <w:rPr>
                <w:rFonts w:asciiTheme="minorEastAsia" w:hAnsiTheme="minorEastAsia" w:hint="eastAsia"/>
                <w:iCs/>
                <w:szCs w:val="21"/>
                <w:lang w:eastAsia="zh-CN"/>
              </w:rPr>
              <w:t>下拉</w:t>
            </w:r>
            <w:r w:rsidRPr="003B1F5B">
              <w:rPr>
                <w:rFonts w:asciiTheme="minorEastAsia" w:hAnsiTheme="minorEastAsia"/>
                <w:iCs/>
                <w:szCs w:val="21"/>
                <w:lang w:eastAsia="zh-CN"/>
              </w:rPr>
              <w:t>选择；</w:t>
            </w:r>
          </w:p>
          <w:p w:rsidR="00E203AF" w:rsidRPr="003B1F5B" w:rsidRDefault="00E203AF" w:rsidP="00E203AF">
            <w:pPr>
              <w:overflowPunct w:val="0"/>
              <w:autoSpaceDE w:val="0"/>
              <w:autoSpaceDN w:val="0"/>
              <w:adjustRightInd w:val="0"/>
              <w:textAlignment w:val="baseline"/>
              <w:rPr>
                <w:rFonts w:asciiTheme="minorEastAsia" w:hAnsiTheme="minorEastAsia"/>
                <w:iCs/>
                <w:szCs w:val="21"/>
                <w:lang w:eastAsia="zh-CN"/>
              </w:rPr>
            </w:pPr>
            <w:r w:rsidRPr="003B1F5B">
              <w:rPr>
                <w:rFonts w:asciiTheme="minorEastAsia" w:hAnsiTheme="minorEastAsia" w:hint="eastAsia"/>
                <w:b/>
                <w:iCs/>
                <w:szCs w:val="21"/>
                <w:lang w:eastAsia="zh-CN"/>
              </w:rPr>
              <w:t>发布有效期（月）</w:t>
            </w:r>
            <w:r>
              <w:rPr>
                <w:rFonts w:asciiTheme="minorEastAsia" w:hAnsiTheme="minorEastAsia" w:hint="eastAsia"/>
                <w:b/>
                <w:iCs/>
                <w:szCs w:val="21"/>
                <w:lang w:eastAsia="zh-CN"/>
              </w:rPr>
              <w:t>：</w:t>
            </w:r>
            <w:r w:rsidRPr="003B1F5B">
              <w:rPr>
                <w:rFonts w:asciiTheme="minorEastAsia" w:hAnsiTheme="minorEastAsia" w:hint="eastAsia"/>
                <w:iCs/>
                <w:szCs w:val="21"/>
                <w:lang w:eastAsia="zh-CN"/>
              </w:rPr>
              <w:t>下拉</w:t>
            </w:r>
            <w:r w:rsidRPr="003B1F5B">
              <w:rPr>
                <w:rFonts w:asciiTheme="minorEastAsia" w:hAnsiTheme="minorEastAsia"/>
                <w:iCs/>
                <w:szCs w:val="21"/>
                <w:lang w:eastAsia="zh-CN"/>
              </w:rPr>
              <w:t>选择；</w:t>
            </w:r>
          </w:p>
          <w:p w:rsidR="00E203AF" w:rsidRDefault="00E203AF" w:rsidP="00E203AF">
            <w:pPr>
              <w:overflowPunct w:val="0"/>
              <w:autoSpaceDE w:val="0"/>
              <w:autoSpaceDN w:val="0"/>
              <w:adjustRightInd w:val="0"/>
              <w:textAlignment w:val="baseline"/>
              <w:rPr>
                <w:rFonts w:cs="Arial"/>
                <w:b/>
                <w:bCs/>
                <w:color w:val="333333"/>
                <w:lang w:eastAsia="zh-CN"/>
              </w:rPr>
            </w:pPr>
            <w:r>
              <w:rPr>
                <w:rFonts w:cs="Arial" w:hint="eastAsia"/>
                <w:b/>
                <w:bCs/>
                <w:color w:val="333333"/>
                <w:lang w:eastAsia="zh-CN"/>
              </w:rPr>
              <w:t>下发状态：</w:t>
            </w:r>
            <w:r w:rsidRPr="003B1F5B">
              <w:rPr>
                <w:rFonts w:cs="Arial" w:hint="eastAsia"/>
                <w:bCs/>
                <w:color w:val="333333"/>
                <w:lang w:eastAsia="zh-CN"/>
              </w:rPr>
              <w:t>下拉</w:t>
            </w:r>
            <w:r w:rsidRPr="003B1F5B">
              <w:rPr>
                <w:rFonts w:cs="Arial"/>
                <w:bCs/>
                <w:color w:val="333333"/>
                <w:lang w:eastAsia="zh-CN"/>
              </w:rPr>
              <w:t>选择，</w:t>
            </w:r>
            <w:r w:rsidRPr="003B1F5B">
              <w:rPr>
                <w:rFonts w:cs="Arial" w:hint="eastAsia"/>
                <w:bCs/>
                <w:color w:val="333333"/>
                <w:lang w:eastAsia="zh-CN"/>
              </w:rPr>
              <w:t>包括</w:t>
            </w:r>
            <w:r w:rsidRPr="003B1F5B">
              <w:rPr>
                <w:rFonts w:cs="Arial"/>
                <w:bCs/>
                <w:color w:val="333333"/>
                <w:lang w:eastAsia="zh-CN"/>
              </w:rPr>
              <w:t>已下发</w:t>
            </w:r>
            <w:r w:rsidRPr="003B1F5B">
              <w:rPr>
                <w:rFonts w:cs="Arial" w:hint="eastAsia"/>
                <w:bCs/>
                <w:color w:val="333333"/>
                <w:lang w:eastAsia="zh-CN"/>
              </w:rPr>
              <w:t>\</w:t>
            </w:r>
            <w:r w:rsidRPr="003B1F5B">
              <w:rPr>
                <w:rFonts w:cs="Arial" w:hint="eastAsia"/>
                <w:bCs/>
                <w:color w:val="333333"/>
                <w:lang w:eastAsia="zh-CN"/>
              </w:rPr>
              <w:t>未下发</w:t>
            </w:r>
            <w:r w:rsidRPr="003B1F5B">
              <w:rPr>
                <w:rFonts w:cs="Arial"/>
                <w:bCs/>
                <w:color w:val="333333"/>
                <w:lang w:eastAsia="zh-CN"/>
              </w:rPr>
              <w:t>；</w:t>
            </w:r>
          </w:p>
          <w:p w:rsidR="00E203AF" w:rsidRDefault="00E203AF" w:rsidP="00E203AF">
            <w:pPr>
              <w:overflowPunct w:val="0"/>
              <w:autoSpaceDE w:val="0"/>
              <w:autoSpaceDN w:val="0"/>
              <w:adjustRightInd w:val="0"/>
              <w:textAlignment w:val="baseline"/>
              <w:rPr>
                <w:rFonts w:cs="Arial"/>
                <w:b/>
                <w:bCs/>
                <w:color w:val="333333"/>
                <w:lang w:eastAsia="zh-CN"/>
              </w:rPr>
            </w:pPr>
            <w:r>
              <w:rPr>
                <w:rFonts w:cs="Arial" w:hint="eastAsia"/>
                <w:b/>
                <w:bCs/>
                <w:color w:val="333333"/>
                <w:lang w:eastAsia="zh-CN"/>
              </w:rPr>
              <w:t>下发时间：</w:t>
            </w:r>
            <w:r w:rsidRPr="003B1F5B">
              <w:rPr>
                <w:rFonts w:cs="Arial" w:hint="eastAsia"/>
                <w:bCs/>
                <w:color w:val="333333"/>
                <w:lang w:eastAsia="zh-CN"/>
              </w:rPr>
              <w:t>系统</w:t>
            </w:r>
            <w:r w:rsidRPr="003B1F5B">
              <w:rPr>
                <w:rFonts w:cs="Arial"/>
                <w:bCs/>
                <w:color w:val="333333"/>
                <w:lang w:eastAsia="zh-CN"/>
              </w:rPr>
              <w:t>自动获取；</w:t>
            </w:r>
          </w:p>
          <w:p w:rsidR="00E203AF" w:rsidRDefault="00E203AF" w:rsidP="00E203AF">
            <w:pPr>
              <w:overflowPunct w:val="0"/>
              <w:autoSpaceDE w:val="0"/>
              <w:autoSpaceDN w:val="0"/>
              <w:adjustRightInd w:val="0"/>
              <w:textAlignment w:val="baseline"/>
              <w:rPr>
                <w:rFonts w:cs="Arial"/>
                <w:b/>
                <w:bCs/>
                <w:color w:val="333333"/>
                <w:lang w:eastAsia="zh-CN"/>
              </w:rPr>
            </w:pPr>
            <w:r>
              <w:rPr>
                <w:rFonts w:cs="Arial" w:hint="eastAsia"/>
                <w:b/>
                <w:bCs/>
                <w:color w:val="333333"/>
                <w:lang w:eastAsia="zh-CN"/>
              </w:rPr>
              <w:t>操作人：</w:t>
            </w:r>
            <w:r w:rsidRPr="003B1F5B">
              <w:rPr>
                <w:rFonts w:cs="Arial" w:hint="eastAsia"/>
                <w:bCs/>
                <w:color w:val="333333"/>
                <w:lang w:eastAsia="zh-CN"/>
              </w:rPr>
              <w:t>系统</w:t>
            </w:r>
            <w:r w:rsidRPr="003B1F5B">
              <w:rPr>
                <w:rFonts w:cs="Arial"/>
                <w:bCs/>
                <w:color w:val="333333"/>
                <w:lang w:eastAsia="zh-CN"/>
              </w:rPr>
              <w:t>自动获取；</w:t>
            </w:r>
          </w:p>
          <w:p w:rsidR="00E203AF" w:rsidRDefault="00E203AF" w:rsidP="00E203AF">
            <w:pPr>
              <w:overflowPunct w:val="0"/>
              <w:autoSpaceDE w:val="0"/>
              <w:autoSpaceDN w:val="0"/>
              <w:adjustRightInd w:val="0"/>
              <w:textAlignment w:val="baseline"/>
              <w:rPr>
                <w:rFonts w:cs="Arial"/>
                <w:b/>
                <w:bCs/>
                <w:color w:val="333333"/>
                <w:lang w:eastAsia="zh-CN"/>
              </w:rPr>
            </w:pPr>
            <w:r>
              <w:rPr>
                <w:rFonts w:cs="Arial" w:hint="eastAsia"/>
                <w:b/>
                <w:bCs/>
                <w:color w:val="333333"/>
                <w:lang w:eastAsia="zh-CN"/>
              </w:rPr>
              <w:t>创建时间：</w:t>
            </w:r>
            <w:r w:rsidRPr="003B1F5B">
              <w:rPr>
                <w:rFonts w:cs="Arial" w:hint="eastAsia"/>
                <w:bCs/>
                <w:color w:val="333333"/>
                <w:lang w:eastAsia="zh-CN"/>
              </w:rPr>
              <w:t>系统</w:t>
            </w:r>
            <w:r w:rsidRPr="003B1F5B">
              <w:rPr>
                <w:rFonts w:cs="Arial"/>
                <w:bCs/>
                <w:color w:val="333333"/>
                <w:lang w:eastAsia="zh-CN"/>
              </w:rPr>
              <w:t>自动获取；</w:t>
            </w:r>
          </w:p>
          <w:p w:rsidR="00E203AF" w:rsidRDefault="00A100E2" w:rsidP="00E203AF">
            <w:pPr>
              <w:overflowPunct w:val="0"/>
              <w:autoSpaceDE w:val="0"/>
              <w:autoSpaceDN w:val="0"/>
              <w:adjustRightInd w:val="0"/>
              <w:textAlignment w:val="baseline"/>
              <w:rPr>
                <w:rFonts w:cs="Arial"/>
                <w:b/>
                <w:bCs/>
                <w:color w:val="333333"/>
                <w:lang w:eastAsia="zh-CN"/>
              </w:rPr>
            </w:pPr>
            <w:r>
              <w:rPr>
                <w:rFonts w:cs="Arial" w:hint="eastAsia"/>
                <w:b/>
                <w:bCs/>
                <w:color w:val="333333"/>
                <w:lang w:eastAsia="zh-CN"/>
              </w:rPr>
              <w:t>更新时间</w:t>
            </w:r>
            <w:r w:rsidR="00E203AF">
              <w:rPr>
                <w:rFonts w:cs="Arial" w:hint="eastAsia"/>
                <w:b/>
                <w:bCs/>
                <w:color w:val="333333"/>
                <w:lang w:eastAsia="zh-CN"/>
              </w:rPr>
              <w:t>：</w:t>
            </w:r>
            <w:r>
              <w:rPr>
                <w:rFonts w:cs="Arial" w:hint="eastAsia"/>
                <w:bCs/>
                <w:color w:val="333333"/>
                <w:lang w:eastAsia="zh-CN"/>
              </w:rPr>
              <w:t>系统自动获取</w:t>
            </w:r>
            <w:r w:rsidR="00E203AF">
              <w:rPr>
                <w:rFonts w:cs="Arial" w:hint="eastAsia"/>
                <w:bCs/>
                <w:color w:val="333333"/>
                <w:lang w:eastAsia="zh-CN"/>
              </w:rPr>
              <w:t>；</w:t>
            </w:r>
          </w:p>
          <w:p w:rsidR="00E203AF" w:rsidRDefault="00E203AF" w:rsidP="00507117">
            <w:pPr>
              <w:overflowPunct w:val="0"/>
              <w:autoSpaceDE w:val="0"/>
              <w:autoSpaceDN w:val="0"/>
              <w:adjustRightInd w:val="0"/>
              <w:textAlignment w:val="baseline"/>
              <w:rPr>
                <w:rFonts w:asciiTheme="minorEastAsia" w:hAnsiTheme="minorEastAsia"/>
                <w:iCs/>
                <w:szCs w:val="21"/>
                <w:lang w:eastAsia="zh-CN"/>
              </w:rPr>
            </w:pPr>
            <w:r w:rsidRPr="003B1F5B">
              <w:rPr>
                <w:rFonts w:cs="Arial" w:hint="eastAsia"/>
                <w:b/>
                <w:color w:val="333333"/>
                <w:lang w:eastAsia="zh-CN"/>
              </w:rPr>
              <w:t>操作：</w:t>
            </w:r>
            <w:r w:rsidRPr="003B1F5B">
              <w:rPr>
                <w:rFonts w:cs="Arial" w:hint="eastAsia"/>
                <w:color w:val="333333"/>
                <w:lang w:eastAsia="zh-CN"/>
              </w:rPr>
              <w:t>修改</w:t>
            </w:r>
            <w:r w:rsidR="00A100E2">
              <w:rPr>
                <w:rFonts w:cs="Arial" w:hint="eastAsia"/>
                <w:color w:val="333333"/>
                <w:lang w:eastAsia="zh-CN"/>
              </w:rPr>
              <w:t>/</w:t>
            </w:r>
            <w:r w:rsidR="002F5B66">
              <w:rPr>
                <w:rFonts w:cs="Arial" w:hint="eastAsia"/>
                <w:color w:val="333333"/>
                <w:lang w:eastAsia="zh-CN"/>
              </w:rPr>
              <w:t>下发</w:t>
            </w:r>
            <w:r w:rsidRPr="003B1F5B">
              <w:rPr>
                <w:rFonts w:cs="Arial"/>
                <w:color w:val="333333"/>
                <w:lang w:eastAsia="zh-CN"/>
              </w:rPr>
              <w:t>；</w:t>
            </w:r>
          </w:p>
        </w:tc>
        <w:tc>
          <w:tcPr>
            <w:tcW w:w="831" w:type="dxa"/>
          </w:tcPr>
          <w:p w:rsidR="00E203AF" w:rsidRDefault="00E203AF" w:rsidP="006E6FC6">
            <w:pPr>
              <w:overflowPunct w:val="0"/>
              <w:autoSpaceDE w:val="0"/>
              <w:autoSpaceDN w:val="0"/>
              <w:adjustRightInd w:val="0"/>
              <w:ind w:firstLine="402"/>
              <w:textAlignment w:val="baseline"/>
              <w:rPr>
                <w:rFonts w:asciiTheme="minorEastAsia" w:hAnsiTheme="minorEastAsia"/>
                <w:i/>
                <w:color w:val="0000FF"/>
                <w:szCs w:val="21"/>
                <w:lang w:eastAsia="zh-CN"/>
              </w:rPr>
            </w:pPr>
          </w:p>
        </w:tc>
      </w:tr>
    </w:tbl>
    <w:p w:rsidR="00CB65D5" w:rsidRDefault="00CB65D5" w:rsidP="00CB65D5">
      <w:pPr>
        <w:ind w:firstLineChars="150" w:firstLine="315"/>
        <w:rPr>
          <w:rFonts w:ascii="宋体" w:hAnsi="宋体"/>
          <w:color w:val="000000"/>
          <w:sz w:val="21"/>
          <w:szCs w:val="21"/>
          <w:lang w:eastAsia="zh-CN"/>
        </w:rPr>
      </w:pPr>
      <w:r w:rsidRPr="009C64A2">
        <w:rPr>
          <w:rFonts w:ascii="宋体" w:hAnsi="宋体" w:hint="eastAsia"/>
          <w:color w:val="000000"/>
          <w:sz w:val="21"/>
          <w:szCs w:val="21"/>
          <w:lang w:eastAsia="zh-CN"/>
        </w:rPr>
        <w:t>（</w:t>
      </w:r>
      <w:r w:rsidR="00E54C75">
        <w:rPr>
          <w:rFonts w:ascii="宋体" w:hAnsi="宋体"/>
          <w:color w:val="000000"/>
          <w:sz w:val="21"/>
          <w:szCs w:val="21"/>
          <w:lang w:eastAsia="zh-CN"/>
        </w:rPr>
        <w:t>4</w:t>
      </w:r>
      <w:r w:rsidRPr="009C64A2">
        <w:rPr>
          <w:rFonts w:ascii="宋体" w:hAnsi="宋体"/>
          <w:color w:val="000000"/>
          <w:sz w:val="21"/>
          <w:szCs w:val="21"/>
          <w:lang w:eastAsia="zh-CN"/>
        </w:rPr>
        <w:t>）</w:t>
      </w:r>
      <w:r>
        <w:rPr>
          <w:rFonts w:ascii="宋体" w:hAnsi="宋体" w:hint="eastAsia"/>
          <w:color w:val="000000"/>
          <w:sz w:val="21"/>
          <w:szCs w:val="21"/>
          <w:lang w:eastAsia="zh-CN"/>
        </w:rPr>
        <w:t>在呆滞品定义</w:t>
      </w:r>
      <w:r w:rsidR="00141CEB">
        <w:rPr>
          <w:rFonts w:ascii="宋体" w:hAnsi="宋体" w:hint="eastAsia"/>
          <w:color w:val="000000"/>
          <w:sz w:val="21"/>
          <w:szCs w:val="21"/>
          <w:lang w:eastAsia="zh-CN"/>
        </w:rPr>
        <w:t>主页</w:t>
      </w:r>
      <w:r w:rsidRPr="009C64A2">
        <w:rPr>
          <w:rFonts w:ascii="宋体" w:hAnsi="宋体"/>
          <w:color w:val="000000"/>
          <w:sz w:val="21"/>
          <w:szCs w:val="21"/>
          <w:lang w:eastAsia="zh-CN"/>
        </w:rPr>
        <w:t>，</w:t>
      </w:r>
      <w:r>
        <w:rPr>
          <w:rFonts w:ascii="宋体" w:hAnsi="宋体" w:hint="eastAsia"/>
          <w:color w:val="000000"/>
          <w:sz w:val="21"/>
          <w:szCs w:val="21"/>
          <w:lang w:eastAsia="zh-CN"/>
        </w:rPr>
        <w:t>点击修改</w:t>
      </w:r>
      <w:r>
        <w:rPr>
          <w:sz w:val="21"/>
          <w:lang w:eastAsia="zh-CN"/>
        </w:rPr>
        <w:t>按钮</w:t>
      </w:r>
      <w:r>
        <w:rPr>
          <w:rFonts w:hint="eastAsia"/>
          <w:sz w:val="21"/>
          <w:lang w:eastAsia="zh-CN"/>
        </w:rPr>
        <w:t>，</w:t>
      </w:r>
      <w:r>
        <w:rPr>
          <w:sz w:val="21"/>
          <w:lang w:eastAsia="zh-CN"/>
        </w:rPr>
        <w:t>跳转</w:t>
      </w:r>
      <w:r>
        <w:rPr>
          <w:rFonts w:hint="eastAsia"/>
          <w:sz w:val="21"/>
          <w:lang w:eastAsia="zh-CN"/>
        </w:rPr>
        <w:t>修改页面</w:t>
      </w:r>
      <w:r>
        <w:rPr>
          <w:rFonts w:asciiTheme="majorEastAsia" w:eastAsiaTheme="majorEastAsia" w:hAnsiTheme="majorEastAsia"/>
          <w:sz w:val="21"/>
          <w:szCs w:val="21"/>
          <w:lang w:eastAsia="zh-CN"/>
        </w:rPr>
        <w:t>；</w:t>
      </w:r>
      <w:r>
        <w:rPr>
          <w:rFonts w:ascii="宋体" w:hAnsi="宋体" w:hint="eastAsia"/>
          <w:color w:val="000000"/>
          <w:sz w:val="21"/>
          <w:szCs w:val="21"/>
          <w:lang w:eastAsia="zh-CN"/>
        </w:rPr>
        <w:t>如图4.</w:t>
      </w:r>
      <w:r>
        <w:rPr>
          <w:rFonts w:ascii="宋体" w:hAnsi="宋体"/>
          <w:color w:val="000000"/>
          <w:sz w:val="21"/>
          <w:szCs w:val="21"/>
          <w:lang w:eastAsia="zh-CN"/>
        </w:rPr>
        <w:t>1</w:t>
      </w:r>
      <w:r>
        <w:rPr>
          <w:rFonts w:ascii="宋体" w:hAnsi="宋体" w:hint="eastAsia"/>
          <w:color w:val="000000"/>
          <w:sz w:val="21"/>
          <w:szCs w:val="21"/>
          <w:lang w:eastAsia="zh-CN"/>
        </w:rPr>
        <w:t>.4</w:t>
      </w:r>
      <w:r>
        <w:rPr>
          <w:rFonts w:ascii="宋体" w:hAnsi="宋体"/>
          <w:color w:val="000000"/>
          <w:sz w:val="21"/>
          <w:szCs w:val="21"/>
          <w:lang w:eastAsia="zh-CN"/>
        </w:rPr>
        <w:t>-</w:t>
      </w:r>
      <w:r w:rsidR="00141CEB">
        <w:rPr>
          <w:rFonts w:ascii="宋体" w:hAnsi="宋体"/>
          <w:color w:val="000000"/>
          <w:sz w:val="21"/>
          <w:szCs w:val="21"/>
          <w:lang w:eastAsia="zh-CN"/>
        </w:rPr>
        <w:t>2</w:t>
      </w:r>
      <w:r>
        <w:rPr>
          <w:rFonts w:ascii="宋体" w:hAnsi="宋体" w:hint="eastAsia"/>
          <w:color w:val="000000"/>
          <w:sz w:val="21"/>
          <w:szCs w:val="21"/>
          <w:lang w:eastAsia="zh-CN"/>
        </w:rPr>
        <w:t>所示：</w:t>
      </w:r>
    </w:p>
    <w:p w:rsidR="00B63091" w:rsidRPr="00CB65D5" w:rsidRDefault="00141CEB" w:rsidP="003B42C5">
      <w:pPr>
        <w:tabs>
          <w:tab w:val="left" w:pos="1470"/>
        </w:tabs>
        <w:jc w:val="center"/>
        <w:rPr>
          <w:rFonts w:ascii="宋体" w:hAnsi="宋体"/>
          <w:color w:val="000000"/>
          <w:sz w:val="21"/>
          <w:szCs w:val="21"/>
          <w:lang w:eastAsia="zh-CN"/>
        </w:rPr>
      </w:pPr>
      <w:r>
        <w:rPr>
          <w:noProof/>
          <w:lang w:eastAsia="zh-CN"/>
        </w:rPr>
        <w:lastRenderedPageBreak/>
        <w:drawing>
          <wp:inline distT="0" distB="0" distL="0" distR="0" wp14:anchorId="7F7BF142" wp14:editId="4821E071">
            <wp:extent cx="5486400" cy="2622550"/>
            <wp:effectExtent l="19050" t="1905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622550"/>
                    </a:xfrm>
                    <a:prstGeom prst="rect">
                      <a:avLst/>
                    </a:prstGeom>
                    <a:ln>
                      <a:solidFill>
                        <a:schemeClr val="accent1"/>
                      </a:solidFill>
                    </a:ln>
                  </pic:spPr>
                </pic:pic>
              </a:graphicData>
            </a:graphic>
          </wp:inline>
        </w:drawing>
      </w:r>
    </w:p>
    <w:p w:rsidR="00CB65D5" w:rsidRDefault="00CB65D5" w:rsidP="003B42C5">
      <w:pPr>
        <w:tabs>
          <w:tab w:val="left" w:pos="1470"/>
        </w:tabs>
        <w:jc w:val="center"/>
        <w:rPr>
          <w:rFonts w:ascii="宋体" w:hAnsi="宋体"/>
          <w:color w:val="000000"/>
          <w:sz w:val="21"/>
          <w:szCs w:val="21"/>
          <w:lang w:eastAsia="zh-CN"/>
        </w:rPr>
      </w:pPr>
      <w:r>
        <w:rPr>
          <w:rFonts w:ascii="宋体" w:hAnsi="宋体" w:hint="eastAsia"/>
          <w:color w:val="000000"/>
          <w:sz w:val="21"/>
          <w:szCs w:val="21"/>
          <w:lang w:eastAsia="zh-CN"/>
        </w:rPr>
        <w:t>图4.</w:t>
      </w:r>
      <w:r>
        <w:rPr>
          <w:rFonts w:ascii="宋体" w:hAnsi="宋体"/>
          <w:color w:val="000000"/>
          <w:sz w:val="21"/>
          <w:szCs w:val="21"/>
          <w:lang w:eastAsia="zh-CN"/>
        </w:rPr>
        <w:t>1</w:t>
      </w:r>
      <w:r>
        <w:rPr>
          <w:rFonts w:ascii="宋体" w:hAnsi="宋体" w:hint="eastAsia"/>
          <w:color w:val="000000"/>
          <w:sz w:val="21"/>
          <w:szCs w:val="21"/>
          <w:lang w:eastAsia="zh-CN"/>
        </w:rPr>
        <w:t>.4</w:t>
      </w:r>
      <w:r>
        <w:rPr>
          <w:rFonts w:ascii="宋体" w:hAnsi="宋体"/>
          <w:color w:val="000000"/>
          <w:sz w:val="21"/>
          <w:szCs w:val="21"/>
          <w:lang w:eastAsia="zh-CN"/>
        </w:rPr>
        <w:t>-</w:t>
      </w:r>
      <w:r w:rsidR="00141CEB">
        <w:rPr>
          <w:rFonts w:ascii="宋体" w:hAnsi="宋体"/>
          <w:color w:val="000000"/>
          <w:sz w:val="21"/>
          <w:szCs w:val="21"/>
          <w:lang w:eastAsia="zh-CN"/>
        </w:rPr>
        <w:t>2</w:t>
      </w:r>
    </w:p>
    <w:tbl>
      <w:tblPr>
        <w:tblStyle w:val="af"/>
        <w:tblW w:w="8856" w:type="dxa"/>
        <w:tblLayout w:type="fixed"/>
        <w:tblLook w:val="04A0" w:firstRow="1" w:lastRow="0" w:firstColumn="1" w:lastColumn="0" w:noHBand="0" w:noVBand="1"/>
      </w:tblPr>
      <w:tblGrid>
        <w:gridCol w:w="2542"/>
        <w:gridCol w:w="5483"/>
        <w:gridCol w:w="831"/>
      </w:tblGrid>
      <w:tr w:rsidR="00CB65D5" w:rsidTr="007D0E1F">
        <w:tc>
          <w:tcPr>
            <w:tcW w:w="8856" w:type="dxa"/>
            <w:gridSpan w:val="3"/>
            <w:shd w:val="clear" w:color="auto" w:fill="FFFF00"/>
          </w:tcPr>
          <w:p w:rsidR="00CB65D5" w:rsidRDefault="00CB65D5" w:rsidP="00CB65D5">
            <w:pPr>
              <w:overflowPunct w:val="0"/>
              <w:autoSpaceDE w:val="0"/>
              <w:autoSpaceDN w:val="0"/>
              <w:adjustRightInd w:val="0"/>
              <w:textAlignment w:val="baseline"/>
              <w:rPr>
                <w:rFonts w:asciiTheme="minorEastAsia" w:hAnsiTheme="minorEastAsia"/>
                <w:b/>
                <w:szCs w:val="21"/>
                <w:lang w:eastAsia="zh-CN"/>
              </w:rPr>
            </w:pPr>
            <w:r>
              <w:rPr>
                <w:rFonts w:asciiTheme="minorEastAsia" w:hAnsiTheme="minorEastAsia" w:hint="eastAsia"/>
                <w:b/>
                <w:szCs w:val="21"/>
                <w:lang w:eastAsia="zh-CN"/>
              </w:rPr>
              <w:t>《呆滞品定义修改页面》</w:t>
            </w:r>
          </w:p>
        </w:tc>
      </w:tr>
      <w:tr w:rsidR="00CB65D5" w:rsidTr="007D0E1F">
        <w:tc>
          <w:tcPr>
            <w:tcW w:w="2542" w:type="dxa"/>
            <w:shd w:val="clear" w:color="auto" w:fill="FFFF00"/>
          </w:tcPr>
          <w:p w:rsidR="00CB65D5" w:rsidRDefault="00CB65D5" w:rsidP="00141CEB">
            <w:pPr>
              <w:overflowPunct w:val="0"/>
              <w:autoSpaceDE w:val="0"/>
              <w:autoSpaceDN w:val="0"/>
              <w:adjustRightInd w:val="0"/>
              <w:textAlignment w:val="baseline"/>
              <w:rPr>
                <w:rFonts w:asciiTheme="minorEastAsia" w:hAnsiTheme="minorEastAsia"/>
                <w:b/>
                <w:szCs w:val="21"/>
              </w:rPr>
            </w:pPr>
            <w:r>
              <w:rPr>
                <w:rFonts w:asciiTheme="minorEastAsia" w:hAnsiTheme="minorEastAsia" w:hint="eastAsia"/>
                <w:b/>
                <w:szCs w:val="21"/>
              </w:rPr>
              <w:t>页面编号：</w:t>
            </w:r>
            <w:r>
              <w:rPr>
                <w:rFonts w:asciiTheme="minorEastAsia" w:hAnsiTheme="minorEastAsia"/>
                <w:b/>
                <w:szCs w:val="21"/>
              </w:rPr>
              <w:t>4.1.4-</w:t>
            </w:r>
            <w:r w:rsidR="00141CEB">
              <w:rPr>
                <w:rFonts w:asciiTheme="minorEastAsia" w:hAnsiTheme="minorEastAsia"/>
                <w:b/>
                <w:szCs w:val="21"/>
              </w:rPr>
              <w:t>2</w:t>
            </w:r>
          </w:p>
        </w:tc>
        <w:tc>
          <w:tcPr>
            <w:tcW w:w="5483" w:type="dxa"/>
            <w:shd w:val="clear" w:color="auto" w:fill="FFFF00"/>
          </w:tcPr>
          <w:p w:rsidR="00CB65D5" w:rsidRDefault="00CB65D5" w:rsidP="007D0E1F">
            <w:pPr>
              <w:overflowPunct w:val="0"/>
              <w:autoSpaceDE w:val="0"/>
              <w:autoSpaceDN w:val="0"/>
              <w:adjustRightInd w:val="0"/>
              <w:textAlignment w:val="baseline"/>
              <w:rPr>
                <w:rFonts w:asciiTheme="minorEastAsia" w:hAnsiTheme="minorEastAsia"/>
                <w:b/>
                <w:szCs w:val="21"/>
              </w:rPr>
            </w:pPr>
            <w:proofErr w:type="spellStart"/>
            <w:r>
              <w:rPr>
                <w:rFonts w:asciiTheme="minorEastAsia" w:hAnsiTheme="minorEastAsia" w:hint="eastAsia"/>
                <w:b/>
                <w:szCs w:val="21"/>
              </w:rPr>
              <w:t>逻辑明细</w:t>
            </w:r>
            <w:proofErr w:type="spellEnd"/>
          </w:p>
        </w:tc>
        <w:tc>
          <w:tcPr>
            <w:tcW w:w="831" w:type="dxa"/>
            <w:shd w:val="clear" w:color="auto" w:fill="FFFF00"/>
          </w:tcPr>
          <w:p w:rsidR="00CB65D5" w:rsidRDefault="00CB65D5" w:rsidP="007D0E1F">
            <w:pPr>
              <w:overflowPunct w:val="0"/>
              <w:autoSpaceDE w:val="0"/>
              <w:autoSpaceDN w:val="0"/>
              <w:adjustRightInd w:val="0"/>
              <w:textAlignment w:val="baseline"/>
              <w:rPr>
                <w:rFonts w:asciiTheme="minorEastAsia" w:hAnsiTheme="minorEastAsia"/>
                <w:b/>
                <w:szCs w:val="21"/>
              </w:rPr>
            </w:pPr>
            <w:proofErr w:type="spellStart"/>
            <w:r>
              <w:rPr>
                <w:rFonts w:asciiTheme="minorEastAsia" w:hAnsiTheme="minorEastAsia" w:hint="eastAsia"/>
                <w:b/>
                <w:szCs w:val="21"/>
              </w:rPr>
              <w:t>备注</w:t>
            </w:r>
            <w:proofErr w:type="spellEnd"/>
          </w:p>
        </w:tc>
      </w:tr>
      <w:tr w:rsidR="00CB65D5" w:rsidTr="007D0E1F">
        <w:tc>
          <w:tcPr>
            <w:tcW w:w="2542" w:type="dxa"/>
          </w:tcPr>
          <w:p w:rsidR="00CB65D5" w:rsidRDefault="00CB65D5" w:rsidP="007D0E1F">
            <w:pPr>
              <w:overflowPunct w:val="0"/>
              <w:autoSpaceDE w:val="0"/>
              <w:autoSpaceDN w:val="0"/>
              <w:adjustRightInd w:val="0"/>
              <w:textAlignment w:val="baseline"/>
              <w:rPr>
                <w:rFonts w:asciiTheme="minorEastAsia" w:hAnsiTheme="minorEastAsia"/>
                <w:szCs w:val="21"/>
              </w:rPr>
            </w:pPr>
            <w:proofErr w:type="spellStart"/>
            <w:r>
              <w:rPr>
                <w:rFonts w:asciiTheme="minorEastAsia" w:hAnsiTheme="minorEastAsia" w:hint="eastAsia"/>
                <w:szCs w:val="21"/>
              </w:rPr>
              <w:t>页面初始化</w:t>
            </w:r>
            <w:proofErr w:type="spellEnd"/>
          </w:p>
        </w:tc>
        <w:tc>
          <w:tcPr>
            <w:tcW w:w="5483" w:type="dxa"/>
          </w:tcPr>
          <w:p w:rsidR="00141CEB" w:rsidRDefault="00141CEB" w:rsidP="007D0E1F">
            <w:pPr>
              <w:overflowPunct w:val="0"/>
              <w:autoSpaceDE w:val="0"/>
              <w:autoSpaceDN w:val="0"/>
              <w:adjustRightInd w:val="0"/>
              <w:textAlignment w:val="baseline"/>
              <w:rPr>
                <w:rFonts w:asciiTheme="minorEastAsia" w:hAnsiTheme="minorEastAsia"/>
                <w:b/>
                <w:iCs/>
                <w:szCs w:val="21"/>
                <w:lang w:eastAsia="zh-CN"/>
              </w:rPr>
            </w:pPr>
            <w:r>
              <w:rPr>
                <w:rFonts w:asciiTheme="minorEastAsia" w:hAnsiTheme="minorEastAsia" w:hint="eastAsia"/>
                <w:b/>
                <w:iCs/>
                <w:szCs w:val="21"/>
                <w:lang w:eastAsia="zh-CN"/>
              </w:rPr>
              <w:t>呆滞品</w:t>
            </w:r>
            <w:r>
              <w:rPr>
                <w:rFonts w:asciiTheme="minorEastAsia" w:hAnsiTheme="minorEastAsia"/>
                <w:b/>
                <w:iCs/>
                <w:szCs w:val="21"/>
                <w:lang w:eastAsia="zh-CN"/>
              </w:rPr>
              <w:t>定义名称：</w:t>
            </w:r>
            <w:r w:rsidRPr="00141CEB">
              <w:rPr>
                <w:rFonts w:asciiTheme="minorEastAsia" w:hAnsiTheme="minorEastAsia"/>
                <w:iCs/>
                <w:szCs w:val="21"/>
                <w:lang w:eastAsia="zh-CN"/>
              </w:rPr>
              <w:t>默认带出，</w:t>
            </w:r>
            <w:r w:rsidRPr="00141CEB">
              <w:rPr>
                <w:rFonts w:asciiTheme="minorEastAsia" w:hAnsiTheme="minorEastAsia" w:hint="eastAsia"/>
                <w:iCs/>
                <w:szCs w:val="21"/>
                <w:lang w:eastAsia="zh-CN"/>
              </w:rPr>
              <w:t>可编辑</w:t>
            </w:r>
            <w:r w:rsidRPr="00141CEB">
              <w:rPr>
                <w:rFonts w:asciiTheme="minorEastAsia" w:hAnsiTheme="minorEastAsia"/>
                <w:iCs/>
                <w:szCs w:val="21"/>
                <w:lang w:eastAsia="zh-CN"/>
              </w:rPr>
              <w:t>；</w:t>
            </w:r>
          </w:p>
          <w:p w:rsidR="00CB65D5" w:rsidRDefault="00CB65D5" w:rsidP="007D0E1F">
            <w:pPr>
              <w:overflowPunct w:val="0"/>
              <w:autoSpaceDE w:val="0"/>
              <w:autoSpaceDN w:val="0"/>
              <w:adjustRightInd w:val="0"/>
              <w:textAlignment w:val="baseline"/>
              <w:rPr>
                <w:rFonts w:asciiTheme="minorEastAsia" w:hAnsiTheme="minorEastAsia"/>
                <w:iCs/>
                <w:szCs w:val="21"/>
                <w:lang w:eastAsia="zh-CN"/>
              </w:rPr>
            </w:pPr>
            <w:r w:rsidRPr="00840EC8">
              <w:rPr>
                <w:rFonts w:asciiTheme="minorEastAsia" w:hAnsiTheme="minorEastAsia" w:hint="eastAsia"/>
                <w:b/>
                <w:iCs/>
                <w:szCs w:val="21"/>
                <w:lang w:eastAsia="zh-CN"/>
              </w:rPr>
              <w:t>积压期</w:t>
            </w:r>
            <w:r w:rsidRPr="00840EC8">
              <w:rPr>
                <w:rFonts w:asciiTheme="minorEastAsia" w:hAnsiTheme="minorEastAsia"/>
                <w:b/>
                <w:iCs/>
                <w:szCs w:val="21"/>
                <w:lang w:eastAsia="zh-CN"/>
              </w:rPr>
              <w:t>（</w:t>
            </w:r>
            <w:r w:rsidRPr="00840EC8">
              <w:rPr>
                <w:rFonts w:asciiTheme="minorEastAsia" w:hAnsiTheme="minorEastAsia" w:hint="eastAsia"/>
                <w:b/>
                <w:iCs/>
                <w:szCs w:val="21"/>
                <w:lang w:eastAsia="zh-CN"/>
              </w:rPr>
              <w:t>月</w:t>
            </w:r>
            <w:r w:rsidRPr="00840EC8">
              <w:rPr>
                <w:rFonts w:asciiTheme="minorEastAsia" w:hAnsiTheme="minorEastAsia"/>
                <w:b/>
                <w:iCs/>
                <w:szCs w:val="21"/>
                <w:lang w:eastAsia="zh-CN"/>
              </w:rPr>
              <w:t>）</w:t>
            </w:r>
            <w:r w:rsidRPr="00840EC8">
              <w:rPr>
                <w:rFonts w:asciiTheme="minorEastAsia" w:hAnsiTheme="minorEastAsia" w:hint="eastAsia"/>
                <w:b/>
                <w:iCs/>
                <w:szCs w:val="21"/>
                <w:lang w:eastAsia="zh-CN"/>
              </w:rPr>
              <w:t>：</w:t>
            </w:r>
            <w:r>
              <w:rPr>
                <w:rFonts w:asciiTheme="minorEastAsia" w:hAnsiTheme="minorEastAsia" w:hint="eastAsia"/>
                <w:iCs/>
                <w:szCs w:val="21"/>
                <w:lang w:eastAsia="zh-CN"/>
              </w:rPr>
              <w:t>默认带出</w:t>
            </w:r>
            <w:r>
              <w:rPr>
                <w:rFonts w:asciiTheme="minorEastAsia" w:hAnsiTheme="minorEastAsia"/>
                <w:iCs/>
                <w:szCs w:val="21"/>
                <w:lang w:eastAsia="zh-CN"/>
              </w:rPr>
              <w:t>，</w:t>
            </w:r>
            <w:r w:rsidR="00141CEB">
              <w:rPr>
                <w:rFonts w:asciiTheme="minorEastAsia" w:hAnsiTheme="minorEastAsia" w:hint="eastAsia"/>
                <w:iCs/>
                <w:szCs w:val="21"/>
                <w:lang w:eastAsia="zh-CN"/>
              </w:rPr>
              <w:t>可</w:t>
            </w:r>
            <w:r>
              <w:rPr>
                <w:rFonts w:asciiTheme="minorEastAsia" w:hAnsiTheme="minorEastAsia" w:hint="eastAsia"/>
                <w:iCs/>
                <w:szCs w:val="21"/>
                <w:lang w:eastAsia="zh-CN"/>
              </w:rPr>
              <w:t>编辑；</w:t>
            </w:r>
          </w:p>
          <w:p w:rsidR="00CB65D5" w:rsidRDefault="00CB65D5" w:rsidP="007D0E1F">
            <w:pPr>
              <w:overflowPunct w:val="0"/>
              <w:autoSpaceDE w:val="0"/>
              <w:autoSpaceDN w:val="0"/>
              <w:adjustRightInd w:val="0"/>
              <w:textAlignment w:val="baseline"/>
              <w:rPr>
                <w:rFonts w:asciiTheme="minorEastAsia" w:hAnsiTheme="minorEastAsia"/>
                <w:iCs/>
                <w:szCs w:val="21"/>
                <w:lang w:eastAsia="zh-CN"/>
              </w:rPr>
            </w:pPr>
            <w:r w:rsidRPr="00840EC8">
              <w:rPr>
                <w:rFonts w:asciiTheme="minorEastAsia" w:hAnsiTheme="minorEastAsia" w:hint="eastAsia"/>
                <w:b/>
                <w:iCs/>
                <w:szCs w:val="21"/>
                <w:lang w:eastAsia="zh-CN"/>
              </w:rPr>
              <w:t>发布</w:t>
            </w:r>
            <w:r w:rsidRPr="00840EC8">
              <w:rPr>
                <w:rFonts w:asciiTheme="minorEastAsia" w:hAnsiTheme="minorEastAsia"/>
                <w:b/>
                <w:iCs/>
                <w:szCs w:val="21"/>
                <w:lang w:eastAsia="zh-CN"/>
              </w:rPr>
              <w:t>有效期（</w:t>
            </w:r>
            <w:r w:rsidRPr="00840EC8">
              <w:rPr>
                <w:rFonts w:asciiTheme="minorEastAsia" w:hAnsiTheme="minorEastAsia" w:hint="eastAsia"/>
                <w:b/>
                <w:iCs/>
                <w:szCs w:val="21"/>
                <w:lang w:eastAsia="zh-CN"/>
              </w:rPr>
              <w:t>月</w:t>
            </w:r>
            <w:r w:rsidRPr="00840EC8">
              <w:rPr>
                <w:rFonts w:asciiTheme="minorEastAsia" w:hAnsiTheme="minorEastAsia"/>
                <w:b/>
                <w:iCs/>
                <w:szCs w:val="21"/>
                <w:lang w:eastAsia="zh-CN"/>
              </w:rPr>
              <w:t>）</w:t>
            </w:r>
            <w:r w:rsidRPr="00840EC8">
              <w:rPr>
                <w:rFonts w:asciiTheme="minorEastAsia" w:hAnsiTheme="minorEastAsia" w:hint="eastAsia"/>
                <w:b/>
                <w:iCs/>
                <w:szCs w:val="21"/>
                <w:lang w:eastAsia="zh-CN"/>
              </w:rPr>
              <w:t>：</w:t>
            </w:r>
            <w:r>
              <w:rPr>
                <w:rFonts w:asciiTheme="minorEastAsia" w:hAnsiTheme="minorEastAsia" w:hint="eastAsia"/>
                <w:iCs/>
                <w:szCs w:val="21"/>
                <w:lang w:eastAsia="zh-CN"/>
              </w:rPr>
              <w:t>默认带出</w:t>
            </w:r>
            <w:r>
              <w:rPr>
                <w:rFonts w:asciiTheme="minorEastAsia" w:hAnsiTheme="minorEastAsia"/>
                <w:iCs/>
                <w:szCs w:val="21"/>
                <w:lang w:eastAsia="zh-CN"/>
              </w:rPr>
              <w:t>，可</w:t>
            </w:r>
            <w:r>
              <w:rPr>
                <w:rFonts w:asciiTheme="minorEastAsia" w:hAnsiTheme="minorEastAsia" w:hint="eastAsia"/>
                <w:iCs/>
                <w:szCs w:val="21"/>
                <w:lang w:eastAsia="zh-CN"/>
              </w:rPr>
              <w:t>编辑；</w:t>
            </w:r>
          </w:p>
          <w:p w:rsidR="00CB65D5" w:rsidRPr="00CB65D5" w:rsidRDefault="00CB65D5" w:rsidP="00CB65D5">
            <w:pPr>
              <w:overflowPunct w:val="0"/>
              <w:autoSpaceDE w:val="0"/>
              <w:autoSpaceDN w:val="0"/>
              <w:adjustRightInd w:val="0"/>
              <w:textAlignment w:val="baseline"/>
              <w:rPr>
                <w:rFonts w:asciiTheme="minorEastAsia" w:hAnsiTheme="minorEastAsia"/>
                <w:b/>
                <w:iCs/>
                <w:szCs w:val="21"/>
                <w:lang w:eastAsia="zh-CN"/>
              </w:rPr>
            </w:pPr>
            <w:r w:rsidRPr="00CB65D5">
              <w:rPr>
                <w:rFonts w:asciiTheme="minorEastAsia" w:hAnsiTheme="minorEastAsia" w:hint="eastAsia"/>
                <w:b/>
                <w:iCs/>
                <w:szCs w:val="21"/>
                <w:lang w:eastAsia="zh-CN"/>
              </w:rPr>
              <w:t>备注</w:t>
            </w:r>
            <w:r w:rsidRPr="00CB65D5">
              <w:rPr>
                <w:rFonts w:asciiTheme="minorEastAsia" w:hAnsiTheme="minorEastAsia"/>
                <w:b/>
                <w:iCs/>
                <w:szCs w:val="21"/>
                <w:lang w:eastAsia="zh-CN"/>
              </w:rPr>
              <w:t>：</w:t>
            </w:r>
            <w:r>
              <w:rPr>
                <w:rFonts w:asciiTheme="minorEastAsia" w:hAnsiTheme="minorEastAsia" w:hint="eastAsia"/>
                <w:iCs/>
                <w:szCs w:val="21"/>
                <w:lang w:eastAsia="zh-CN"/>
              </w:rPr>
              <w:t>默认带出</w:t>
            </w:r>
            <w:r>
              <w:rPr>
                <w:rFonts w:asciiTheme="minorEastAsia" w:hAnsiTheme="minorEastAsia"/>
                <w:iCs/>
                <w:szCs w:val="21"/>
                <w:lang w:eastAsia="zh-CN"/>
              </w:rPr>
              <w:t>，可</w:t>
            </w:r>
            <w:r>
              <w:rPr>
                <w:rFonts w:asciiTheme="minorEastAsia" w:hAnsiTheme="minorEastAsia" w:hint="eastAsia"/>
                <w:iCs/>
                <w:szCs w:val="21"/>
                <w:lang w:eastAsia="zh-CN"/>
              </w:rPr>
              <w:t>编辑</w:t>
            </w:r>
            <w:r>
              <w:rPr>
                <w:rFonts w:asciiTheme="minorEastAsia" w:hAnsiTheme="minorEastAsia"/>
                <w:iCs/>
                <w:szCs w:val="21"/>
                <w:lang w:eastAsia="zh-CN"/>
              </w:rPr>
              <w:t>；</w:t>
            </w:r>
          </w:p>
        </w:tc>
        <w:tc>
          <w:tcPr>
            <w:tcW w:w="831" w:type="dxa"/>
          </w:tcPr>
          <w:p w:rsidR="00CB65D5" w:rsidRDefault="00CB65D5" w:rsidP="007D0E1F">
            <w:pPr>
              <w:overflowPunct w:val="0"/>
              <w:autoSpaceDE w:val="0"/>
              <w:autoSpaceDN w:val="0"/>
              <w:adjustRightInd w:val="0"/>
              <w:ind w:firstLine="402"/>
              <w:textAlignment w:val="baseline"/>
              <w:rPr>
                <w:rFonts w:asciiTheme="minorEastAsia" w:hAnsiTheme="minorEastAsia"/>
                <w:i/>
                <w:color w:val="0000FF"/>
                <w:szCs w:val="21"/>
                <w:lang w:eastAsia="zh-CN"/>
              </w:rPr>
            </w:pPr>
          </w:p>
        </w:tc>
      </w:tr>
      <w:tr w:rsidR="00CB65D5" w:rsidTr="007D0E1F">
        <w:tc>
          <w:tcPr>
            <w:tcW w:w="2542" w:type="dxa"/>
          </w:tcPr>
          <w:p w:rsidR="00CB65D5" w:rsidRDefault="00CB65D5" w:rsidP="007D0E1F">
            <w:pPr>
              <w:overflowPunct w:val="0"/>
              <w:autoSpaceDE w:val="0"/>
              <w:autoSpaceDN w:val="0"/>
              <w:adjustRightInd w:val="0"/>
              <w:textAlignment w:val="baseline"/>
              <w:rPr>
                <w:rFonts w:asciiTheme="minorEastAsia" w:hAnsiTheme="minorEastAsia"/>
                <w:szCs w:val="21"/>
                <w:lang w:eastAsia="zh-CN"/>
              </w:rPr>
            </w:pPr>
            <w:r>
              <w:rPr>
                <w:rFonts w:asciiTheme="minorEastAsia" w:hAnsiTheme="minorEastAsia" w:hint="eastAsia"/>
                <w:szCs w:val="21"/>
                <w:lang w:eastAsia="zh-CN"/>
              </w:rPr>
              <w:t>子功能</w:t>
            </w:r>
          </w:p>
        </w:tc>
        <w:tc>
          <w:tcPr>
            <w:tcW w:w="5483" w:type="dxa"/>
          </w:tcPr>
          <w:p w:rsidR="00CB65D5" w:rsidRDefault="00CB65D5" w:rsidP="007D0E1F">
            <w:pPr>
              <w:overflowPunct w:val="0"/>
              <w:autoSpaceDE w:val="0"/>
              <w:autoSpaceDN w:val="0"/>
              <w:adjustRightInd w:val="0"/>
              <w:textAlignment w:val="baseline"/>
              <w:rPr>
                <w:rFonts w:asciiTheme="minorEastAsia" w:hAnsiTheme="minorEastAsia"/>
                <w:iCs/>
                <w:szCs w:val="21"/>
                <w:lang w:eastAsia="zh-CN"/>
              </w:rPr>
            </w:pPr>
            <w:r w:rsidRPr="00CA07C3">
              <w:rPr>
                <w:rFonts w:asciiTheme="minorEastAsia" w:hAnsiTheme="minorEastAsia" w:hint="eastAsia"/>
                <w:b/>
                <w:iCs/>
                <w:szCs w:val="21"/>
                <w:lang w:eastAsia="zh-CN"/>
              </w:rPr>
              <w:t>保存</w:t>
            </w:r>
            <w:r w:rsidRPr="00CA07C3">
              <w:rPr>
                <w:rFonts w:asciiTheme="minorEastAsia" w:hAnsiTheme="minorEastAsia"/>
                <w:b/>
                <w:iCs/>
                <w:szCs w:val="21"/>
                <w:lang w:eastAsia="zh-CN"/>
              </w:rPr>
              <w:t>：</w:t>
            </w:r>
            <w:r w:rsidR="00141CEB">
              <w:rPr>
                <w:rFonts w:asciiTheme="minorEastAsia" w:hAnsiTheme="minorEastAsia" w:hint="eastAsia"/>
                <w:iCs/>
                <w:szCs w:val="21"/>
                <w:lang w:eastAsia="zh-CN"/>
              </w:rPr>
              <w:t>更新</w:t>
            </w:r>
            <w:r w:rsidR="00141CEB">
              <w:rPr>
                <w:rFonts w:asciiTheme="minorEastAsia" w:hAnsiTheme="minorEastAsia"/>
                <w:iCs/>
                <w:szCs w:val="21"/>
                <w:lang w:eastAsia="zh-CN"/>
              </w:rPr>
              <w:t>时间，</w:t>
            </w:r>
            <w:r w:rsidR="00141CEB">
              <w:rPr>
                <w:rFonts w:asciiTheme="minorEastAsia" w:hAnsiTheme="minorEastAsia" w:hint="eastAsia"/>
                <w:iCs/>
                <w:szCs w:val="21"/>
                <w:lang w:eastAsia="zh-CN"/>
              </w:rPr>
              <w:t>释放</w:t>
            </w:r>
            <w:r w:rsidR="00141CEB">
              <w:rPr>
                <w:rFonts w:asciiTheme="minorEastAsia" w:hAnsiTheme="minorEastAsia"/>
                <w:iCs/>
                <w:szCs w:val="21"/>
                <w:lang w:eastAsia="zh-CN"/>
              </w:rPr>
              <w:t>下发按钮</w:t>
            </w:r>
            <w:r>
              <w:rPr>
                <w:rFonts w:asciiTheme="minorEastAsia" w:hAnsiTheme="minorEastAsia"/>
                <w:iCs/>
                <w:szCs w:val="21"/>
                <w:lang w:eastAsia="zh-CN"/>
              </w:rPr>
              <w:t>；</w:t>
            </w:r>
          </w:p>
          <w:p w:rsidR="00CB65D5" w:rsidRPr="008F36A7" w:rsidRDefault="00CB65D5" w:rsidP="007D0E1F">
            <w:pPr>
              <w:overflowPunct w:val="0"/>
              <w:autoSpaceDE w:val="0"/>
              <w:autoSpaceDN w:val="0"/>
              <w:adjustRightInd w:val="0"/>
              <w:textAlignment w:val="baseline"/>
              <w:rPr>
                <w:rFonts w:asciiTheme="minorEastAsia" w:hAnsiTheme="minorEastAsia"/>
                <w:iCs/>
                <w:szCs w:val="21"/>
                <w:lang w:eastAsia="zh-CN"/>
              </w:rPr>
            </w:pPr>
            <w:r w:rsidRPr="00CA07C3">
              <w:rPr>
                <w:rFonts w:asciiTheme="minorEastAsia" w:hAnsiTheme="minorEastAsia" w:hint="eastAsia"/>
                <w:b/>
                <w:iCs/>
                <w:szCs w:val="21"/>
                <w:lang w:eastAsia="zh-CN"/>
              </w:rPr>
              <w:t>返回</w:t>
            </w:r>
            <w:r w:rsidRPr="00CA07C3">
              <w:rPr>
                <w:rFonts w:asciiTheme="minorEastAsia" w:hAnsiTheme="minorEastAsia"/>
                <w:b/>
                <w:iCs/>
                <w:szCs w:val="21"/>
                <w:lang w:eastAsia="zh-CN"/>
              </w:rPr>
              <w:t>：</w:t>
            </w:r>
            <w:r>
              <w:rPr>
                <w:rFonts w:asciiTheme="minorEastAsia" w:hAnsiTheme="minorEastAsia" w:hint="eastAsia"/>
                <w:iCs/>
                <w:szCs w:val="21"/>
                <w:lang w:eastAsia="zh-CN"/>
              </w:rPr>
              <w:t>返回呆滞品</w:t>
            </w:r>
            <w:r>
              <w:rPr>
                <w:rFonts w:asciiTheme="minorEastAsia" w:hAnsiTheme="minorEastAsia"/>
                <w:iCs/>
                <w:szCs w:val="21"/>
                <w:lang w:eastAsia="zh-CN"/>
              </w:rPr>
              <w:t>定义主页面；</w:t>
            </w:r>
          </w:p>
        </w:tc>
        <w:tc>
          <w:tcPr>
            <w:tcW w:w="831" w:type="dxa"/>
          </w:tcPr>
          <w:p w:rsidR="00CB65D5" w:rsidRDefault="00CB65D5" w:rsidP="007D0E1F">
            <w:pPr>
              <w:overflowPunct w:val="0"/>
              <w:autoSpaceDE w:val="0"/>
              <w:autoSpaceDN w:val="0"/>
              <w:adjustRightInd w:val="0"/>
              <w:ind w:firstLine="402"/>
              <w:textAlignment w:val="baseline"/>
              <w:rPr>
                <w:rFonts w:asciiTheme="minorEastAsia" w:hAnsiTheme="minorEastAsia"/>
                <w:i/>
                <w:color w:val="0000FF"/>
                <w:szCs w:val="21"/>
                <w:lang w:eastAsia="zh-CN"/>
              </w:rPr>
            </w:pPr>
          </w:p>
        </w:tc>
      </w:tr>
    </w:tbl>
    <w:p w:rsidR="00CB65D5" w:rsidRPr="00CB65D5" w:rsidRDefault="00CB65D5" w:rsidP="003B42C5">
      <w:pPr>
        <w:tabs>
          <w:tab w:val="left" w:pos="1470"/>
        </w:tabs>
        <w:jc w:val="center"/>
        <w:rPr>
          <w:rFonts w:ascii="宋体" w:hAnsi="宋体"/>
          <w:color w:val="000000"/>
          <w:sz w:val="21"/>
          <w:szCs w:val="21"/>
          <w:lang w:eastAsia="zh-CN"/>
        </w:rPr>
      </w:pPr>
    </w:p>
    <w:p w:rsidR="006E20EE" w:rsidRDefault="006E20EE" w:rsidP="006E20EE">
      <w:pPr>
        <w:pStyle w:val="20"/>
      </w:pPr>
      <w:bookmarkStart w:id="35" w:name="_Toc457552501"/>
      <w:bookmarkStart w:id="36" w:name="_Toc457829604"/>
      <w:bookmarkStart w:id="37" w:name="_Toc457987602"/>
      <w:r>
        <w:t>4.2</w:t>
      </w:r>
      <w:r w:rsidRPr="00E532DE">
        <w:rPr>
          <w:rFonts w:hint="eastAsia"/>
        </w:rPr>
        <w:t>呆滞</w:t>
      </w:r>
      <w:proofErr w:type="gramStart"/>
      <w:r w:rsidRPr="00E532DE">
        <w:rPr>
          <w:rFonts w:hint="eastAsia"/>
        </w:rPr>
        <w:t>品数据</w:t>
      </w:r>
      <w:proofErr w:type="gramEnd"/>
      <w:r w:rsidRPr="00E532DE">
        <w:rPr>
          <w:rFonts w:hint="eastAsia"/>
        </w:rPr>
        <w:t>上报（DMS）</w:t>
      </w:r>
      <w:bookmarkEnd w:id="35"/>
      <w:bookmarkEnd w:id="36"/>
      <w:bookmarkEnd w:id="37"/>
    </w:p>
    <w:p w:rsidR="006E20EE" w:rsidRPr="00413C16" w:rsidRDefault="006E20EE" w:rsidP="006E20EE">
      <w:pPr>
        <w:pStyle w:val="30"/>
        <w:rPr>
          <w:sz w:val="24"/>
        </w:rPr>
      </w:pPr>
      <w:bookmarkStart w:id="38" w:name="_Toc457552502"/>
      <w:bookmarkStart w:id="39" w:name="_Toc457829605"/>
      <w:bookmarkStart w:id="40" w:name="_Toc457987603"/>
      <w:r w:rsidRPr="00413C16">
        <w:rPr>
          <w:rFonts w:hint="eastAsia"/>
          <w:sz w:val="24"/>
        </w:rPr>
        <w:t>4.</w:t>
      </w:r>
      <w:r w:rsidRPr="00413C16">
        <w:rPr>
          <w:sz w:val="24"/>
        </w:rPr>
        <w:t>2.1</w:t>
      </w:r>
      <w:r w:rsidRPr="00413C16">
        <w:rPr>
          <w:rFonts w:hint="eastAsia"/>
          <w:sz w:val="24"/>
        </w:rPr>
        <w:t>功能概述</w:t>
      </w:r>
      <w:bookmarkEnd w:id="38"/>
      <w:bookmarkEnd w:id="39"/>
      <w:bookmarkEnd w:id="40"/>
    </w:p>
    <w:p w:rsidR="006E20EE" w:rsidRPr="00C011D6" w:rsidRDefault="006E20EE" w:rsidP="006E20EE">
      <w:pPr>
        <w:spacing w:line="300" w:lineRule="auto"/>
        <w:ind w:firstLineChars="200" w:firstLine="420"/>
        <w:rPr>
          <w:sz w:val="21"/>
          <w:lang w:eastAsia="zh-CN"/>
        </w:rPr>
      </w:pPr>
      <w:r w:rsidRPr="00C011D6">
        <w:rPr>
          <w:rFonts w:hint="eastAsia"/>
          <w:sz w:val="21"/>
          <w:lang w:eastAsia="zh-CN"/>
        </w:rPr>
        <w:t>1</w:t>
      </w:r>
      <w:r w:rsidRPr="00C011D6">
        <w:rPr>
          <w:rFonts w:hint="eastAsia"/>
          <w:sz w:val="21"/>
          <w:lang w:eastAsia="zh-CN"/>
        </w:rPr>
        <w:t>、功能菜单路径：</w:t>
      </w:r>
      <w:r>
        <w:rPr>
          <w:rFonts w:hint="eastAsia"/>
          <w:sz w:val="21"/>
          <w:lang w:eastAsia="zh-CN"/>
        </w:rPr>
        <w:t>配件管理</w:t>
      </w:r>
      <w:r w:rsidRPr="00C011D6">
        <w:rPr>
          <w:sz w:val="21"/>
          <w:lang w:eastAsia="zh-CN"/>
        </w:rPr>
        <w:t>&gt;</w:t>
      </w:r>
      <w:r>
        <w:rPr>
          <w:rFonts w:hint="eastAsia"/>
          <w:sz w:val="21"/>
          <w:lang w:eastAsia="zh-CN"/>
        </w:rPr>
        <w:t>呆滞</w:t>
      </w:r>
      <w:proofErr w:type="gramStart"/>
      <w:r>
        <w:rPr>
          <w:rFonts w:hint="eastAsia"/>
          <w:sz w:val="21"/>
          <w:lang w:eastAsia="zh-CN"/>
        </w:rPr>
        <w:t>件管理</w:t>
      </w:r>
      <w:proofErr w:type="gramEnd"/>
      <w:r w:rsidRPr="00C011D6">
        <w:rPr>
          <w:rFonts w:hint="eastAsia"/>
          <w:sz w:val="21"/>
          <w:lang w:eastAsia="zh-CN"/>
        </w:rPr>
        <w:t>&gt;</w:t>
      </w:r>
      <w:r>
        <w:rPr>
          <w:rFonts w:hint="eastAsia"/>
          <w:sz w:val="21"/>
          <w:lang w:eastAsia="zh-CN"/>
        </w:rPr>
        <w:t>呆滞</w:t>
      </w:r>
      <w:proofErr w:type="gramStart"/>
      <w:r>
        <w:rPr>
          <w:rFonts w:hint="eastAsia"/>
          <w:sz w:val="21"/>
          <w:lang w:eastAsia="zh-CN"/>
        </w:rPr>
        <w:t>品数据</w:t>
      </w:r>
      <w:proofErr w:type="gramEnd"/>
      <w:r>
        <w:rPr>
          <w:rFonts w:hint="eastAsia"/>
          <w:sz w:val="21"/>
          <w:lang w:eastAsia="zh-CN"/>
        </w:rPr>
        <w:t>上报</w:t>
      </w:r>
      <w:r w:rsidRPr="00C011D6">
        <w:rPr>
          <w:rFonts w:hint="eastAsia"/>
          <w:sz w:val="21"/>
          <w:lang w:eastAsia="zh-CN"/>
        </w:rPr>
        <w:t>；</w:t>
      </w:r>
    </w:p>
    <w:p w:rsidR="006E20EE" w:rsidRPr="00C011D6" w:rsidRDefault="006E20EE" w:rsidP="006E20EE">
      <w:pPr>
        <w:spacing w:line="300" w:lineRule="auto"/>
        <w:ind w:firstLineChars="200" w:firstLine="420"/>
        <w:rPr>
          <w:sz w:val="21"/>
          <w:lang w:eastAsia="zh-CN"/>
        </w:rPr>
      </w:pPr>
      <w:r w:rsidRPr="00C011D6">
        <w:rPr>
          <w:sz w:val="21"/>
          <w:lang w:eastAsia="zh-CN"/>
        </w:rPr>
        <w:t>2</w:t>
      </w:r>
      <w:r w:rsidRPr="00C011D6">
        <w:rPr>
          <w:rFonts w:hint="eastAsia"/>
          <w:sz w:val="21"/>
          <w:lang w:eastAsia="zh-CN"/>
        </w:rPr>
        <w:t>、本功能主要功能为：</w:t>
      </w:r>
      <w:r>
        <w:rPr>
          <w:rFonts w:hint="eastAsia"/>
          <w:sz w:val="21"/>
          <w:lang w:eastAsia="zh-CN"/>
        </w:rPr>
        <w:t>经销商可以将店面的呆滞品配件发布至厂家呆滞件交易平台</w:t>
      </w:r>
      <w:r w:rsidRPr="00C011D6">
        <w:rPr>
          <w:rFonts w:hint="eastAsia"/>
          <w:sz w:val="21"/>
          <w:lang w:eastAsia="zh-CN"/>
        </w:rPr>
        <w:t>；</w:t>
      </w:r>
    </w:p>
    <w:p w:rsidR="006E20EE" w:rsidRPr="00413C16" w:rsidRDefault="006E20EE" w:rsidP="006E20EE">
      <w:pPr>
        <w:pStyle w:val="30"/>
        <w:rPr>
          <w:sz w:val="24"/>
        </w:rPr>
      </w:pPr>
      <w:bookmarkStart w:id="41" w:name="_Toc457552503"/>
      <w:bookmarkStart w:id="42" w:name="_Toc457829606"/>
      <w:bookmarkStart w:id="43" w:name="_Toc457987604"/>
      <w:r w:rsidRPr="00413C16">
        <w:rPr>
          <w:rFonts w:hint="eastAsia"/>
          <w:sz w:val="24"/>
        </w:rPr>
        <w:t>4.</w:t>
      </w:r>
      <w:r w:rsidRPr="00413C16">
        <w:rPr>
          <w:sz w:val="24"/>
        </w:rPr>
        <w:t>2</w:t>
      </w:r>
      <w:r w:rsidRPr="00413C16">
        <w:rPr>
          <w:rFonts w:hint="eastAsia"/>
          <w:sz w:val="24"/>
        </w:rPr>
        <w:t>.</w:t>
      </w:r>
      <w:r w:rsidRPr="00413C16">
        <w:rPr>
          <w:sz w:val="24"/>
        </w:rPr>
        <w:t>2涉及业务对象</w:t>
      </w:r>
      <w:bookmarkEnd w:id="41"/>
      <w:bookmarkEnd w:id="42"/>
      <w:bookmarkEnd w:id="43"/>
    </w:p>
    <w:p w:rsidR="006E20EE" w:rsidRPr="006A63E5" w:rsidRDefault="006E20EE" w:rsidP="006E20EE">
      <w:pPr>
        <w:spacing w:line="300" w:lineRule="auto"/>
        <w:ind w:firstLineChars="200" w:firstLine="420"/>
        <w:rPr>
          <w:sz w:val="21"/>
          <w:lang w:eastAsia="zh-CN"/>
        </w:rPr>
      </w:pPr>
      <w:r>
        <w:rPr>
          <w:rFonts w:hint="eastAsia"/>
          <w:sz w:val="21"/>
          <w:lang w:eastAsia="zh-CN"/>
        </w:rPr>
        <w:t>《呆滞件发布表</w:t>
      </w:r>
      <w:r w:rsidRPr="006A63E5">
        <w:rPr>
          <w:rFonts w:hint="eastAsia"/>
          <w:sz w:val="21"/>
          <w:lang w:eastAsia="zh-CN"/>
        </w:rPr>
        <w:t>》</w:t>
      </w:r>
      <w:r>
        <w:rPr>
          <w:rFonts w:hint="eastAsia"/>
          <w:sz w:val="21"/>
          <w:lang w:eastAsia="zh-CN"/>
        </w:rPr>
        <w:t>《呆滞件定义表》</w:t>
      </w:r>
    </w:p>
    <w:p w:rsidR="006E20EE" w:rsidRPr="00413C16" w:rsidRDefault="006E20EE" w:rsidP="006E20EE">
      <w:pPr>
        <w:pStyle w:val="30"/>
        <w:rPr>
          <w:sz w:val="24"/>
        </w:rPr>
      </w:pPr>
      <w:bookmarkStart w:id="44" w:name="_Toc457552504"/>
      <w:bookmarkStart w:id="45" w:name="_Toc457829607"/>
      <w:bookmarkStart w:id="46" w:name="_Toc457987605"/>
      <w:r w:rsidRPr="00413C16">
        <w:rPr>
          <w:rFonts w:hint="eastAsia"/>
          <w:sz w:val="24"/>
        </w:rPr>
        <w:t>4.</w:t>
      </w:r>
      <w:r w:rsidRPr="00413C16">
        <w:rPr>
          <w:sz w:val="24"/>
        </w:rPr>
        <w:t>2.3业务规则与逻辑说明</w:t>
      </w:r>
      <w:bookmarkEnd w:id="44"/>
      <w:bookmarkEnd w:id="45"/>
      <w:bookmarkEnd w:id="46"/>
    </w:p>
    <w:p w:rsidR="006E20EE" w:rsidRDefault="006E20EE" w:rsidP="006E20EE">
      <w:pPr>
        <w:spacing w:line="300" w:lineRule="auto"/>
        <w:ind w:firstLineChars="200" w:firstLine="420"/>
        <w:rPr>
          <w:sz w:val="21"/>
          <w:lang w:eastAsia="zh-CN"/>
        </w:rPr>
      </w:pPr>
      <w:r>
        <w:rPr>
          <w:rFonts w:hint="eastAsia"/>
          <w:sz w:val="21"/>
          <w:lang w:eastAsia="zh-CN"/>
        </w:rPr>
        <w:t>1</w:t>
      </w:r>
      <w:r>
        <w:rPr>
          <w:rFonts w:hint="eastAsia"/>
          <w:sz w:val="21"/>
          <w:lang w:eastAsia="zh-CN"/>
        </w:rPr>
        <w:t>、经销商可以查询符合厂家呆滞件业务政策的呆滞件</w:t>
      </w:r>
    </w:p>
    <w:p w:rsidR="006E20EE" w:rsidRDefault="006E20EE" w:rsidP="006E20EE">
      <w:pPr>
        <w:spacing w:line="300" w:lineRule="auto"/>
        <w:ind w:firstLineChars="200" w:firstLine="420"/>
        <w:rPr>
          <w:sz w:val="21"/>
          <w:lang w:eastAsia="zh-CN"/>
        </w:rPr>
      </w:pPr>
      <w:r>
        <w:rPr>
          <w:sz w:val="21"/>
          <w:lang w:eastAsia="zh-CN"/>
        </w:rPr>
        <w:t>2</w:t>
      </w:r>
      <w:r>
        <w:rPr>
          <w:rFonts w:hint="eastAsia"/>
          <w:sz w:val="21"/>
          <w:lang w:eastAsia="zh-CN"/>
        </w:rPr>
        <w:t>、经销商可根据店面的实际情况，设定预计发布的呆滞件数量及上报单价，发布至呆滞件交易平台；</w:t>
      </w:r>
    </w:p>
    <w:p w:rsidR="006E20EE" w:rsidRPr="00413C16" w:rsidRDefault="006E20EE" w:rsidP="006E20EE">
      <w:pPr>
        <w:pStyle w:val="30"/>
        <w:rPr>
          <w:sz w:val="24"/>
        </w:rPr>
      </w:pPr>
      <w:bookmarkStart w:id="47" w:name="_Toc457552505"/>
      <w:bookmarkStart w:id="48" w:name="_Toc457829608"/>
      <w:bookmarkStart w:id="49" w:name="_Toc457987606"/>
      <w:r w:rsidRPr="00413C16">
        <w:rPr>
          <w:rFonts w:hint="eastAsia"/>
          <w:sz w:val="24"/>
        </w:rPr>
        <w:t>4.</w:t>
      </w:r>
      <w:r w:rsidRPr="00413C16">
        <w:rPr>
          <w:sz w:val="24"/>
        </w:rPr>
        <w:t>2.4</w:t>
      </w:r>
      <w:r w:rsidRPr="00413C16">
        <w:rPr>
          <w:rFonts w:hint="eastAsia"/>
          <w:sz w:val="24"/>
        </w:rPr>
        <w:t>主要页面逻辑说明</w:t>
      </w:r>
      <w:bookmarkEnd w:id="47"/>
      <w:bookmarkEnd w:id="48"/>
      <w:bookmarkEnd w:id="49"/>
    </w:p>
    <w:p w:rsidR="006E20EE" w:rsidRDefault="006E20EE" w:rsidP="006E20EE">
      <w:pPr>
        <w:spacing w:line="300" w:lineRule="auto"/>
        <w:ind w:firstLineChars="200" w:firstLine="420"/>
        <w:rPr>
          <w:sz w:val="21"/>
          <w:lang w:eastAsia="zh-CN"/>
        </w:rPr>
      </w:pPr>
      <w:r>
        <w:rPr>
          <w:rFonts w:hint="eastAsia"/>
          <w:sz w:val="21"/>
          <w:lang w:eastAsia="zh-CN"/>
        </w:rPr>
        <w:t>1</w:t>
      </w:r>
      <w:r>
        <w:rPr>
          <w:rFonts w:hint="eastAsia"/>
          <w:sz w:val="21"/>
          <w:lang w:eastAsia="zh-CN"/>
        </w:rPr>
        <w:t>、经销商可以在“呆滞品数据上报”菜单查询待上报的呆滞</w:t>
      </w:r>
      <w:proofErr w:type="gramStart"/>
      <w:r>
        <w:rPr>
          <w:rFonts w:hint="eastAsia"/>
          <w:sz w:val="21"/>
          <w:lang w:eastAsia="zh-CN"/>
        </w:rPr>
        <w:t>品信息</w:t>
      </w:r>
      <w:proofErr w:type="gramEnd"/>
      <w:r>
        <w:rPr>
          <w:rFonts w:hint="eastAsia"/>
          <w:sz w:val="21"/>
          <w:lang w:eastAsia="zh-CN"/>
        </w:rPr>
        <w:t>如下【呆滞品信息展示】，点“查询”按钮，可根据“仓库、配件”等查询条件，查询符合厂家呆滞件业务政策的呆滞件信息</w:t>
      </w:r>
    </w:p>
    <w:p w:rsidR="006E20EE" w:rsidRPr="00BA73C3" w:rsidRDefault="006E20EE" w:rsidP="006E20EE">
      <w:pPr>
        <w:rPr>
          <w:rFonts w:ascii="宋体" w:hAnsi="宋体" w:cs="宋体"/>
          <w:sz w:val="24"/>
          <w:szCs w:val="24"/>
          <w:lang w:eastAsia="zh-CN"/>
        </w:rPr>
      </w:pPr>
      <w:r>
        <w:rPr>
          <w:rFonts w:ascii="宋体" w:hAnsi="宋体" w:cs="宋体"/>
          <w:noProof/>
          <w:sz w:val="24"/>
          <w:szCs w:val="24"/>
          <w:lang w:eastAsia="zh-CN"/>
        </w:rPr>
        <w:lastRenderedPageBreak/>
        <w:drawing>
          <wp:inline distT="0" distB="0" distL="0" distR="0" wp14:anchorId="7253D9D8" wp14:editId="15D92D3B">
            <wp:extent cx="5486400" cy="3120201"/>
            <wp:effectExtent l="19050" t="0" r="0" b="0"/>
            <wp:docPr id="2" name="图片 1" descr="C:\Users\Administrator\AppData\Roaming\Tencent\Users\2959016829\QQ\WinTemp\RichOle\M8K9)W0]GI52]`LK}M}J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959016829\QQ\WinTemp\RichOle\M8K9)W0]GI52]`LK}M}JY}G.png"/>
                    <pic:cNvPicPr>
                      <a:picLocks noChangeAspect="1" noChangeArrowheads="1"/>
                    </pic:cNvPicPr>
                  </pic:nvPicPr>
                  <pic:blipFill>
                    <a:blip r:embed="rId13"/>
                    <a:srcRect/>
                    <a:stretch>
                      <a:fillRect/>
                    </a:stretch>
                  </pic:blipFill>
                  <pic:spPr bwMode="auto">
                    <a:xfrm>
                      <a:off x="0" y="0"/>
                      <a:ext cx="5486400" cy="3120201"/>
                    </a:xfrm>
                    <a:prstGeom prst="rect">
                      <a:avLst/>
                    </a:prstGeom>
                    <a:noFill/>
                    <a:ln w="9525">
                      <a:noFill/>
                      <a:miter lim="800000"/>
                      <a:headEnd/>
                      <a:tailEnd/>
                    </a:ln>
                  </pic:spPr>
                </pic:pic>
              </a:graphicData>
            </a:graphic>
          </wp:inline>
        </w:drawing>
      </w:r>
    </w:p>
    <w:p w:rsidR="006E20EE" w:rsidRDefault="006E20EE" w:rsidP="006E20EE">
      <w:pPr>
        <w:spacing w:line="300" w:lineRule="auto"/>
        <w:ind w:firstLineChars="200" w:firstLine="420"/>
        <w:rPr>
          <w:sz w:val="21"/>
          <w:lang w:eastAsia="zh-CN"/>
        </w:rPr>
      </w:pPr>
      <w:r>
        <w:rPr>
          <w:rFonts w:hint="eastAsia"/>
          <w:sz w:val="21"/>
          <w:lang w:eastAsia="zh-CN"/>
        </w:rPr>
        <w:t>2</w:t>
      </w:r>
      <w:r>
        <w:rPr>
          <w:rFonts w:hint="eastAsia"/>
          <w:sz w:val="21"/>
          <w:lang w:eastAsia="zh-CN"/>
        </w:rPr>
        <w:t>、选中【呆滞品信息展示】里待上报的呆滞品信息。点击</w:t>
      </w:r>
      <w:r w:rsidR="00856B78">
        <w:rPr>
          <w:sz w:val="21"/>
          <w:lang w:eastAsia="zh-CN"/>
        </w:rPr>
        <w:t>“</w:t>
      </w:r>
      <w:r>
        <w:rPr>
          <w:rFonts w:hint="eastAsia"/>
          <w:sz w:val="21"/>
          <w:lang w:eastAsia="zh-CN"/>
        </w:rPr>
        <w:t>添加</w:t>
      </w:r>
      <w:r>
        <w:rPr>
          <w:sz w:val="21"/>
          <w:lang w:eastAsia="zh-CN"/>
        </w:rPr>
        <w:t>”</w:t>
      </w:r>
      <w:r>
        <w:rPr>
          <w:rFonts w:hint="eastAsia"/>
          <w:sz w:val="21"/>
          <w:lang w:eastAsia="zh-CN"/>
        </w:rPr>
        <w:t>按钮，选中的呆滞</w:t>
      </w:r>
      <w:proofErr w:type="gramStart"/>
      <w:r>
        <w:rPr>
          <w:rFonts w:hint="eastAsia"/>
          <w:sz w:val="21"/>
          <w:lang w:eastAsia="zh-CN"/>
        </w:rPr>
        <w:t>品信息</w:t>
      </w:r>
      <w:proofErr w:type="gramEnd"/>
      <w:r>
        <w:rPr>
          <w:rFonts w:hint="eastAsia"/>
          <w:sz w:val="21"/>
          <w:lang w:eastAsia="zh-CN"/>
        </w:rPr>
        <w:t>添加到【待上报呆滞品】展示界面，此功能</w:t>
      </w:r>
      <w:proofErr w:type="gramStart"/>
      <w:r>
        <w:rPr>
          <w:rFonts w:hint="eastAsia"/>
          <w:sz w:val="21"/>
          <w:lang w:eastAsia="zh-CN"/>
        </w:rPr>
        <w:t>支持全选操作</w:t>
      </w:r>
      <w:proofErr w:type="gramEnd"/>
      <w:r>
        <w:rPr>
          <w:rFonts w:hint="eastAsia"/>
          <w:sz w:val="21"/>
          <w:lang w:eastAsia="zh-CN"/>
        </w:rPr>
        <w:t>，具体如下图展示：</w:t>
      </w:r>
    </w:p>
    <w:p w:rsidR="006E20EE" w:rsidRPr="00355092" w:rsidRDefault="006E20EE" w:rsidP="006E20EE">
      <w:pPr>
        <w:rPr>
          <w:rFonts w:ascii="宋体" w:hAnsi="宋体" w:cs="宋体"/>
          <w:sz w:val="24"/>
          <w:szCs w:val="24"/>
          <w:lang w:eastAsia="zh-CN"/>
        </w:rPr>
      </w:pPr>
      <w:r>
        <w:rPr>
          <w:rFonts w:ascii="宋体" w:hAnsi="宋体" w:cs="宋体"/>
          <w:noProof/>
          <w:sz w:val="24"/>
          <w:szCs w:val="24"/>
          <w:lang w:eastAsia="zh-CN"/>
        </w:rPr>
        <w:drawing>
          <wp:inline distT="0" distB="0" distL="0" distR="0" wp14:anchorId="47A8EA5A" wp14:editId="36336832">
            <wp:extent cx="5537680" cy="3165387"/>
            <wp:effectExtent l="19050" t="0" r="5870" b="0"/>
            <wp:docPr id="11" name="图片 2" descr="C:\Users\Administrator\AppData\Roaming\Tencent\Users\2959016829\QQ\WinTemp\RichOle\X(V2B6WO]M4QJRYY_P03[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AppData\Roaming\Tencent\Users\2959016829\QQ\WinTemp\RichOle\X(V2B6WO]M4QJRYY_P03[V4.png"/>
                    <pic:cNvPicPr>
                      <a:picLocks noChangeAspect="1" noChangeArrowheads="1"/>
                    </pic:cNvPicPr>
                  </pic:nvPicPr>
                  <pic:blipFill>
                    <a:blip r:embed="rId14"/>
                    <a:srcRect/>
                    <a:stretch>
                      <a:fillRect/>
                    </a:stretch>
                  </pic:blipFill>
                  <pic:spPr bwMode="auto">
                    <a:xfrm>
                      <a:off x="0" y="0"/>
                      <a:ext cx="5540118" cy="3166780"/>
                    </a:xfrm>
                    <a:prstGeom prst="rect">
                      <a:avLst/>
                    </a:prstGeom>
                    <a:noFill/>
                    <a:ln w="9525">
                      <a:noFill/>
                      <a:miter lim="800000"/>
                      <a:headEnd/>
                      <a:tailEnd/>
                    </a:ln>
                  </pic:spPr>
                </pic:pic>
              </a:graphicData>
            </a:graphic>
          </wp:inline>
        </w:drawing>
      </w:r>
    </w:p>
    <w:p w:rsidR="006E20EE" w:rsidRDefault="006E20EE" w:rsidP="006E20EE">
      <w:pPr>
        <w:spacing w:line="300" w:lineRule="auto"/>
        <w:ind w:firstLineChars="200" w:firstLine="420"/>
        <w:rPr>
          <w:sz w:val="21"/>
          <w:lang w:eastAsia="zh-CN"/>
        </w:rPr>
      </w:pPr>
      <w:r>
        <w:rPr>
          <w:rFonts w:hint="eastAsia"/>
          <w:sz w:val="21"/>
          <w:lang w:eastAsia="zh-CN"/>
        </w:rPr>
        <w:t>3</w:t>
      </w:r>
      <w:r>
        <w:rPr>
          <w:rFonts w:hint="eastAsia"/>
          <w:sz w:val="21"/>
          <w:lang w:eastAsia="zh-CN"/>
        </w:rPr>
        <w:t>、经销商将待上报的呆滞件添加进</w:t>
      </w:r>
      <w:r w:rsidR="00856B78">
        <w:rPr>
          <w:sz w:val="21"/>
          <w:lang w:eastAsia="zh-CN"/>
        </w:rPr>
        <w:t>“</w:t>
      </w:r>
      <w:r>
        <w:rPr>
          <w:rFonts w:hint="eastAsia"/>
          <w:sz w:val="21"/>
          <w:lang w:eastAsia="zh-CN"/>
        </w:rPr>
        <w:t>待上报呆滞品</w:t>
      </w:r>
      <w:r>
        <w:rPr>
          <w:sz w:val="21"/>
          <w:lang w:eastAsia="zh-CN"/>
        </w:rPr>
        <w:t>”</w:t>
      </w:r>
      <w:r>
        <w:rPr>
          <w:rFonts w:hint="eastAsia"/>
          <w:sz w:val="21"/>
          <w:lang w:eastAsia="zh-CN"/>
        </w:rPr>
        <w:t>后，经销商根据店面的实际情况，录入此次待上报呆滞品对应的“上报数量”、“上报单价”，系统会根据经销商输入的上报数量和单价自动完成统计本次上报的“上报金额”，并在页面自动汇总本次经销商上报的总数量和总金额，完成后点击</w:t>
      </w:r>
      <w:r w:rsidR="00856B78">
        <w:rPr>
          <w:rFonts w:hint="eastAsia"/>
          <w:sz w:val="21"/>
          <w:lang w:eastAsia="zh-CN"/>
        </w:rPr>
        <w:t>“</w:t>
      </w:r>
      <w:r>
        <w:rPr>
          <w:rFonts w:hint="eastAsia"/>
          <w:sz w:val="21"/>
          <w:lang w:eastAsia="zh-CN"/>
        </w:rPr>
        <w:t>上报</w:t>
      </w:r>
      <w:r>
        <w:rPr>
          <w:sz w:val="21"/>
          <w:lang w:eastAsia="zh-CN"/>
        </w:rPr>
        <w:t>”</w:t>
      </w:r>
      <w:r>
        <w:rPr>
          <w:rFonts w:hint="eastAsia"/>
          <w:sz w:val="21"/>
          <w:lang w:eastAsia="zh-CN"/>
        </w:rPr>
        <w:t>即可。如下图：</w:t>
      </w:r>
    </w:p>
    <w:p w:rsidR="006E20EE" w:rsidRPr="00845FCD" w:rsidRDefault="006E20EE" w:rsidP="006E20EE">
      <w:pPr>
        <w:rPr>
          <w:rFonts w:ascii="宋体" w:hAnsi="宋体" w:cs="宋体"/>
          <w:sz w:val="24"/>
          <w:szCs w:val="24"/>
          <w:lang w:eastAsia="zh-CN"/>
        </w:rPr>
      </w:pPr>
      <w:r>
        <w:rPr>
          <w:rFonts w:ascii="宋体" w:hAnsi="宋体" w:cs="宋体"/>
          <w:noProof/>
          <w:sz w:val="24"/>
          <w:szCs w:val="24"/>
          <w:lang w:eastAsia="zh-CN"/>
        </w:rPr>
        <w:lastRenderedPageBreak/>
        <w:drawing>
          <wp:inline distT="0" distB="0" distL="0" distR="0" wp14:anchorId="6D311669" wp14:editId="0F35A898">
            <wp:extent cx="5486400" cy="3119005"/>
            <wp:effectExtent l="19050" t="0" r="0" b="0"/>
            <wp:docPr id="15" name="图片 4" descr="C:\Users\Administrator\AppData\Roaming\Tencent\Users\2959016829\QQ\WinTemp\RichOle\X3TOC%ZAAR5V5Y%EFX67$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AppData\Roaming\Tencent\Users\2959016829\QQ\WinTemp\RichOle\X3TOC%ZAAR5V5Y%EFX67$BD.png"/>
                    <pic:cNvPicPr>
                      <a:picLocks noChangeAspect="1" noChangeArrowheads="1"/>
                    </pic:cNvPicPr>
                  </pic:nvPicPr>
                  <pic:blipFill>
                    <a:blip r:embed="rId15"/>
                    <a:srcRect/>
                    <a:stretch>
                      <a:fillRect/>
                    </a:stretch>
                  </pic:blipFill>
                  <pic:spPr bwMode="auto">
                    <a:xfrm>
                      <a:off x="0" y="0"/>
                      <a:ext cx="5486400" cy="3119005"/>
                    </a:xfrm>
                    <a:prstGeom prst="rect">
                      <a:avLst/>
                    </a:prstGeom>
                    <a:noFill/>
                    <a:ln w="9525">
                      <a:noFill/>
                      <a:miter lim="800000"/>
                      <a:headEnd/>
                      <a:tailEnd/>
                    </a:ln>
                  </pic:spPr>
                </pic:pic>
              </a:graphicData>
            </a:graphic>
          </wp:inline>
        </w:drawing>
      </w:r>
    </w:p>
    <w:p w:rsidR="006E20EE" w:rsidRDefault="006E20EE" w:rsidP="006E20EE">
      <w:pPr>
        <w:ind w:firstLineChars="200" w:firstLine="420"/>
        <w:rPr>
          <w:sz w:val="21"/>
          <w:lang w:eastAsia="zh-CN"/>
        </w:rPr>
      </w:pPr>
      <w:r>
        <w:rPr>
          <w:rFonts w:hint="eastAsia"/>
          <w:sz w:val="21"/>
          <w:lang w:eastAsia="zh-CN"/>
        </w:rPr>
        <w:t>4</w:t>
      </w:r>
      <w:r>
        <w:rPr>
          <w:rFonts w:hint="eastAsia"/>
          <w:sz w:val="21"/>
          <w:lang w:eastAsia="zh-CN"/>
        </w:rPr>
        <w:t>、经销商选择好待上报的呆滞品后点击“上报”按钮，弹出“呆滞品上报”子页面，经销商可手动填写本次呆滞品上报的</w:t>
      </w:r>
      <w:r>
        <w:rPr>
          <w:rFonts w:hint="eastAsia"/>
          <w:sz w:val="21"/>
          <w:lang w:eastAsia="zh-CN"/>
        </w:rPr>
        <w:t xml:space="preserve"> </w:t>
      </w:r>
      <w:r>
        <w:rPr>
          <w:rFonts w:hint="eastAsia"/>
          <w:sz w:val="21"/>
          <w:lang w:eastAsia="zh-CN"/>
        </w:rPr>
        <w:t>“联系人”、“联系电话”、“联系地址”等联系人信息点击“确定”确定按钮即可完成本次呆滞品上报操作。</w:t>
      </w:r>
    </w:p>
    <w:p w:rsidR="006E20EE" w:rsidRPr="00E453AF" w:rsidRDefault="006E20EE" w:rsidP="006E20EE">
      <w:pPr>
        <w:rPr>
          <w:rFonts w:ascii="宋体" w:hAnsi="宋体" w:cs="宋体"/>
          <w:sz w:val="24"/>
          <w:szCs w:val="24"/>
          <w:lang w:eastAsia="zh-CN"/>
        </w:rPr>
      </w:pPr>
      <w:r>
        <w:rPr>
          <w:rFonts w:ascii="宋体" w:hAnsi="宋体" w:cs="宋体"/>
          <w:noProof/>
          <w:sz w:val="24"/>
          <w:szCs w:val="24"/>
          <w:lang w:eastAsia="zh-CN"/>
        </w:rPr>
        <w:drawing>
          <wp:inline distT="0" distB="0" distL="0" distR="0" wp14:anchorId="189178CF" wp14:editId="1FD44969">
            <wp:extent cx="5484603" cy="3433232"/>
            <wp:effectExtent l="19050" t="0" r="1797" b="0"/>
            <wp:docPr id="81" name="图片 7" descr="C:\Users\Administrator\AppData\Roaming\Tencent\Users\2959016829\QQ\WinTemp\RichOle\JN2KI)7@EI[[JHS4F7Q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2959016829\QQ\WinTemp\RichOle\JN2KI)7@EI[[JHS4F7QS)`O.png"/>
                    <pic:cNvPicPr>
                      <a:picLocks noChangeAspect="1" noChangeArrowheads="1"/>
                    </pic:cNvPicPr>
                  </pic:nvPicPr>
                  <pic:blipFill>
                    <a:blip r:embed="rId16"/>
                    <a:srcRect/>
                    <a:stretch>
                      <a:fillRect/>
                    </a:stretch>
                  </pic:blipFill>
                  <pic:spPr bwMode="auto">
                    <a:xfrm>
                      <a:off x="0" y="0"/>
                      <a:ext cx="5484603" cy="3433232"/>
                    </a:xfrm>
                    <a:prstGeom prst="rect">
                      <a:avLst/>
                    </a:prstGeom>
                    <a:noFill/>
                    <a:ln w="9525">
                      <a:noFill/>
                      <a:miter lim="800000"/>
                      <a:headEnd/>
                      <a:tailEnd/>
                    </a:ln>
                  </pic:spPr>
                </pic:pic>
              </a:graphicData>
            </a:graphic>
          </wp:inline>
        </w:drawing>
      </w:r>
    </w:p>
    <w:p w:rsidR="006E20EE" w:rsidRDefault="006E20EE" w:rsidP="006E20EE">
      <w:pPr>
        <w:ind w:firstLineChars="200" w:firstLine="420"/>
        <w:rPr>
          <w:sz w:val="21"/>
          <w:lang w:eastAsia="zh-CN"/>
        </w:rPr>
      </w:pPr>
      <w:r>
        <w:rPr>
          <w:rFonts w:hint="eastAsia"/>
          <w:sz w:val="21"/>
          <w:lang w:eastAsia="zh-CN"/>
        </w:rPr>
        <w:t>5</w:t>
      </w:r>
      <w:r>
        <w:rPr>
          <w:rFonts w:hint="eastAsia"/>
          <w:sz w:val="21"/>
          <w:lang w:eastAsia="zh-CN"/>
        </w:rPr>
        <w:t>、在</w:t>
      </w:r>
      <w:r>
        <w:rPr>
          <w:rFonts w:hint="eastAsia"/>
          <w:sz w:val="21"/>
          <w:lang w:eastAsia="zh-CN"/>
        </w:rPr>
        <w:t xml:space="preserve"> </w:t>
      </w:r>
      <w:r>
        <w:rPr>
          <w:rFonts w:hint="eastAsia"/>
          <w:sz w:val="21"/>
          <w:lang w:eastAsia="zh-CN"/>
        </w:rPr>
        <w:t>“呆滞品数据上报”主页面选中【待上报呆滞品】展示界面的呆滞品信息，点击</w:t>
      </w:r>
      <w:r w:rsidR="00856B78">
        <w:rPr>
          <w:sz w:val="21"/>
          <w:lang w:eastAsia="zh-CN"/>
        </w:rPr>
        <w:t>“</w:t>
      </w:r>
      <w:r>
        <w:rPr>
          <w:rFonts w:hint="eastAsia"/>
          <w:sz w:val="21"/>
          <w:lang w:eastAsia="zh-CN"/>
        </w:rPr>
        <w:t>删除</w:t>
      </w:r>
      <w:r>
        <w:rPr>
          <w:sz w:val="21"/>
          <w:lang w:eastAsia="zh-CN"/>
        </w:rPr>
        <w:t>”</w:t>
      </w:r>
      <w:r>
        <w:rPr>
          <w:rFonts w:hint="eastAsia"/>
          <w:sz w:val="21"/>
          <w:lang w:eastAsia="zh-CN"/>
        </w:rPr>
        <w:t>按钮，将该条待上报的呆滞</w:t>
      </w:r>
      <w:proofErr w:type="gramStart"/>
      <w:r>
        <w:rPr>
          <w:rFonts w:hint="eastAsia"/>
          <w:sz w:val="21"/>
          <w:lang w:eastAsia="zh-CN"/>
        </w:rPr>
        <w:t>品信息</w:t>
      </w:r>
      <w:proofErr w:type="gramEnd"/>
      <w:r>
        <w:rPr>
          <w:rFonts w:hint="eastAsia"/>
          <w:sz w:val="21"/>
          <w:lang w:eastAsia="zh-CN"/>
        </w:rPr>
        <w:t>删除，此次操作</w:t>
      </w:r>
      <w:proofErr w:type="gramStart"/>
      <w:r>
        <w:rPr>
          <w:rFonts w:hint="eastAsia"/>
          <w:sz w:val="21"/>
          <w:lang w:eastAsia="zh-CN"/>
        </w:rPr>
        <w:t>支持全选功能</w:t>
      </w:r>
      <w:proofErr w:type="gramEnd"/>
      <w:r>
        <w:rPr>
          <w:rFonts w:hint="eastAsia"/>
          <w:sz w:val="21"/>
          <w:lang w:eastAsia="zh-CN"/>
        </w:rPr>
        <w:t>。点击“取消”按钮，将清空【待上报呆滞品】展示界面的呆滞品信息，未上报之前，可以删除将要上报的呆滞件，具体展示界面如下：</w:t>
      </w:r>
      <w:r>
        <w:rPr>
          <w:sz w:val="21"/>
          <w:lang w:eastAsia="zh-CN"/>
        </w:rPr>
        <w:t xml:space="preserve"> </w:t>
      </w:r>
    </w:p>
    <w:p w:rsidR="006E20EE" w:rsidRDefault="006E20EE" w:rsidP="006E20EE">
      <w:pPr>
        <w:rPr>
          <w:rFonts w:ascii="宋体" w:hAnsi="宋体" w:cs="宋体"/>
          <w:sz w:val="24"/>
          <w:szCs w:val="24"/>
          <w:lang w:eastAsia="zh-CN"/>
        </w:rPr>
      </w:pPr>
      <w:r>
        <w:rPr>
          <w:rFonts w:ascii="宋体" w:hAnsi="宋体" w:cs="宋体"/>
          <w:noProof/>
          <w:sz w:val="24"/>
          <w:szCs w:val="24"/>
          <w:lang w:eastAsia="zh-CN"/>
        </w:rPr>
        <w:lastRenderedPageBreak/>
        <w:drawing>
          <wp:inline distT="0" distB="0" distL="0" distR="0" wp14:anchorId="2E10FB11" wp14:editId="5C7C7E4F">
            <wp:extent cx="5486400" cy="3121172"/>
            <wp:effectExtent l="19050" t="0" r="0" b="0"/>
            <wp:docPr id="17" name="图片 5" descr="C:\Users\Administrator\AppData\Roaming\Tencent\Users\2959016829\QQ\WinTemp\RichOle\Z[W9P)`7TQTU7{0DRFG%T5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2959016829\QQ\WinTemp\RichOle\Z[W9P)`7TQTU7{0DRFG%T5M.png"/>
                    <pic:cNvPicPr>
                      <a:picLocks noChangeAspect="1" noChangeArrowheads="1"/>
                    </pic:cNvPicPr>
                  </pic:nvPicPr>
                  <pic:blipFill>
                    <a:blip r:embed="rId17"/>
                    <a:srcRect/>
                    <a:stretch>
                      <a:fillRect/>
                    </a:stretch>
                  </pic:blipFill>
                  <pic:spPr bwMode="auto">
                    <a:xfrm>
                      <a:off x="0" y="0"/>
                      <a:ext cx="5486400" cy="3121172"/>
                    </a:xfrm>
                    <a:prstGeom prst="rect">
                      <a:avLst/>
                    </a:prstGeom>
                    <a:noFill/>
                    <a:ln w="9525">
                      <a:noFill/>
                      <a:miter lim="800000"/>
                      <a:headEnd/>
                      <a:tailEnd/>
                    </a:ln>
                  </pic:spPr>
                </pic:pic>
              </a:graphicData>
            </a:graphic>
          </wp:inline>
        </w:drawing>
      </w:r>
    </w:p>
    <w:p w:rsidR="006E20EE" w:rsidRDefault="006E20EE" w:rsidP="006E20EE">
      <w:pPr>
        <w:pStyle w:val="20"/>
      </w:pPr>
      <w:bookmarkStart w:id="50" w:name="_Toc457829609"/>
      <w:bookmarkStart w:id="51" w:name="_Toc457987607"/>
      <w:r>
        <w:t>4.</w:t>
      </w:r>
      <w:r>
        <w:rPr>
          <w:rFonts w:hint="eastAsia"/>
        </w:rPr>
        <w:t>3已发布呆滞品查询</w:t>
      </w:r>
      <w:r w:rsidRPr="00E532DE">
        <w:rPr>
          <w:rFonts w:hint="eastAsia"/>
        </w:rPr>
        <w:t>（DMS）</w:t>
      </w:r>
      <w:bookmarkEnd w:id="50"/>
      <w:bookmarkEnd w:id="51"/>
    </w:p>
    <w:p w:rsidR="006E20EE" w:rsidRPr="00413C16" w:rsidRDefault="006E20EE" w:rsidP="006E20EE">
      <w:pPr>
        <w:pStyle w:val="30"/>
        <w:rPr>
          <w:sz w:val="24"/>
        </w:rPr>
      </w:pPr>
      <w:bookmarkStart w:id="52" w:name="_Toc457829610"/>
      <w:bookmarkStart w:id="53" w:name="_Toc457987608"/>
      <w:r w:rsidRPr="00413C16">
        <w:rPr>
          <w:rFonts w:hint="eastAsia"/>
          <w:sz w:val="24"/>
        </w:rPr>
        <w:t>4.</w:t>
      </w:r>
      <w:r>
        <w:rPr>
          <w:rFonts w:hint="eastAsia"/>
          <w:sz w:val="24"/>
        </w:rPr>
        <w:t>3</w:t>
      </w:r>
      <w:r w:rsidRPr="00413C16">
        <w:rPr>
          <w:sz w:val="24"/>
        </w:rPr>
        <w:t>.1</w:t>
      </w:r>
      <w:r w:rsidRPr="00413C16">
        <w:rPr>
          <w:rFonts w:hint="eastAsia"/>
          <w:sz w:val="24"/>
        </w:rPr>
        <w:t>功能概述</w:t>
      </w:r>
      <w:bookmarkEnd w:id="52"/>
      <w:bookmarkEnd w:id="53"/>
    </w:p>
    <w:p w:rsidR="006E20EE" w:rsidRPr="00C011D6" w:rsidRDefault="006E20EE" w:rsidP="006E20EE">
      <w:pPr>
        <w:spacing w:line="300" w:lineRule="auto"/>
        <w:ind w:firstLineChars="200" w:firstLine="420"/>
        <w:rPr>
          <w:sz w:val="21"/>
          <w:lang w:eastAsia="zh-CN"/>
        </w:rPr>
      </w:pPr>
      <w:r w:rsidRPr="00C011D6">
        <w:rPr>
          <w:rFonts w:hint="eastAsia"/>
          <w:sz w:val="21"/>
          <w:lang w:eastAsia="zh-CN"/>
        </w:rPr>
        <w:t>1</w:t>
      </w:r>
      <w:r w:rsidRPr="00C011D6">
        <w:rPr>
          <w:rFonts w:hint="eastAsia"/>
          <w:sz w:val="21"/>
          <w:lang w:eastAsia="zh-CN"/>
        </w:rPr>
        <w:t>、功能菜单路径：</w:t>
      </w:r>
      <w:r>
        <w:rPr>
          <w:rFonts w:hint="eastAsia"/>
          <w:sz w:val="21"/>
          <w:lang w:eastAsia="zh-CN"/>
        </w:rPr>
        <w:t>配件管理</w:t>
      </w:r>
      <w:r w:rsidRPr="00C011D6">
        <w:rPr>
          <w:sz w:val="21"/>
          <w:lang w:eastAsia="zh-CN"/>
        </w:rPr>
        <w:t>&gt;</w:t>
      </w:r>
      <w:r>
        <w:rPr>
          <w:rFonts w:hint="eastAsia"/>
          <w:sz w:val="21"/>
          <w:lang w:eastAsia="zh-CN"/>
        </w:rPr>
        <w:t>呆滞</w:t>
      </w:r>
      <w:proofErr w:type="gramStart"/>
      <w:r>
        <w:rPr>
          <w:rFonts w:hint="eastAsia"/>
          <w:sz w:val="21"/>
          <w:lang w:eastAsia="zh-CN"/>
        </w:rPr>
        <w:t>件管理</w:t>
      </w:r>
      <w:proofErr w:type="gramEnd"/>
      <w:r w:rsidRPr="00C011D6">
        <w:rPr>
          <w:rFonts w:hint="eastAsia"/>
          <w:sz w:val="21"/>
          <w:lang w:eastAsia="zh-CN"/>
        </w:rPr>
        <w:t>&gt;</w:t>
      </w:r>
      <w:r>
        <w:rPr>
          <w:rFonts w:hint="eastAsia"/>
          <w:sz w:val="21"/>
          <w:lang w:eastAsia="zh-CN"/>
        </w:rPr>
        <w:t>已发布呆滞品查询</w:t>
      </w:r>
      <w:r w:rsidRPr="00C011D6">
        <w:rPr>
          <w:rFonts w:hint="eastAsia"/>
          <w:sz w:val="21"/>
          <w:lang w:eastAsia="zh-CN"/>
        </w:rPr>
        <w:t>；</w:t>
      </w:r>
    </w:p>
    <w:p w:rsidR="006E20EE" w:rsidRPr="00C011D6" w:rsidRDefault="006E20EE" w:rsidP="006E20EE">
      <w:pPr>
        <w:spacing w:line="300" w:lineRule="auto"/>
        <w:ind w:firstLineChars="200" w:firstLine="420"/>
        <w:rPr>
          <w:sz w:val="21"/>
          <w:lang w:eastAsia="zh-CN"/>
        </w:rPr>
      </w:pPr>
      <w:r w:rsidRPr="00C011D6">
        <w:rPr>
          <w:sz w:val="21"/>
          <w:lang w:eastAsia="zh-CN"/>
        </w:rPr>
        <w:t>2</w:t>
      </w:r>
      <w:r w:rsidRPr="00C011D6">
        <w:rPr>
          <w:rFonts w:hint="eastAsia"/>
          <w:sz w:val="21"/>
          <w:lang w:eastAsia="zh-CN"/>
        </w:rPr>
        <w:t>、本功能主要功能为：</w:t>
      </w:r>
      <w:r>
        <w:rPr>
          <w:rFonts w:hint="eastAsia"/>
          <w:sz w:val="21"/>
          <w:lang w:eastAsia="zh-CN"/>
        </w:rPr>
        <w:t>经销商可以查看已发布的呆滞</w:t>
      </w:r>
      <w:proofErr w:type="gramStart"/>
      <w:r>
        <w:rPr>
          <w:rFonts w:hint="eastAsia"/>
          <w:sz w:val="21"/>
          <w:lang w:eastAsia="zh-CN"/>
        </w:rPr>
        <w:t>品信息</w:t>
      </w:r>
      <w:proofErr w:type="gramEnd"/>
      <w:r>
        <w:rPr>
          <w:rFonts w:hint="eastAsia"/>
          <w:sz w:val="21"/>
          <w:lang w:eastAsia="zh-CN"/>
        </w:rPr>
        <w:t>记录</w:t>
      </w:r>
      <w:r w:rsidRPr="00C011D6">
        <w:rPr>
          <w:rFonts w:hint="eastAsia"/>
          <w:sz w:val="21"/>
          <w:lang w:eastAsia="zh-CN"/>
        </w:rPr>
        <w:t>；</w:t>
      </w:r>
    </w:p>
    <w:p w:rsidR="006E20EE" w:rsidRPr="00413C16" w:rsidRDefault="006E20EE" w:rsidP="006E20EE">
      <w:pPr>
        <w:pStyle w:val="30"/>
        <w:rPr>
          <w:sz w:val="24"/>
        </w:rPr>
      </w:pPr>
      <w:bookmarkStart w:id="54" w:name="_Toc457829611"/>
      <w:bookmarkStart w:id="55" w:name="_Toc457987609"/>
      <w:r w:rsidRPr="00413C16">
        <w:rPr>
          <w:rFonts w:hint="eastAsia"/>
          <w:sz w:val="24"/>
        </w:rPr>
        <w:t>4.</w:t>
      </w:r>
      <w:r>
        <w:rPr>
          <w:rFonts w:hint="eastAsia"/>
          <w:sz w:val="24"/>
        </w:rPr>
        <w:t>3</w:t>
      </w:r>
      <w:r w:rsidRPr="00413C16">
        <w:rPr>
          <w:rFonts w:hint="eastAsia"/>
          <w:sz w:val="24"/>
        </w:rPr>
        <w:t>.</w:t>
      </w:r>
      <w:r w:rsidRPr="00413C16">
        <w:rPr>
          <w:sz w:val="24"/>
        </w:rPr>
        <w:t>2涉及业务对象</w:t>
      </w:r>
      <w:bookmarkEnd w:id="54"/>
      <w:bookmarkEnd w:id="55"/>
    </w:p>
    <w:p w:rsidR="006E20EE" w:rsidRPr="006A63E5" w:rsidRDefault="006E20EE" w:rsidP="006E20EE">
      <w:pPr>
        <w:spacing w:line="300" w:lineRule="auto"/>
        <w:ind w:firstLineChars="200" w:firstLine="420"/>
        <w:rPr>
          <w:sz w:val="21"/>
          <w:lang w:eastAsia="zh-CN"/>
        </w:rPr>
      </w:pPr>
      <w:r>
        <w:rPr>
          <w:rFonts w:hint="eastAsia"/>
          <w:sz w:val="21"/>
          <w:lang w:eastAsia="zh-CN"/>
        </w:rPr>
        <w:t>《呆滞件发布表</w:t>
      </w:r>
      <w:r w:rsidRPr="006A63E5">
        <w:rPr>
          <w:rFonts w:hint="eastAsia"/>
          <w:sz w:val="21"/>
          <w:lang w:eastAsia="zh-CN"/>
        </w:rPr>
        <w:t>》</w:t>
      </w:r>
      <w:r>
        <w:rPr>
          <w:rFonts w:hint="eastAsia"/>
          <w:sz w:val="21"/>
          <w:lang w:eastAsia="zh-CN"/>
        </w:rPr>
        <w:t>《呆滞件定义表》</w:t>
      </w:r>
    </w:p>
    <w:p w:rsidR="006E20EE" w:rsidRPr="00413C16" w:rsidRDefault="006E20EE" w:rsidP="006E20EE">
      <w:pPr>
        <w:pStyle w:val="30"/>
        <w:rPr>
          <w:sz w:val="24"/>
        </w:rPr>
      </w:pPr>
      <w:bookmarkStart w:id="56" w:name="_Toc457829612"/>
      <w:bookmarkStart w:id="57" w:name="_Toc457987610"/>
      <w:r w:rsidRPr="00413C16">
        <w:rPr>
          <w:rFonts w:hint="eastAsia"/>
          <w:sz w:val="24"/>
        </w:rPr>
        <w:t>4.</w:t>
      </w:r>
      <w:r>
        <w:rPr>
          <w:rFonts w:hint="eastAsia"/>
          <w:sz w:val="24"/>
        </w:rPr>
        <w:t>3</w:t>
      </w:r>
      <w:r w:rsidRPr="00413C16">
        <w:rPr>
          <w:sz w:val="24"/>
        </w:rPr>
        <w:t>.3业务规则与逻辑说明</w:t>
      </w:r>
      <w:bookmarkEnd w:id="56"/>
      <w:bookmarkEnd w:id="57"/>
    </w:p>
    <w:p w:rsidR="006E20EE" w:rsidRDefault="006E20EE" w:rsidP="006E20EE">
      <w:pPr>
        <w:spacing w:line="300" w:lineRule="auto"/>
        <w:ind w:firstLineChars="200" w:firstLine="420"/>
        <w:rPr>
          <w:sz w:val="21"/>
          <w:lang w:eastAsia="zh-CN"/>
        </w:rPr>
      </w:pPr>
      <w:r>
        <w:rPr>
          <w:rFonts w:hint="eastAsia"/>
          <w:sz w:val="21"/>
          <w:lang w:eastAsia="zh-CN"/>
        </w:rPr>
        <w:t>1</w:t>
      </w:r>
      <w:r>
        <w:rPr>
          <w:rFonts w:hint="eastAsia"/>
          <w:sz w:val="21"/>
          <w:lang w:eastAsia="zh-CN"/>
        </w:rPr>
        <w:t>、经销商在对呆滞</w:t>
      </w:r>
      <w:proofErr w:type="gramStart"/>
      <w:r>
        <w:rPr>
          <w:rFonts w:hint="eastAsia"/>
          <w:sz w:val="21"/>
          <w:lang w:eastAsia="zh-CN"/>
        </w:rPr>
        <w:t>品数据</w:t>
      </w:r>
      <w:proofErr w:type="gramEnd"/>
      <w:r>
        <w:rPr>
          <w:rFonts w:hint="eastAsia"/>
          <w:sz w:val="21"/>
          <w:lang w:eastAsia="zh-CN"/>
        </w:rPr>
        <w:t>上报完成后系统会自动生成一条已发布呆滞</w:t>
      </w:r>
      <w:proofErr w:type="gramStart"/>
      <w:r>
        <w:rPr>
          <w:rFonts w:hint="eastAsia"/>
          <w:sz w:val="21"/>
          <w:lang w:eastAsia="zh-CN"/>
        </w:rPr>
        <w:t>品信息</w:t>
      </w:r>
      <w:proofErr w:type="gramEnd"/>
      <w:r>
        <w:rPr>
          <w:rFonts w:hint="eastAsia"/>
          <w:sz w:val="21"/>
          <w:lang w:eastAsia="zh-CN"/>
        </w:rPr>
        <w:t>记录。</w:t>
      </w:r>
    </w:p>
    <w:p w:rsidR="006E20EE" w:rsidRDefault="006E20EE" w:rsidP="006E20EE">
      <w:pPr>
        <w:spacing w:line="300" w:lineRule="auto"/>
        <w:ind w:firstLineChars="200" w:firstLine="420"/>
        <w:rPr>
          <w:sz w:val="21"/>
          <w:lang w:eastAsia="zh-CN"/>
        </w:rPr>
      </w:pPr>
      <w:r>
        <w:rPr>
          <w:rFonts w:hint="eastAsia"/>
          <w:sz w:val="21"/>
          <w:lang w:eastAsia="zh-CN"/>
        </w:rPr>
        <w:t>2</w:t>
      </w:r>
      <w:r>
        <w:rPr>
          <w:rFonts w:hint="eastAsia"/>
          <w:sz w:val="21"/>
          <w:lang w:eastAsia="zh-CN"/>
        </w:rPr>
        <w:t>、经销商可通过已发布的呆滞</w:t>
      </w:r>
      <w:proofErr w:type="gramStart"/>
      <w:r>
        <w:rPr>
          <w:rFonts w:hint="eastAsia"/>
          <w:sz w:val="21"/>
          <w:lang w:eastAsia="zh-CN"/>
        </w:rPr>
        <w:t>品信息</w:t>
      </w:r>
      <w:proofErr w:type="gramEnd"/>
      <w:r>
        <w:rPr>
          <w:rFonts w:hint="eastAsia"/>
          <w:sz w:val="21"/>
          <w:lang w:eastAsia="zh-CN"/>
        </w:rPr>
        <w:t>记录，来跟踪查看呆滞品的可用库存和变更数量。</w:t>
      </w:r>
    </w:p>
    <w:p w:rsidR="006E20EE" w:rsidRPr="00413C16" w:rsidRDefault="006E20EE" w:rsidP="006E20EE">
      <w:pPr>
        <w:pStyle w:val="30"/>
        <w:rPr>
          <w:sz w:val="24"/>
        </w:rPr>
      </w:pPr>
      <w:bookmarkStart w:id="58" w:name="_Toc457829613"/>
      <w:bookmarkStart w:id="59" w:name="_Toc457987611"/>
      <w:r w:rsidRPr="00413C16">
        <w:rPr>
          <w:rFonts w:hint="eastAsia"/>
          <w:sz w:val="24"/>
        </w:rPr>
        <w:t>4.</w:t>
      </w:r>
      <w:r>
        <w:rPr>
          <w:rFonts w:hint="eastAsia"/>
          <w:sz w:val="24"/>
        </w:rPr>
        <w:t>3</w:t>
      </w:r>
      <w:r w:rsidRPr="00413C16">
        <w:rPr>
          <w:sz w:val="24"/>
        </w:rPr>
        <w:t>.4</w:t>
      </w:r>
      <w:r w:rsidRPr="00413C16">
        <w:rPr>
          <w:rFonts w:hint="eastAsia"/>
          <w:sz w:val="24"/>
        </w:rPr>
        <w:t>主要页面逻辑说明</w:t>
      </w:r>
      <w:bookmarkEnd w:id="58"/>
      <w:bookmarkEnd w:id="59"/>
    </w:p>
    <w:p w:rsidR="006E20EE" w:rsidRDefault="006E20EE" w:rsidP="006E20EE">
      <w:pPr>
        <w:spacing w:line="300" w:lineRule="auto"/>
        <w:ind w:firstLineChars="200" w:firstLine="420"/>
        <w:rPr>
          <w:sz w:val="21"/>
          <w:lang w:eastAsia="zh-CN"/>
        </w:rPr>
      </w:pPr>
      <w:r>
        <w:rPr>
          <w:rFonts w:hint="eastAsia"/>
          <w:sz w:val="21"/>
          <w:lang w:eastAsia="zh-CN"/>
        </w:rPr>
        <w:t>1</w:t>
      </w:r>
      <w:r>
        <w:rPr>
          <w:rFonts w:hint="eastAsia"/>
          <w:sz w:val="21"/>
          <w:lang w:eastAsia="zh-CN"/>
        </w:rPr>
        <w:t>、经销商可以在“已发布呆滞品查询”菜单查询已上报的呆滞</w:t>
      </w:r>
      <w:proofErr w:type="gramStart"/>
      <w:r>
        <w:rPr>
          <w:rFonts w:hint="eastAsia"/>
          <w:sz w:val="21"/>
          <w:lang w:eastAsia="zh-CN"/>
        </w:rPr>
        <w:t>品信息</w:t>
      </w:r>
      <w:proofErr w:type="gramEnd"/>
      <w:r>
        <w:rPr>
          <w:rFonts w:hint="eastAsia"/>
          <w:sz w:val="21"/>
          <w:lang w:eastAsia="zh-CN"/>
        </w:rPr>
        <w:t>和每次上报后所对应的呆滞</w:t>
      </w:r>
      <w:proofErr w:type="gramStart"/>
      <w:r>
        <w:rPr>
          <w:rFonts w:hint="eastAsia"/>
          <w:sz w:val="21"/>
          <w:lang w:eastAsia="zh-CN"/>
        </w:rPr>
        <w:t>品信息</w:t>
      </w:r>
      <w:proofErr w:type="gramEnd"/>
      <w:r>
        <w:rPr>
          <w:rFonts w:hint="eastAsia"/>
          <w:sz w:val="21"/>
          <w:lang w:eastAsia="zh-CN"/>
        </w:rPr>
        <w:t>变更，展示界面如下图所示：</w:t>
      </w:r>
    </w:p>
    <w:p w:rsidR="006E20EE" w:rsidRPr="00E56CC3" w:rsidRDefault="006E20EE" w:rsidP="006E20EE">
      <w:pPr>
        <w:rPr>
          <w:rFonts w:ascii="宋体" w:hAnsi="宋体" w:cs="宋体"/>
          <w:sz w:val="24"/>
          <w:szCs w:val="24"/>
          <w:lang w:eastAsia="zh-CN"/>
        </w:rPr>
      </w:pPr>
      <w:r>
        <w:rPr>
          <w:rFonts w:ascii="宋体" w:hAnsi="宋体" w:cs="宋体"/>
          <w:noProof/>
          <w:sz w:val="24"/>
          <w:szCs w:val="24"/>
          <w:lang w:eastAsia="zh-CN"/>
        </w:rPr>
        <w:lastRenderedPageBreak/>
        <w:drawing>
          <wp:inline distT="0" distB="0" distL="0" distR="0" wp14:anchorId="26FF8A90" wp14:editId="347370FB">
            <wp:extent cx="5497779" cy="2900150"/>
            <wp:effectExtent l="19050" t="0" r="7671" b="0"/>
            <wp:docPr id="23" name="图片 6" descr="C:\Users\Administrator\AppData\Roaming\Tencent\Users\2959016829\QQ\WinTemp\RichOle\O0Z~1GSI]HX]1{4R]6~SA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Roaming\Tencent\Users\2959016829\QQ\WinTemp\RichOle\O0Z~1GSI]HX]1{4R]6~SAW1.png"/>
                    <pic:cNvPicPr>
                      <a:picLocks noChangeAspect="1" noChangeArrowheads="1"/>
                    </pic:cNvPicPr>
                  </pic:nvPicPr>
                  <pic:blipFill>
                    <a:blip r:embed="rId18"/>
                    <a:srcRect/>
                    <a:stretch>
                      <a:fillRect/>
                    </a:stretch>
                  </pic:blipFill>
                  <pic:spPr bwMode="auto">
                    <a:xfrm>
                      <a:off x="0" y="0"/>
                      <a:ext cx="5499539" cy="2901078"/>
                    </a:xfrm>
                    <a:prstGeom prst="rect">
                      <a:avLst/>
                    </a:prstGeom>
                    <a:noFill/>
                    <a:ln w="9525">
                      <a:noFill/>
                      <a:miter lim="800000"/>
                      <a:headEnd/>
                      <a:tailEnd/>
                    </a:ln>
                  </pic:spPr>
                </pic:pic>
              </a:graphicData>
            </a:graphic>
          </wp:inline>
        </w:drawing>
      </w:r>
    </w:p>
    <w:tbl>
      <w:tblPr>
        <w:tblStyle w:val="af"/>
        <w:tblW w:w="8976" w:type="dxa"/>
        <w:tblLayout w:type="fixed"/>
        <w:tblLook w:val="04A0" w:firstRow="1" w:lastRow="0" w:firstColumn="1" w:lastColumn="0" w:noHBand="0" w:noVBand="1"/>
      </w:tblPr>
      <w:tblGrid>
        <w:gridCol w:w="2577"/>
        <w:gridCol w:w="5556"/>
        <w:gridCol w:w="843"/>
      </w:tblGrid>
      <w:tr w:rsidR="006E20EE" w:rsidTr="006E20EE">
        <w:trPr>
          <w:trHeight w:val="286"/>
        </w:trPr>
        <w:tc>
          <w:tcPr>
            <w:tcW w:w="8976" w:type="dxa"/>
            <w:gridSpan w:val="3"/>
            <w:shd w:val="clear" w:color="auto" w:fill="FFFF00"/>
          </w:tcPr>
          <w:p w:rsidR="006E20EE" w:rsidRDefault="006E20EE" w:rsidP="003A0440">
            <w:pPr>
              <w:overflowPunct w:val="0"/>
              <w:autoSpaceDE w:val="0"/>
              <w:autoSpaceDN w:val="0"/>
              <w:adjustRightInd w:val="0"/>
              <w:textAlignment w:val="baseline"/>
              <w:rPr>
                <w:rFonts w:asciiTheme="minorEastAsia" w:hAnsiTheme="minorEastAsia"/>
                <w:b/>
                <w:szCs w:val="21"/>
                <w:lang w:eastAsia="zh-CN"/>
              </w:rPr>
            </w:pPr>
            <w:r>
              <w:rPr>
                <w:rFonts w:asciiTheme="minorEastAsia" w:hAnsiTheme="minorEastAsia" w:hint="eastAsia"/>
                <w:b/>
                <w:szCs w:val="21"/>
                <w:lang w:eastAsia="zh-CN"/>
              </w:rPr>
              <w:t>《已发布呆滞品查询</w:t>
            </w:r>
            <w:r>
              <w:rPr>
                <w:rFonts w:asciiTheme="minorEastAsia" w:hAnsiTheme="minorEastAsia"/>
                <w:b/>
                <w:szCs w:val="21"/>
                <w:lang w:eastAsia="zh-CN"/>
              </w:rPr>
              <w:t>主页面</w:t>
            </w:r>
            <w:r>
              <w:rPr>
                <w:rFonts w:asciiTheme="minorEastAsia" w:hAnsiTheme="minorEastAsia" w:hint="eastAsia"/>
                <w:b/>
                <w:szCs w:val="21"/>
                <w:lang w:eastAsia="zh-CN"/>
              </w:rPr>
              <w:t>》</w:t>
            </w:r>
          </w:p>
        </w:tc>
      </w:tr>
      <w:tr w:rsidR="006E20EE" w:rsidTr="003A0440">
        <w:trPr>
          <w:trHeight w:val="286"/>
        </w:trPr>
        <w:tc>
          <w:tcPr>
            <w:tcW w:w="2577" w:type="dxa"/>
            <w:shd w:val="clear" w:color="auto" w:fill="FFFF00"/>
          </w:tcPr>
          <w:p w:rsidR="006E20EE" w:rsidRDefault="006E20EE" w:rsidP="003A0440">
            <w:pPr>
              <w:overflowPunct w:val="0"/>
              <w:autoSpaceDE w:val="0"/>
              <w:autoSpaceDN w:val="0"/>
              <w:adjustRightInd w:val="0"/>
              <w:textAlignment w:val="baseline"/>
              <w:rPr>
                <w:rFonts w:asciiTheme="minorEastAsia" w:hAnsiTheme="minorEastAsia"/>
                <w:b/>
                <w:szCs w:val="21"/>
                <w:lang w:eastAsia="zh-CN"/>
              </w:rPr>
            </w:pPr>
          </w:p>
        </w:tc>
        <w:tc>
          <w:tcPr>
            <w:tcW w:w="5556" w:type="dxa"/>
            <w:shd w:val="clear" w:color="auto" w:fill="FFFF00"/>
          </w:tcPr>
          <w:p w:rsidR="006E20EE" w:rsidRDefault="006E20EE" w:rsidP="003A0440">
            <w:pPr>
              <w:overflowPunct w:val="0"/>
              <w:autoSpaceDE w:val="0"/>
              <w:autoSpaceDN w:val="0"/>
              <w:adjustRightInd w:val="0"/>
              <w:textAlignment w:val="baseline"/>
              <w:rPr>
                <w:rFonts w:asciiTheme="minorEastAsia" w:hAnsiTheme="minorEastAsia"/>
                <w:b/>
                <w:szCs w:val="21"/>
              </w:rPr>
            </w:pPr>
            <w:proofErr w:type="spellStart"/>
            <w:r>
              <w:rPr>
                <w:rFonts w:asciiTheme="minorEastAsia" w:hAnsiTheme="minorEastAsia" w:hint="eastAsia"/>
                <w:b/>
                <w:szCs w:val="21"/>
              </w:rPr>
              <w:t>逻辑明细</w:t>
            </w:r>
            <w:proofErr w:type="spellEnd"/>
          </w:p>
        </w:tc>
        <w:tc>
          <w:tcPr>
            <w:tcW w:w="843" w:type="dxa"/>
            <w:shd w:val="clear" w:color="auto" w:fill="FFFF00"/>
          </w:tcPr>
          <w:p w:rsidR="006E20EE" w:rsidRDefault="006E20EE" w:rsidP="003A0440">
            <w:pPr>
              <w:overflowPunct w:val="0"/>
              <w:autoSpaceDE w:val="0"/>
              <w:autoSpaceDN w:val="0"/>
              <w:adjustRightInd w:val="0"/>
              <w:textAlignment w:val="baseline"/>
              <w:rPr>
                <w:rFonts w:asciiTheme="minorEastAsia" w:hAnsiTheme="minorEastAsia"/>
                <w:b/>
                <w:szCs w:val="21"/>
              </w:rPr>
            </w:pPr>
            <w:proofErr w:type="spellStart"/>
            <w:r>
              <w:rPr>
                <w:rFonts w:asciiTheme="minorEastAsia" w:hAnsiTheme="minorEastAsia" w:hint="eastAsia"/>
                <w:b/>
                <w:szCs w:val="21"/>
              </w:rPr>
              <w:t>备注</w:t>
            </w:r>
            <w:proofErr w:type="spellEnd"/>
          </w:p>
        </w:tc>
      </w:tr>
      <w:tr w:rsidR="006E20EE" w:rsidTr="003A0440">
        <w:trPr>
          <w:trHeight w:val="286"/>
        </w:trPr>
        <w:tc>
          <w:tcPr>
            <w:tcW w:w="2577" w:type="dxa"/>
          </w:tcPr>
          <w:p w:rsidR="006E20EE" w:rsidRDefault="006E20EE" w:rsidP="003A0440">
            <w:pPr>
              <w:overflowPunct w:val="0"/>
              <w:autoSpaceDE w:val="0"/>
              <w:autoSpaceDN w:val="0"/>
              <w:adjustRightInd w:val="0"/>
              <w:textAlignment w:val="baseline"/>
              <w:rPr>
                <w:rFonts w:asciiTheme="minorEastAsia" w:hAnsiTheme="minorEastAsia"/>
                <w:szCs w:val="21"/>
              </w:rPr>
            </w:pPr>
            <w:proofErr w:type="spellStart"/>
            <w:r>
              <w:rPr>
                <w:rFonts w:asciiTheme="minorEastAsia" w:hAnsiTheme="minorEastAsia" w:hint="eastAsia"/>
                <w:szCs w:val="21"/>
              </w:rPr>
              <w:t>页面初始化</w:t>
            </w:r>
            <w:proofErr w:type="spellEnd"/>
          </w:p>
        </w:tc>
        <w:tc>
          <w:tcPr>
            <w:tcW w:w="5556" w:type="dxa"/>
          </w:tcPr>
          <w:p w:rsidR="006E20EE" w:rsidRDefault="006E20EE" w:rsidP="003A0440">
            <w:pPr>
              <w:overflowPunct w:val="0"/>
              <w:autoSpaceDE w:val="0"/>
              <w:autoSpaceDN w:val="0"/>
              <w:adjustRightInd w:val="0"/>
              <w:textAlignment w:val="baseline"/>
              <w:rPr>
                <w:rFonts w:asciiTheme="minorEastAsia" w:hAnsiTheme="minorEastAsia"/>
                <w:iCs/>
                <w:szCs w:val="21"/>
                <w:lang w:eastAsia="zh-CN"/>
              </w:rPr>
            </w:pPr>
            <w:r>
              <w:rPr>
                <w:rFonts w:asciiTheme="minorEastAsia" w:hAnsiTheme="minorEastAsia" w:hint="eastAsia"/>
                <w:iCs/>
                <w:szCs w:val="21"/>
                <w:lang w:eastAsia="zh-CN"/>
              </w:rPr>
              <w:t>初始</w:t>
            </w:r>
            <w:r>
              <w:rPr>
                <w:rFonts w:asciiTheme="minorEastAsia" w:hAnsiTheme="minorEastAsia"/>
                <w:iCs/>
                <w:szCs w:val="21"/>
                <w:lang w:eastAsia="zh-CN"/>
              </w:rPr>
              <w:t>页面</w:t>
            </w:r>
            <w:r>
              <w:rPr>
                <w:rFonts w:asciiTheme="minorEastAsia" w:hAnsiTheme="minorEastAsia" w:hint="eastAsia"/>
                <w:iCs/>
                <w:szCs w:val="21"/>
                <w:lang w:eastAsia="zh-CN"/>
              </w:rPr>
              <w:t>默认只显示</w:t>
            </w:r>
            <w:r>
              <w:rPr>
                <w:rFonts w:asciiTheme="minorEastAsia" w:hAnsiTheme="minorEastAsia"/>
                <w:iCs/>
                <w:szCs w:val="21"/>
                <w:lang w:eastAsia="zh-CN"/>
              </w:rPr>
              <w:t>查询条件；</w:t>
            </w:r>
          </w:p>
        </w:tc>
        <w:tc>
          <w:tcPr>
            <w:tcW w:w="843" w:type="dxa"/>
          </w:tcPr>
          <w:p w:rsidR="006E20EE" w:rsidRDefault="006E20EE" w:rsidP="003A0440">
            <w:pPr>
              <w:overflowPunct w:val="0"/>
              <w:autoSpaceDE w:val="0"/>
              <w:autoSpaceDN w:val="0"/>
              <w:adjustRightInd w:val="0"/>
              <w:ind w:firstLine="402"/>
              <w:textAlignment w:val="baseline"/>
              <w:rPr>
                <w:rFonts w:asciiTheme="minorEastAsia" w:hAnsiTheme="minorEastAsia"/>
                <w:i/>
                <w:color w:val="0000FF"/>
                <w:szCs w:val="21"/>
                <w:lang w:eastAsia="zh-CN"/>
              </w:rPr>
            </w:pPr>
          </w:p>
        </w:tc>
      </w:tr>
      <w:tr w:rsidR="006E20EE" w:rsidTr="006E20EE">
        <w:trPr>
          <w:trHeight w:val="1353"/>
        </w:trPr>
        <w:tc>
          <w:tcPr>
            <w:tcW w:w="2577" w:type="dxa"/>
          </w:tcPr>
          <w:p w:rsidR="006E20EE" w:rsidRDefault="006E20EE" w:rsidP="003A0440">
            <w:pPr>
              <w:overflowPunct w:val="0"/>
              <w:autoSpaceDE w:val="0"/>
              <w:autoSpaceDN w:val="0"/>
              <w:adjustRightInd w:val="0"/>
              <w:textAlignment w:val="baseline"/>
              <w:rPr>
                <w:rFonts w:asciiTheme="minorEastAsia" w:hAnsiTheme="minorEastAsia"/>
                <w:szCs w:val="21"/>
                <w:lang w:eastAsia="zh-CN"/>
              </w:rPr>
            </w:pPr>
            <w:r>
              <w:rPr>
                <w:rFonts w:asciiTheme="minorEastAsia" w:hAnsiTheme="minorEastAsia" w:hint="eastAsia"/>
                <w:szCs w:val="21"/>
                <w:lang w:eastAsia="zh-CN"/>
              </w:rPr>
              <w:t>查询</w:t>
            </w:r>
            <w:r>
              <w:rPr>
                <w:rFonts w:asciiTheme="minorEastAsia" w:hAnsiTheme="minorEastAsia"/>
                <w:szCs w:val="21"/>
                <w:lang w:eastAsia="zh-CN"/>
              </w:rPr>
              <w:t>条件</w:t>
            </w:r>
          </w:p>
        </w:tc>
        <w:tc>
          <w:tcPr>
            <w:tcW w:w="5556" w:type="dxa"/>
          </w:tcPr>
          <w:p w:rsidR="006E20EE" w:rsidRDefault="006E20EE" w:rsidP="003A0440">
            <w:pPr>
              <w:overflowPunct w:val="0"/>
              <w:autoSpaceDE w:val="0"/>
              <w:autoSpaceDN w:val="0"/>
              <w:adjustRightInd w:val="0"/>
              <w:textAlignment w:val="baseline"/>
              <w:rPr>
                <w:rFonts w:asciiTheme="minorEastAsia" w:hAnsiTheme="minorEastAsia"/>
                <w:iCs/>
                <w:szCs w:val="21"/>
                <w:lang w:eastAsia="zh-CN"/>
              </w:rPr>
            </w:pPr>
            <w:r>
              <w:rPr>
                <w:rFonts w:asciiTheme="minorEastAsia" w:hAnsiTheme="minorEastAsia" w:hint="eastAsia"/>
                <w:b/>
                <w:iCs/>
                <w:szCs w:val="21"/>
                <w:lang w:eastAsia="zh-CN"/>
              </w:rPr>
              <w:t>仓库</w:t>
            </w:r>
            <w:r w:rsidRPr="007A4AE8">
              <w:rPr>
                <w:rFonts w:asciiTheme="minorEastAsia" w:hAnsiTheme="minorEastAsia"/>
                <w:b/>
                <w:iCs/>
                <w:szCs w:val="21"/>
                <w:lang w:eastAsia="zh-CN"/>
              </w:rPr>
              <w:t>：</w:t>
            </w:r>
            <w:r>
              <w:rPr>
                <w:rFonts w:asciiTheme="minorEastAsia" w:hAnsiTheme="minorEastAsia" w:hint="eastAsia"/>
                <w:iCs/>
                <w:szCs w:val="21"/>
                <w:lang w:eastAsia="zh-CN"/>
              </w:rPr>
              <w:t>下拉选择，关联经销商仓库组织架构</w:t>
            </w:r>
            <w:r w:rsidRPr="007A4AE8">
              <w:rPr>
                <w:rFonts w:asciiTheme="minorEastAsia" w:hAnsiTheme="minorEastAsia"/>
                <w:iCs/>
                <w:szCs w:val="21"/>
                <w:lang w:eastAsia="zh-CN"/>
              </w:rPr>
              <w:t>；</w:t>
            </w:r>
          </w:p>
          <w:p w:rsidR="006E20EE" w:rsidRPr="00C57E46" w:rsidRDefault="006E20EE" w:rsidP="003A0440">
            <w:pPr>
              <w:overflowPunct w:val="0"/>
              <w:autoSpaceDE w:val="0"/>
              <w:autoSpaceDN w:val="0"/>
              <w:adjustRightInd w:val="0"/>
              <w:textAlignment w:val="baseline"/>
              <w:rPr>
                <w:rFonts w:asciiTheme="minorEastAsia" w:hAnsiTheme="minorEastAsia"/>
                <w:b/>
                <w:iCs/>
                <w:szCs w:val="21"/>
                <w:lang w:eastAsia="zh-CN"/>
              </w:rPr>
            </w:pPr>
            <w:r w:rsidRPr="00C57E46">
              <w:rPr>
                <w:rFonts w:asciiTheme="minorEastAsia" w:hAnsiTheme="minorEastAsia" w:hint="eastAsia"/>
                <w:b/>
                <w:iCs/>
                <w:szCs w:val="21"/>
                <w:lang w:eastAsia="zh-CN"/>
              </w:rPr>
              <w:t>仓库代码：</w:t>
            </w:r>
            <w:r w:rsidRPr="00C57E46">
              <w:rPr>
                <w:rFonts w:asciiTheme="minorEastAsia" w:hAnsiTheme="minorEastAsia" w:hint="eastAsia"/>
                <w:iCs/>
                <w:szCs w:val="21"/>
                <w:lang w:eastAsia="zh-CN"/>
              </w:rPr>
              <w:t>模糊查询</w:t>
            </w:r>
          </w:p>
          <w:p w:rsidR="006E20EE" w:rsidRPr="00022C19" w:rsidRDefault="006E20EE" w:rsidP="003A0440">
            <w:pPr>
              <w:overflowPunct w:val="0"/>
              <w:autoSpaceDE w:val="0"/>
              <w:autoSpaceDN w:val="0"/>
              <w:adjustRightInd w:val="0"/>
              <w:textAlignment w:val="baseline"/>
              <w:rPr>
                <w:rFonts w:asciiTheme="minorEastAsia" w:hAnsiTheme="minorEastAsia"/>
                <w:b/>
                <w:iCs/>
                <w:szCs w:val="21"/>
                <w:lang w:eastAsia="zh-CN"/>
              </w:rPr>
            </w:pPr>
            <w:r w:rsidRPr="00022C19">
              <w:rPr>
                <w:rFonts w:asciiTheme="minorEastAsia" w:hAnsiTheme="minorEastAsia" w:hint="eastAsia"/>
                <w:b/>
                <w:iCs/>
                <w:szCs w:val="21"/>
                <w:lang w:eastAsia="zh-CN"/>
              </w:rPr>
              <w:t>配件</w:t>
            </w:r>
            <w:r w:rsidRPr="00022C19">
              <w:rPr>
                <w:rFonts w:asciiTheme="minorEastAsia" w:hAnsiTheme="minorEastAsia"/>
                <w:b/>
                <w:iCs/>
                <w:szCs w:val="21"/>
                <w:lang w:eastAsia="zh-CN"/>
              </w:rPr>
              <w:t>代码：</w:t>
            </w:r>
            <w:r w:rsidRPr="00022C19">
              <w:rPr>
                <w:rFonts w:asciiTheme="minorEastAsia" w:hAnsiTheme="minorEastAsia" w:hint="eastAsia"/>
                <w:iCs/>
                <w:szCs w:val="21"/>
                <w:lang w:eastAsia="zh-CN"/>
              </w:rPr>
              <w:t>模糊</w:t>
            </w:r>
            <w:r w:rsidRPr="00022C19">
              <w:rPr>
                <w:rFonts w:asciiTheme="minorEastAsia" w:hAnsiTheme="minorEastAsia"/>
                <w:iCs/>
                <w:szCs w:val="21"/>
                <w:lang w:eastAsia="zh-CN"/>
              </w:rPr>
              <w:t>查询；</w:t>
            </w:r>
          </w:p>
          <w:p w:rsidR="006E20EE" w:rsidRDefault="006E20EE" w:rsidP="003A0440">
            <w:pPr>
              <w:overflowPunct w:val="0"/>
              <w:autoSpaceDE w:val="0"/>
              <w:autoSpaceDN w:val="0"/>
              <w:adjustRightInd w:val="0"/>
              <w:textAlignment w:val="baseline"/>
              <w:rPr>
                <w:rFonts w:asciiTheme="minorEastAsia" w:hAnsiTheme="minorEastAsia"/>
                <w:iCs/>
                <w:szCs w:val="21"/>
                <w:lang w:eastAsia="zh-CN"/>
              </w:rPr>
            </w:pPr>
            <w:r w:rsidRPr="00022C19">
              <w:rPr>
                <w:rFonts w:asciiTheme="minorEastAsia" w:hAnsiTheme="minorEastAsia" w:hint="eastAsia"/>
                <w:b/>
                <w:iCs/>
                <w:szCs w:val="21"/>
                <w:lang w:eastAsia="zh-CN"/>
              </w:rPr>
              <w:t>配件名称</w:t>
            </w:r>
            <w:r w:rsidRPr="00022C19">
              <w:rPr>
                <w:rFonts w:asciiTheme="minorEastAsia" w:hAnsiTheme="minorEastAsia"/>
                <w:b/>
                <w:iCs/>
                <w:szCs w:val="21"/>
                <w:lang w:eastAsia="zh-CN"/>
              </w:rPr>
              <w:t>：</w:t>
            </w:r>
            <w:r w:rsidRPr="00022C19">
              <w:rPr>
                <w:rFonts w:asciiTheme="minorEastAsia" w:hAnsiTheme="minorEastAsia" w:hint="eastAsia"/>
                <w:iCs/>
                <w:szCs w:val="21"/>
                <w:lang w:eastAsia="zh-CN"/>
              </w:rPr>
              <w:t>模糊</w:t>
            </w:r>
            <w:r w:rsidRPr="00022C19">
              <w:rPr>
                <w:rFonts w:asciiTheme="minorEastAsia" w:hAnsiTheme="minorEastAsia"/>
                <w:iCs/>
                <w:szCs w:val="21"/>
                <w:lang w:eastAsia="zh-CN"/>
              </w:rPr>
              <w:t>查询；</w:t>
            </w:r>
          </w:p>
          <w:p w:rsidR="006E20EE" w:rsidRPr="007A4AE8" w:rsidRDefault="006E20EE" w:rsidP="003A0440">
            <w:pPr>
              <w:overflowPunct w:val="0"/>
              <w:autoSpaceDE w:val="0"/>
              <w:autoSpaceDN w:val="0"/>
              <w:adjustRightInd w:val="0"/>
              <w:textAlignment w:val="baseline"/>
              <w:rPr>
                <w:rFonts w:asciiTheme="minorEastAsia" w:hAnsiTheme="minorEastAsia"/>
                <w:b/>
                <w:iCs/>
                <w:szCs w:val="21"/>
                <w:lang w:eastAsia="zh-CN"/>
              </w:rPr>
            </w:pPr>
            <w:r>
              <w:rPr>
                <w:rFonts w:asciiTheme="minorEastAsia" w:hAnsiTheme="minorEastAsia" w:hint="eastAsia"/>
                <w:b/>
                <w:iCs/>
                <w:szCs w:val="21"/>
                <w:lang w:eastAsia="zh-CN"/>
              </w:rPr>
              <w:t>上报日期</w:t>
            </w:r>
            <w:r w:rsidRPr="003F1935">
              <w:rPr>
                <w:rFonts w:asciiTheme="minorEastAsia" w:hAnsiTheme="minorEastAsia" w:hint="eastAsia"/>
                <w:b/>
                <w:iCs/>
                <w:szCs w:val="21"/>
                <w:lang w:eastAsia="zh-CN"/>
              </w:rPr>
              <w:t>：</w:t>
            </w:r>
            <w:r w:rsidRPr="003F1935">
              <w:rPr>
                <w:rFonts w:asciiTheme="minorEastAsia" w:hAnsiTheme="minorEastAsia" w:hint="eastAsia"/>
                <w:iCs/>
                <w:szCs w:val="21"/>
                <w:lang w:eastAsia="zh-CN"/>
              </w:rPr>
              <w:t>日期范围，如2016</w:t>
            </w:r>
            <w:r w:rsidRPr="003F1935">
              <w:rPr>
                <w:rFonts w:asciiTheme="minorEastAsia" w:hAnsiTheme="minorEastAsia"/>
                <w:iCs/>
                <w:szCs w:val="21"/>
                <w:lang w:eastAsia="zh-CN"/>
              </w:rPr>
              <w:t>-07-01</w:t>
            </w:r>
            <w:r w:rsidRPr="003F1935">
              <w:rPr>
                <w:rFonts w:asciiTheme="minorEastAsia" w:hAnsiTheme="minorEastAsia" w:hint="eastAsia"/>
                <w:iCs/>
                <w:szCs w:val="21"/>
                <w:lang w:eastAsia="zh-CN"/>
              </w:rPr>
              <w:t>至2016</w:t>
            </w:r>
            <w:r w:rsidRPr="003F1935">
              <w:rPr>
                <w:rFonts w:asciiTheme="minorEastAsia" w:hAnsiTheme="minorEastAsia"/>
                <w:iCs/>
                <w:szCs w:val="21"/>
                <w:lang w:eastAsia="zh-CN"/>
              </w:rPr>
              <w:t>-07-28；</w:t>
            </w:r>
          </w:p>
        </w:tc>
        <w:tc>
          <w:tcPr>
            <w:tcW w:w="843" w:type="dxa"/>
          </w:tcPr>
          <w:p w:rsidR="006E20EE" w:rsidRDefault="006E20EE" w:rsidP="003A0440">
            <w:pPr>
              <w:overflowPunct w:val="0"/>
              <w:autoSpaceDE w:val="0"/>
              <w:autoSpaceDN w:val="0"/>
              <w:adjustRightInd w:val="0"/>
              <w:ind w:firstLine="402"/>
              <w:textAlignment w:val="baseline"/>
              <w:rPr>
                <w:rFonts w:asciiTheme="minorEastAsia" w:hAnsiTheme="minorEastAsia"/>
                <w:i/>
                <w:color w:val="0000FF"/>
                <w:szCs w:val="21"/>
                <w:lang w:eastAsia="zh-CN"/>
              </w:rPr>
            </w:pPr>
          </w:p>
        </w:tc>
      </w:tr>
      <w:tr w:rsidR="006E20EE" w:rsidTr="003A0440">
        <w:trPr>
          <w:trHeight w:val="586"/>
        </w:trPr>
        <w:tc>
          <w:tcPr>
            <w:tcW w:w="2577" w:type="dxa"/>
          </w:tcPr>
          <w:p w:rsidR="006E20EE" w:rsidRDefault="006E20EE" w:rsidP="003A0440">
            <w:pPr>
              <w:overflowPunct w:val="0"/>
              <w:autoSpaceDE w:val="0"/>
              <w:autoSpaceDN w:val="0"/>
              <w:adjustRightInd w:val="0"/>
              <w:textAlignment w:val="baseline"/>
              <w:rPr>
                <w:rFonts w:asciiTheme="minorEastAsia" w:hAnsiTheme="minorEastAsia"/>
                <w:szCs w:val="21"/>
                <w:lang w:eastAsia="zh-CN"/>
              </w:rPr>
            </w:pPr>
            <w:r>
              <w:rPr>
                <w:rFonts w:asciiTheme="minorEastAsia" w:hAnsiTheme="minorEastAsia" w:hint="eastAsia"/>
                <w:szCs w:val="21"/>
                <w:lang w:eastAsia="zh-CN"/>
              </w:rPr>
              <w:t>子功能</w:t>
            </w:r>
            <w:r>
              <w:rPr>
                <w:rFonts w:asciiTheme="minorEastAsia" w:hAnsiTheme="minorEastAsia"/>
                <w:szCs w:val="21"/>
                <w:lang w:eastAsia="zh-CN"/>
              </w:rPr>
              <w:t>：</w:t>
            </w:r>
          </w:p>
        </w:tc>
        <w:tc>
          <w:tcPr>
            <w:tcW w:w="5556" w:type="dxa"/>
          </w:tcPr>
          <w:p w:rsidR="006E20EE" w:rsidRDefault="006E20EE" w:rsidP="003A0440">
            <w:pPr>
              <w:overflowPunct w:val="0"/>
              <w:autoSpaceDE w:val="0"/>
              <w:autoSpaceDN w:val="0"/>
              <w:adjustRightInd w:val="0"/>
              <w:textAlignment w:val="baseline"/>
              <w:rPr>
                <w:rFonts w:asciiTheme="minorEastAsia" w:hAnsiTheme="minorEastAsia"/>
                <w:iCs/>
                <w:szCs w:val="21"/>
                <w:lang w:eastAsia="zh-CN"/>
              </w:rPr>
            </w:pPr>
            <w:r>
              <w:rPr>
                <w:rFonts w:asciiTheme="minorEastAsia" w:hAnsiTheme="minorEastAsia" w:hint="eastAsia"/>
                <w:b/>
                <w:iCs/>
                <w:szCs w:val="21"/>
                <w:lang w:eastAsia="zh-CN"/>
              </w:rPr>
              <w:t>Excel(E)：</w:t>
            </w:r>
            <w:r>
              <w:rPr>
                <w:rFonts w:asciiTheme="minorEastAsia" w:hAnsiTheme="minorEastAsia" w:hint="eastAsia"/>
                <w:iCs/>
                <w:szCs w:val="21"/>
                <w:lang w:eastAsia="zh-CN"/>
              </w:rPr>
              <w:t>将查询的结果导出为</w:t>
            </w:r>
            <w:r w:rsidRPr="00856B78">
              <w:rPr>
                <w:rFonts w:asciiTheme="minorEastAsia" w:hAnsiTheme="minorEastAsia" w:hint="eastAsia"/>
                <w:iCs/>
                <w:szCs w:val="21"/>
                <w:lang w:eastAsia="zh-CN"/>
              </w:rPr>
              <w:t>Excel表格</w:t>
            </w:r>
            <w:r w:rsidR="00856B78" w:rsidRPr="00856B78">
              <w:rPr>
                <w:rFonts w:asciiTheme="minorEastAsia" w:hAnsiTheme="minorEastAsia" w:hint="eastAsia"/>
                <w:iCs/>
                <w:szCs w:val="21"/>
                <w:lang w:eastAsia="zh-CN"/>
              </w:rPr>
              <w:t>；</w:t>
            </w:r>
          </w:p>
          <w:p w:rsidR="006E20EE" w:rsidRDefault="006E20EE" w:rsidP="003A0440">
            <w:pPr>
              <w:overflowPunct w:val="0"/>
              <w:autoSpaceDE w:val="0"/>
              <w:autoSpaceDN w:val="0"/>
              <w:adjustRightInd w:val="0"/>
              <w:textAlignment w:val="baseline"/>
              <w:rPr>
                <w:rFonts w:asciiTheme="minorEastAsia" w:hAnsiTheme="minorEastAsia"/>
                <w:b/>
                <w:iCs/>
                <w:szCs w:val="21"/>
                <w:lang w:eastAsia="zh-CN"/>
              </w:rPr>
            </w:pPr>
            <w:r>
              <w:rPr>
                <w:rFonts w:asciiTheme="minorEastAsia" w:hAnsiTheme="minorEastAsia" w:hint="eastAsia"/>
                <w:b/>
                <w:iCs/>
                <w:szCs w:val="21"/>
                <w:lang w:eastAsia="zh-CN"/>
              </w:rPr>
              <w:t>退出</w:t>
            </w:r>
            <w:r>
              <w:rPr>
                <w:rFonts w:asciiTheme="minorEastAsia" w:hAnsiTheme="minorEastAsia"/>
                <w:b/>
                <w:iCs/>
                <w:szCs w:val="21"/>
                <w:lang w:eastAsia="zh-CN"/>
              </w:rPr>
              <w:t>：</w:t>
            </w:r>
            <w:r>
              <w:rPr>
                <w:rFonts w:asciiTheme="minorEastAsia" w:hAnsiTheme="minorEastAsia" w:hint="eastAsia"/>
                <w:iCs/>
                <w:szCs w:val="21"/>
                <w:lang w:eastAsia="zh-CN"/>
              </w:rPr>
              <w:t>关闭已发布呆滞品查询主页面</w:t>
            </w:r>
            <w:r>
              <w:rPr>
                <w:rFonts w:asciiTheme="minorEastAsia" w:hAnsiTheme="minorEastAsia"/>
                <w:iCs/>
                <w:szCs w:val="21"/>
                <w:lang w:eastAsia="zh-CN"/>
              </w:rPr>
              <w:t>；</w:t>
            </w:r>
          </w:p>
        </w:tc>
        <w:tc>
          <w:tcPr>
            <w:tcW w:w="843" w:type="dxa"/>
          </w:tcPr>
          <w:p w:rsidR="006E20EE" w:rsidRDefault="006E20EE" w:rsidP="003A0440">
            <w:pPr>
              <w:overflowPunct w:val="0"/>
              <w:autoSpaceDE w:val="0"/>
              <w:autoSpaceDN w:val="0"/>
              <w:adjustRightInd w:val="0"/>
              <w:ind w:firstLine="402"/>
              <w:textAlignment w:val="baseline"/>
              <w:rPr>
                <w:rFonts w:asciiTheme="minorEastAsia" w:hAnsiTheme="minorEastAsia"/>
                <w:i/>
                <w:color w:val="0000FF"/>
                <w:szCs w:val="21"/>
                <w:lang w:eastAsia="zh-CN"/>
              </w:rPr>
            </w:pPr>
          </w:p>
        </w:tc>
      </w:tr>
    </w:tbl>
    <w:p w:rsidR="0094246C" w:rsidRDefault="0094246C" w:rsidP="00856B78">
      <w:pPr>
        <w:pStyle w:val="20"/>
        <w:tabs>
          <w:tab w:val="left" w:pos="5956"/>
        </w:tabs>
      </w:pPr>
      <w:bookmarkStart w:id="60" w:name="_Toc457987612"/>
      <w:r>
        <w:t>4.</w:t>
      </w:r>
      <w:r w:rsidR="006E20EE">
        <w:t>4</w:t>
      </w:r>
      <w:r w:rsidR="00E532DE" w:rsidRPr="00E532DE">
        <w:rPr>
          <w:rFonts w:hint="eastAsia"/>
        </w:rPr>
        <w:t>呆滞</w:t>
      </w:r>
      <w:proofErr w:type="gramStart"/>
      <w:r w:rsidR="00E532DE" w:rsidRPr="00E532DE">
        <w:rPr>
          <w:rFonts w:hint="eastAsia"/>
        </w:rPr>
        <w:t>品发布</w:t>
      </w:r>
      <w:proofErr w:type="gramEnd"/>
      <w:r w:rsidR="00E532DE" w:rsidRPr="00E532DE">
        <w:rPr>
          <w:rFonts w:hint="eastAsia"/>
        </w:rPr>
        <w:t>信息查询(DCS)</w:t>
      </w:r>
      <w:bookmarkEnd w:id="60"/>
      <w:r w:rsidR="00856B78">
        <w:tab/>
      </w:r>
    </w:p>
    <w:p w:rsidR="0094246C" w:rsidRPr="00413C16" w:rsidRDefault="0094246C" w:rsidP="00413C16">
      <w:pPr>
        <w:pStyle w:val="30"/>
        <w:rPr>
          <w:sz w:val="24"/>
        </w:rPr>
      </w:pPr>
      <w:bookmarkStart w:id="61" w:name="_Toc457987613"/>
      <w:r w:rsidRPr="00413C16">
        <w:rPr>
          <w:rFonts w:hint="eastAsia"/>
          <w:sz w:val="24"/>
        </w:rPr>
        <w:t>4.</w:t>
      </w:r>
      <w:r w:rsidR="006E20EE">
        <w:rPr>
          <w:sz w:val="24"/>
        </w:rPr>
        <w:t>4</w:t>
      </w:r>
      <w:r w:rsidRPr="00413C16">
        <w:rPr>
          <w:sz w:val="24"/>
        </w:rPr>
        <w:t>.1</w:t>
      </w:r>
      <w:r w:rsidRPr="00413C16">
        <w:rPr>
          <w:rFonts w:hint="eastAsia"/>
          <w:sz w:val="24"/>
        </w:rPr>
        <w:t>功能概述</w:t>
      </w:r>
      <w:bookmarkEnd w:id="61"/>
    </w:p>
    <w:p w:rsidR="005F269D" w:rsidRPr="000A17EC" w:rsidRDefault="000A17EC" w:rsidP="000A17EC">
      <w:pPr>
        <w:spacing w:line="300" w:lineRule="auto"/>
        <w:ind w:firstLineChars="200" w:firstLine="420"/>
        <w:rPr>
          <w:rFonts w:asciiTheme="majorEastAsia" w:eastAsiaTheme="majorEastAsia" w:hAnsiTheme="majorEastAsia" w:cs="微软雅黑"/>
          <w:color w:val="000000"/>
          <w:sz w:val="21"/>
          <w:szCs w:val="21"/>
          <w:lang w:val="zh-CN" w:eastAsia="zh-CN"/>
        </w:rPr>
      </w:pPr>
      <w:r>
        <w:rPr>
          <w:rFonts w:asciiTheme="majorEastAsia" w:eastAsiaTheme="majorEastAsia" w:hAnsiTheme="majorEastAsia" w:cs="微软雅黑" w:hint="eastAsia"/>
          <w:color w:val="000000"/>
          <w:sz w:val="21"/>
          <w:szCs w:val="21"/>
          <w:lang w:val="zh-CN" w:eastAsia="zh-CN"/>
        </w:rPr>
        <w:t>1、</w:t>
      </w:r>
      <w:r w:rsidR="005F269D" w:rsidRPr="000A17EC">
        <w:rPr>
          <w:rFonts w:asciiTheme="majorEastAsia" w:eastAsiaTheme="majorEastAsia" w:hAnsiTheme="majorEastAsia" w:cs="微软雅黑" w:hint="eastAsia"/>
          <w:color w:val="000000"/>
          <w:sz w:val="21"/>
          <w:szCs w:val="21"/>
          <w:lang w:val="zh-CN" w:eastAsia="zh-CN"/>
        </w:rPr>
        <w:t>功能菜单路径：</w:t>
      </w:r>
      <w:r w:rsidR="00692971">
        <w:rPr>
          <w:rFonts w:cs="Arial" w:hint="eastAsia"/>
          <w:color w:val="333333"/>
          <w:lang w:eastAsia="zh-CN"/>
        </w:rPr>
        <w:t>当前位置：配件管理</w:t>
      </w:r>
      <w:r w:rsidR="00692971">
        <w:rPr>
          <w:rFonts w:cs="Arial" w:hint="eastAsia"/>
          <w:color w:val="333333"/>
          <w:lang w:eastAsia="zh-CN"/>
        </w:rPr>
        <w:t> &gt; </w:t>
      </w:r>
      <w:r w:rsidR="00692971">
        <w:rPr>
          <w:rFonts w:cs="Arial" w:hint="eastAsia"/>
          <w:color w:val="333333"/>
          <w:lang w:eastAsia="zh-CN"/>
        </w:rPr>
        <w:t>呆滞品管理</w:t>
      </w:r>
      <w:r w:rsidR="00692971">
        <w:rPr>
          <w:rFonts w:cs="Arial" w:hint="eastAsia"/>
          <w:color w:val="333333"/>
          <w:lang w:eastAsia="zh-CN"/>
        </w:rPr>
        <w:t> &gt; </w:t>
      </w:r>
      <w:r w:rsidR="00692971">
        <w:rPr>
          <w:rFonts w:cs="Arial" w:hint="eastAsia"/>
          <w:color w:val="333333"/>
          <w:lang w:eastAsia="zh-CN"/>
        </w:rPr>
        <w:t>呆滞</w:t>
      </w:r>
      <w:proofErr w:type="gramStart"/>
      <w:r w:rsidR="00692971">
        <w:rPr>
          <w:rFonts w:cs="Arial" w:hint="eastAsia"/>
          <w:color w:val="333333"/>
          <w:lang w:eastAsia="zh-CN"/>
        </w:rPr>
        <w:t>品发布</w:t>
      </w:r>
      <w:proofErr w:type="gramEnd"/>
      <w:r w:rsidR="00692971">
        <w:rPr>
          <w:rFonts w:cs="Arial" w:hint="eastAsia"/>
          <w:color w:val="333333"/>
          <w:lang w:eastAsia="zh-CN"/>
        </w:rPr>
        <w:t>信息查询；</w:t>
      </w:r>
    </w:p>
    <w:p w:rsidR="005F269D" w:rsidRDefault="000A17EC" w:rsidP="000A17EC">
      <w:pPr>
        <w:spacing w:line="300" w:lineRule="auto"/>
        <w:ind w:firstLineChars="200" w:firstLine="420"/>
        <w:rPr>
          <w:rFonts w:asciiTheme="majorEastAsia" w:eastAsiaTheme="majorEastAsia" w:hAnsiTheme="majorEastAsia" w:cs="微软雅黑"/>
          <w:color w:val="000000"/>
          <w:sz w:val="21"/>
          <w:szCs w:val="21"/>
          <w:lang w:val="zh-CN" w:eastAsia="zh-CN"/>
        </w:rPr>
      </w:pPr>
      <w:r>
        <w:rPr>
          <w:rFonts w:asciiTheme="majorEastAsia" w:eastAsiaTheme="majorEastAsia" w:hAnsiTheme="majorEastAsia" w:cs="微软雅黑" w:hint="eastAsia"/>
          <w:color w:val="000000"/>
          <w:sz w:val="21"/>
          <w:szCs w:val="21"/>
          <w:lang w:val="zh-CN" w:eastAsia="zh-CN"/>
        </w:rPr>
        <w:t>2、</w:t>
      </w:r>
      <w:r w:rsidR="005F269D" w:rsidRPr="009A0CC6">
        <w:rPr>
          <w:rFonts w:asciiTheme="majorEastAsia" w:eastAsiaTheme="majorEastAsia" w:hAnsiTheme="majorEastAsia" w:cs="微软雅黑" w:hint="eastAsia"/>
          <w:color w:val="000000"/>
          <w:sz w:val="21"/>
          <w:szCs w:val="21"/>
          <w:lang w:val="zh-CN" w:eastAsia="zh-CN"/>
        </w:rPr>
        <w:t>本功能主要功能为：</w:t>
      </w:r>
      <w:r w:rsidR="00692971">
        <w:rPr>
          <w:rFonts w:asciiTheme="majorEastAsia" w:eastAsiaTheme="majorEastAsia" w:hAnsiTheme="majorEastAsia" w:cs="微软雅黑"/>
          <w:color w:val="000000"/>
          <w:sz w:val="21"/>
          <w:szCs w:val="21"/>
          <w:lang w:val="zh-CN" w:eastAsia="zh-CN"/>
        </w:rPr>
        <w:t>经销商或</w:t>
      </w:r>
      <w:r w:rsidR="00692971">
        <w:rPr>
          <w:rFonts w:asciiTheme="majorEastAsia" w:eastAsiaTheme="majorEastAsia" w:hAnsiTheme="majorEastAsia" w:cs="微软雅黑" w:hint="eastAsia"/>
          <w:color w:val="000000"/>
          <w:sz w:val="21"/>
          <w:szCs w:val="21"/>
          <w:lang w:val="zh-CN" w:eastAsia="zh-CN"/>
        </w:rPr>
        <w:t>车厂零件</w:t>
      </w:r>
      <w:r w:rsidR="00692971">
        <w:rPr>
          <w:rFonts w:asciiTheme="majorEastAsia" w:eastAsiaTheme="majorEastAsia" w:hAnsiTheme="majorEastAsia" w:cs="微软雅黑"/>
          <w:color w:val="000000"/>
          <w:sz w:val="21"/>
          <w:szCs w:val="21"/>
          <w:lang w:val="zh-CN" w:eastAsia="zh-CN"/>
        </w:rPr>
        <w:t>部门</w:t>
      </w:r>
      <w:r w:rsidR="00692971">
        <w:rPr>
          <w:rFonts w:asciiTheme="majorEastAsia" w:eastAsiaTheme="majorEastAsia" w:hAnsiTheme="majorEastAsia" w:cs="微软雅黑" w:hint="eastAsia"/>
          <w:color w:val="000000"/>
          <w:sz w:val="21"/>
          <w:szCs w:val="21"/>
          <w:lang w:val="zh-CN" w:eastAsia="zh-CN"/>
        </w:rPr>
        <w:t>可</w:t>
      </w:r>
      <w:r w:rsidR="00692971">
        <w:rPr>
          <w:rFonts w:asciiTheme="majorEastAsia" w:eastAsiaTheme="majorEastAsia" w:hAnsiTheme="majorEastAsia" w:cs="微软雅黑"/>
          <w:color w:val="000000"/>
          <w:sz w:val="21"/>
          <w:szCs w:val="21"/>
          <w:lang w:val="zh-CN" w:eastAsia="zh-CN"/>
        </w:rPr>
        <w:t>通过该功能查看所有经销商呆滞</w:t>
      </w:r>
      <w:proofErr w:type="gramStart"/>
      <w:r w:rsidR="00692971">
        <w:rPr>
          <w:rFonts w:asciiTheme="majorEastAsia" w:eastAsiaTheme="majorEastAsia" w:hAnsiTheme="majorEastAsia" w:cs="微软雅黑"/>
          <w:color w:val="000000"/>
          <w:sz w:val="21"/>
          <w:szCs w:val="21"/>
          <w:lang w:val="zh-CN" w:eastAsia="zh-CN"/>
        </w:rPr>
        <w:t>品</w:t>
      </w:r>
      <w:r w:rsidR="00692971">
        <w:rPr>
          <w:rFonts w:asciiTheme="majorEastAsia" w:eastAsiaTheme="majorEastAsia" w:hAnsiTheme="majorEastAsia" w:cs="微软雅黑" w:hint="eastAsia"/>
          <w:color w:val="000000"/>
          <w:sz w:val="21"/>
          <w:szCs w:val="21"/>
          <w:lang w:val="zh-CN" w:eastAsia="zh-CN"/>
        </w:rPr>
        <w:t>发布</w:t>
      </w:r>
      <w:proofErr w:type="gramEnd"/>
      <w:r w:rsidR="00692971">
        <w:rPr>
          <w:rFonts w:asciiTheme="majorEastAsia" w:eastAsiaTheme="majorEastAsia" w:hAnsiTheme="majorEastAsia" w:cs="微软雅黑"/>
          <w:color w:val="000000"/>
          <w:sz w:val="21"/>
          <w:szCs w:val="21"/>
          <w:lang w:val="zh-CN" w:eastAsia="zh-CN"/>
        </w:rPr>
        <w:t>信息</w:t>
      </w:r>
      <w:r w:rsidR="00692971">
        <w:rPr>
          <w:rFonts w:asciiTheme="majorEastAsia" w:eastAsiaTheme="majorEastAsia" w:hAnsiTheme="majorEastAsia" w:cs="微软雅黑" w:hint="eastAsia"/>
          <w:color w:val="000000"/>
          <w:sz w:val="21"/>
          <w:szCs w:val="21"/>
          <w:lang w:val="zh-CN" w:eastAsia="zh-CN"/>
        </w:rPr>
        <w:t>；</w:t>
      </w:r>
    </w:p>
    <w:p w:rsidR="0094246C" w:rsidRPr="00413C16" w:rsidRDefault="0094246C" w:rsidP="00413C16">
      <w:pPr>
        <w:pStyle w:val="30"/>
        <w:rPr>
          <w:sz w:val="24"/>
        </w:rPr>
      </w:pPr>
      <w:bookmarkStart w:id="62" w:name="_Toc457987614"/>
      <w:r w:rsidRPr="00413C16">
        <w:rPr>
          <w:rFonts w:hint="eastAsia"/>
          <w:sz w:val="24"/>
        </w:rPr>
        <w:t>4.</w:t>
      </w:r>
      <w:r w:rsidR="006E20EE">
        <w:rPr>
          <w:sz w:val="24"/>
        </w:rPr>
        <w:t>4</w:t>
      </w:r>
      <w:r w:rsidRPr="00413C16">
        <w:rPr>
          <w:rFonts w:hint="eastAsia"/>
          <w:sz w:val="24"/>
        </w:rPr>
        <w:t>.</w:t>
      </w:r>
      <w:r w:rsidRPr="00413C16">
        <w:rPr>
          <w:sz w:val="24"/>
        </w:rPr>
        <w:t>2涉及业务对象</w:t>
      </w:r>
      <w:bookmarkEnd w:id="62"/>
    </w:p>
    <w:p w:rsidR="0026110B" w:rsidRPr="000A17EC" w:rsidRDefault="000A17EC" w:rsidP="000A17EC">
      <w:pPr>
        <w:spacing w:line="300" w:lineRule="auto"/>
        <w:ind w:left="420"/>
        <w:rPr>
          <w:rFonts w:ascii="宋体" w:hAnsi="宋体"/>
          <w:color w:val="000000"/>
          <w:sz w:val="21"/>
          <w:szCs w:val="21"/>
          <w:lang w:eastAsia="zh-CN"/>
        </w:rPr>
      </w:pPr>
      <w:r w:rsidRPr="000A17EC">
        <w:rPr>
          <w:rFonts w:ascii="宋体" w:hAnsi="宋体" w:hint="eastAsia"/>
          <w:color w:val="000000"/>
          <w:sz w:val="21"/>
          <w:szCs w:val="21"/>
          <w:lang w:eastAsia="zh-CN"/>
        </w:rPr>
        <w:t>《</w:t>
      </w:r>
      <w:r w:rsidR="00920015">
        <w:rPr>
          <w:rFonts w:ascii="宋体" w:hAnsi="宋体" w:hint="eastAsia"/>
          <w:color w:val="000000"/>
          <w:sz w:val="21"/>
          <w:szCs w:val="21"/>
          <w:lang w:eastAsia="zh-CN"/>
        </w:rPr>
        <w:t>呆滞品发布</w:t>
      </w:r>
      <w:r w:rsidR="00920015">
        <w:rPr>
          <w:rFonts w:ascii="宋体" w:hAnsi="宋体"/>
          <w:color w:val="000000"/>
          <w:sz w:val="21"/>
          <w:szCs w:val="21"/>
          <w:lang w:eastAsia="zh-CN"/>
        </w:rPr>
        <w:t>信息明细表</w:t>
      </w:r>
      <w:r>
        <w:rPr>
          <w:rFonts w:ascii="宋体" w:hAnsi="宋体" w:hint="eastAsia"/>
          <w:color w:val="000000"/>
          <w:sz w:val="21"/>
          <w:szCs w:val="21"/>
          <w:lang w:eastAsia="zh-CN"/>
        </w:rPr>
        <w:t>》</w:t>
      </w:r>
      <w:r w:rsidR="0026110B">
        <w:rPr>
          <w:rFonts w:ascii="宋体" w:hAnsi="宋体" w:hint="eastAsia"/>
          <w:color w:val="000000"/>
          <w:sz w:val="21"/>
          <w:szCs w:val="21"/>
          <w:lang w:eastAsia="zh-CN"/>
        </w:rPr>
        <w:t>、《呆滞品</w:t>
      </w:r>
      <w:r w:rsidR="003A640D">
        <w:rPr>
          <w:rFonts w:ascii="宋体" w:hAnsi="宋体" w:hint="eastAsia"/>
          <w:color w:val="000000"/>
          <w:sz w:val="21"/>
          <w:szCs w:val="21"/>
          <w:lang w:eastAsia="zh-CN"/>
        </w:rPr>
        <w:t>调拨</w:t>
      </w:r>
      <w:r w:rsidR="00BA1CA4">
        <w:rPr>
          <w:rFonts w:ascii="宋体" w:hAnsi="宋体"/>
          <w:color w:val="000000"/>
          <w:sz w:val="21"/>
          <w:szCs w:val="21"/>
          <w:lang w:eastAsia="zh-CN"/>
        </w:rPr>
        <w:t>申请</w:t>
      </w:r>
      <w:r w:rsidR="003A2179">
        <w:rPr>
          <w:rFonts w:ascii="宋体" w:hAnsi="宋体" w:hint="eastAsia"/>
          <w:color w:val="000000"/>
          <w:sz w:val="21"/>
          <w:szCs w:val="21"/>
          <w:lang w:eastAsia="zh-CN"/>
        </w:rPr>
        <w:t>表</w:t>
      </w:r>
      <w:r w:rsidR="0026110B">
        <w:rPr>
          <w:rFonts w:ascii="宋体" w:hAnsi="宋体" w:hint="eastAsia"/>
          <w:color w:val="000000"/>
          <w:sz w:val="21"/>
          <w:szCs w:val="21"/>
          <w:lang w:eastAsia="zh-CN"/>
        </w:rPr>
        <w:t>》</w:t>
      </w:r>
    </w:p>
    <w:p w:rsidR="0094246C" w:rsidRDefault="0094246C" w:rsidP="00413C16">
      <w:pPr>
        <w:pStyle w:val="30"/>
        <w:rPr>
          <w:sz w:val="24"/>
        </w:rPr>
      </w:pPr>
      <w:bookmarkStart w:id="63" w:name="_Toc457987615"/>
      <w:r w:rsidRPr="00413C16">
        <w:rPr>
          <w:rFonts w:hint="eastAsia"/>
          <w:sz w:val="24"/>
        </w:rPr>
        <w:t>4.</w:t>
      </w:r>
      <w:r w:rsidR="006E20EE">
        <w:rPr>
          <w:sz w:val="24"/>
        </w:rPr>
        <w:t>4</w:t>
      </w:r>
      <w:r w:rsidRPr="00413C16">
        <w:rPr>
          <w:sz w:val="24"/>
        </w:rPr>
        <w:t>.3业务规则与逻辑说明</w:t>
      </w:r>
      <w:bookmarkEnd w:id="63"/>
    </w:p>
    <w:p w:rsidR="003C4769" w:rsidRDefault="00A848DC" w:rsidP="003C4769">
      <w:pPr>
        <w:spacing w:line="300" w:lineRule="auto"/>
        <w:ind w:left="420"/>
        <w:rPr>
          <w:rFonts w:ascii="宋体" w:hAnsi="宋体"/>
          <w:color w:val="000000"/>
          <w:sz w:val="21"/>
          <w:szCs w:val="21"/>
          <w:lang w:eastAsia="zh-CN"/>
        </w:rPr>
      </w:pPr>
      <w:r>
        <w:rPr>
          <w:rFonts w:ascii="宋体" w:hAnsi="宋体" w:hint="eastAsia"/>
          <w:color w:val="000000"/>
          <w:sz w:val="21"/>
          <w:szCs w:val="21"/>
          <w:lang w:eastAsia="zh-CN"/>
        </w:rPr>
        <w:t>1、</w:t>
      </w:r>
      <w:r w:rsidR="002A2452">
        <w:rPr>
          <w:rFonts w:ascii="宋体" w:hAnsi="宋体" w:hint="eastAsia"/>
          <w:color w:val="000000"/>
          <w:sz w:val="21"/>
          <w:szCs w:val="21"/>
          <w:lang w:eastAsia="zh-CN"/>
        </w:rPr>
        <w:t>调出</w:t>
      </w:r>
      <w:r w:rsidR="002A2452">
        <w:rPr>
          <w:rFonts w:ascii="宋体" w:hAnsi="宋体"/>
          <w:color w:val="000000"/>
          <w:sz w:val="21"/>
          <w:szCs w:val="21"/>
          <w:lang w:eastAsia="zh-CN"/>
        </w:rPr>
        <w:t>经销商</w:t>
      </w:r>
      <w:r w:rsidR="002A2452">
        <w:rPr>
          <w:rFonts w:ascii="宋体" w:hAnsi="宋体" w:hint="eastAsia"/>
          <w:color w:val="000000"/>
          <w:sz w:val="21"/>
          <w:szCs w:val="21"/>
          <w:lang w:eastAsia="zh-CN"/>
        </w:rPr>
        <w:t>确认</w:t>
      </w:r>
      <w:r w:rsidR="002A2452">
        <w:rPr>
          <w:rFonts w:ascii="宋体" w:hAnsi="宋体"/>
          <w:color w:val="000000"/>
          <w:sz w:val="21"/>
          <w:szCs w:val="21"/>
          <w:lang w:eastAsia="zh-CN"/>
        </w:rPr>
        <w:t>调拨申请后，</w:t>
      </w:r>
      <w:r w:rsidR="002A2452">
        <w:rPr>
          <w:rFonts w:ascii="宋体" w:hAnsi="宋体" w:hint="eastAsia"/>
          <w:color w:val="000000"/>
          <w:sz w:val="21"/>
          <w:szCs w:val="21"/>
          <w:lang w:eastAsia="zh-CN"/>
        </w:rPr>
        <w:t>系统</w:t>
      </w:r>
      <w:r w:rsidR="002A2452">
        <w:rPr>
          <w:rFonts w:ascii="宋体" w:hAnsi="宋体"/>
          <w:color w:val="000000"/>
          <w:sz w:val="21"/>
          <w:szCs w:val="21"/>
          <w:lang w:eastAsia="zh-CN"/>
        </w:rPr>
        <w:t>自动</w:t>
      </w:r>
      <w:r w:rsidR="002A2452">
        <w:rPr>
          <w:rFonts w:ascii="宋体" w:hAnsi="宋体" w:hint="eastAsia"/>
          <w:color w:val="000000"/>
          <w:sz w:val="21"/>
          <w:szCs w:val="21"/>
          <w:lang w:eastAsia="zh-CN"/>
        </w:rPr>
        <w:t>更新调出</w:t>
      </w:r>
      <w:r w:rsidR="002A2452">
        <w:rPr>
          <w:rFonts w:ascii="宋体" w:hAnsi="宋体"/>
          <w:color w:val="000000"/>
          <w:sz w:val="21"/>
          <w:szCs w:val="21"/>
          <w:lang w:eastAsia="zh-CN"/>
        </w:rPr>
        <w:t>经销商在</w:t>
      </w:r>
      <w:r w:rsidR="002A2452">
        <w:rPr>
          <w:rFonts w:ascii="宋体" w:hAnsi="宋体" w:hint="eastAsia"/>
          <w:color w:val="000000"/>
          <w:sz w:val="21"/>
          <w:szCs w:val="21"/>
          <w:lang w:eastAsia="zh-CN"/>
        </w:rPr>
        <w:t>呆滞品</w:t>
      </w:r>
      <w:r w:rsidR="002A2452">
        <w:rPr>
          <w:rFonts w:ascii="宋体" w:hAnsi="宋体"/>
          <w:color w:val="000000"/>
          <w:sz w:val="21"/>
          <w:szCs w:val="21"/>
          <w:lang w:eastAsia="zh-CN"/>
        </w:rPr>
        <w:t>交易平台</w:t>
      </w:r>
      <w:r w:rsidR="002A2452">
        <w:rPr>
          <w:rFonts w:ascii="宋体" w:hAnsi="宋体" w:hint="eastAsia"/>
          <w:color w:val="000000"/>
          <w:sz w:val="21"/>
          <w:szCs w:val="21"/>
          <w:lang w:eastAsia="zh-CN"/>
        </w:rPr>
        <w:t>发布</w:t>
      </w:r>
      <w:r w:rsidR="002A2452">
        <w:rPr>
          <w:rFonts w:ascii="宋体" w:hAnsi="宋体"/>
          <w:color w:val="000000"/>
          <w:sz w:val="21"/>
          <w:szCs w:val="21"/>
          <w:lang w:eastAsia="zh-CN"/>
        </w:rPr>
        <w:t>的呆滞品数量</w:t>
      </w:r>
      <w:r w:rsidR="009664ED">
        <w:rPr>
          <w:rFonts w:ascii="宋体" w:hAnsi="宋体" w:hint="eastAsia"/>
          <w:color w:val="000000"/>
          <w:sz w:val="21"/>
          <w:szCs w:val="21"/>
          <w:lang w:eastAsia="zh-CN"/>
        </w:rPr>
        <w:t>，</w:t>
      </w:r>
      <w:r w:rsidR="0002565A">
        <w:rPr>
          <w:rFonts w:ascii="宋体" w:hAnsi="宋体" w:hint="eastAsia"/>
          <w:color w:val="000000"/>
          <w:sz w:val="21"/>
          <w:szCs w:val="21"/>
          <w:lang w:eastAsia="zh-CN"/>
        </w:rPr>
        <w:t>自动生成调出经销商配件调拨出库单</w:t>
      </w:r>
      <w:r w:rsidR="009664ED">
        <w:rPr>
          <w:rFonts w:ascii="宋体" w:hAnsi="宋体" w:hint="eastAsia"/>
          <w:color w:val="000000"/>
          <w:sz w:val="21"/>
          <w:szCs w:val="21"/>
          <w:lang w:eastAsia="zh-CN"/>
        </w:rPr>
        <w:t>并将</w:t>
      </w:r>
      <w:r w:rsidR="0002565A">
        <w:rPr>
          <w:rFonts w:ascii="宋体" w:hAnsi="宋体" w:hint="eastAsia"/>
          <w:color w:val="000000"/>
          <w:sz w:val="21"/>
          <w:szCs w:val="21"/>
          <w:lang w:eastAsia="zh-CN"/>
        </w:rPr>
        <w:t>调拨出库单下发到</w:t>
      </w:r>
      <w:r w:rsidR="009664ED">
        <w:rPr>
          <w:rFonts w:ascii="宋体" w:hAnsi="宋体" w:hint="eastAsia"/>
          <w:color w:val="000000"/>
          <w:sz w:val="21"/>
          <w:szCs w:val="21"/>
          <w:lang w:eastAsia="zh-CN"/>
        </w:rPr>
        <w:t>调出经销商</w:t>
      </w:r>
      <w:r w:rsidR="00547DEC">
        <w:rPr>
          <w:rFonts w:ascii="宋体" w:hAnsi="宋体" w:hint="eastAsia"/>
          <w:color w:val="000000"/>
          <w:sz w:val="21"/>
          <w:szCs w:val="21"/>
          <w:lang w:eastAsia="zh-CN"/>
        </w:rPr>
        <w:t>；</w:t>
      </w:r>
    </w:p>
    <w:p w:rsidR="002A2452" w:rsidRDefault="002A2452" w:rsidP="003C4769">
      <w:pPr>
        <w:spacing w:line="300" w:lineRule="auto"/>
        <w:ind w:left="420"/>
        <w:rPr>
          <w:rFonts w:ascii="宋体" w:hAnsi="宋体"/>
          <w:color w:val="000000"/>
          <w:sz w:val="21"/>
          <w:szCs w:val="21"/>
          <w:lang w:eastAsia="zh-CN"/>
        </w:rPr>
      </w:pPr>
      <w:r>
        <w:rPr>
          <w:rFonts w:ascii="宋体" w:hAnsi="宋体"/>
          <w:color w:val="000000"/>
          <w:sz w:val="21"/>
          <w:szCs w:val="21"/>
          <w:lang w:eastAsia="zh-CN"/>
        </w:rPr>
        <w:t>2</w:t>
      </w:r>
      <w:r>
        <w:rPr>
          <w:rFonts w:ascii="宋体" w:hAnsi="宋体" w:hint="eastAsia"/>
          <w:color w:val="000000"/>
          <w:sz w:val="21"/>
          <w:szCs w:val="21"/>
          <w:lang w:eastAsia="zh-CN"/>
        </w:rPr>
        <w:t>、</w:t>
      </w:r>
      <w:r>
        <w:rPr>
          <w:rFonts w:ascii="宋体" w:hAnsi="宋体"/>
          <w:color w:val="000000"/>
          <w:sz w:val="21"/>
          <w:szCs w:val="21"/>
          <w:lang w:eastAsia="zh-CN"/>
        </w:rPr>
        <w:t>DMS</w:t>
      </w:r>
      <w:r w:rsidR="00233B5F">
        <w:rPr>
          <w:rFonts w:ascii="宋体" w:hAnsi="宋体" w:hint="eastAsia"/>
          <w:color w:val="000000"/>
          <w:sz w:val="21"/>
          <w:szCs w:val="21"/>
          <w:lang w:eastAsia="zh-CN"/>
        </w:rPr>
        <w:t>发生</w:t>
      </w:r>
      <w:r w:rsidR="009664ED">
        <w:rPr>
          <w:rFonts w:ascii="宋体" w:hAnsi="宋体" w:hint="eastAsia"/>
          <w:color w:val="000000"/>
          <w:sz w:val="21"/>
          <w:szCs w:val="21"/>
          <w:lang w:eastAsia="zh-CN"/>
        </w:rPr>
        <w:t>出库业务时</w:t>
      </w:r>
      <w:r>
        <w:rPr>
          <w:rFonts w:ascii="宋体" w:hAnsi="宋体" w:hint="eastAsia"/>
          <w:color w:val="000000"/>
          <w:sz w:val="21"/>
          <w:szCs w:val="21"/>
          <w:lang w:eastAsia="zh-CN"/>
        </w:rPr>
        <w:t>将</w:t>
      </w:r>
      <w:r>
        <w:rPr>
          <w:rFonts w:ascii="宋体" w:hAnsi="宋体"/>
          <w:color w:val="000000"/>
          <w:sz w:val="21"/>
          <w:szCs w:val="21"/>
          <w:lang w:eastAsia="zh-CN"/>
        </w:rPr>
        <w:t>需要更新或下架的呆滞</w:t>
      </w:r>
      <w:proofErr w:type="gramStart"/>
      <w:r>
        <w:rPr>
          <w:rFonts w:ascii="宋体" w:hAnsi="宋体"/>
          <w:color w:val="000000"/>
          <w:sz w:val="21"/>
          <w:szCs w:val="21"/>
          <w:lang w:eastAsia="zh-CN"/>
        </w:rPr>
        <w:t>品信息</w:t>
      </w:r>
      <w:proofErr w:type="gramEnd"/>
      <w:r>
        <w:rPr>
          <w:rFonts w:ascii="宋体" w:hAnsi="宋体"/>
          <w:color w:val="000000"/>
          <w:sz w:val="21"/>
          <w:szCs w:val="21"/>
          <w:lang w:eastAsia="zh-CN"/>
        </w:rPr>
        <w:t>上报总部，总部收到后更新呆滞品交易平台</w:t>
      </w:r>
      <w:r>
        <w:rPr>
          <w:rFonts w:ascii="宋体" w:hAnsi="宋体" w:hint="eastAsia"/>
          <w:color w:val="000000"/>
          <w:sz w:val="21"/>
          <w:szCs w:val="21"/>
          <w:lang w:eastAsia="zh-CN"/>
        </w:rPr>
        <w:t>的</w:t>
      </w:r>
      <w:r>
        <w:rPr>
          <w:rFonts w:ascii="宋体" w:hAnsi="宋体"/>
          <w:color w:val="000000"/>
          <w:sz w:val="21"/>
          <w:szCs w:val="21"/>
          <w:lang w:eastAsia="zh-CN"/>
        </w:rPr>
        <w:t>呆滞品数量；</w:t>
      </w:r>
    </w:p>
    <w:p w:rsidR="00AA579F" w:rsidRPr="002A2452" w:rsidRDefault="00AA579F" w:rsidP="003C4769">
      <w:pPr>
        <w:spacing w:line="300" w:lineRule="auto"/>
        <w:ind w:left="420"/>
        <w:rPr>
          <w:rFonts w:ascii="宋体" w:hAnsi="宋体"/>
          <w:color w:val="000000"/>
          <w:sz w:val="21"/>
          <w:szCs w:val="21"/>
          <w:lang w:eastAsia="zh-CN"/>
        </w:rPr>
      </w:pPr>
      <w:r>
        <w:rPr>
          <w:rFonts w:ascii="宋体" w:hAnsi="宋体" w:hint="eastAsia"/>
          <w:color w:val="000000"/>
          <w:sz w:val="21"/>
          <w:szCs w:val="21"/>
          <w:lang w:eastAsia="zh-CN"/>
        </w:rPr>
        <w:t>3、</w:t>
      </w:r>
      <w:r>
        <w:rPr>
          <w:rFonts w:ascii="宋体" w:hAnsi="宋体"/>
          <w:color w:val="000000"/>
          <w:sz w:val="21"/>
          <w:szCs w:val="21"/>
          <w:lang w:eastAsia="zh-CN"/>
        </w:rPr>
        <w:t>经销商可对本店发布的呆滞品进行取消发布操作</w:t>
      </w:r>
      <w:r>
        <w:rPr>
          <w:rFonts w:ascii="宋体" w:hAnsi="宋体" w:hint="eastAsia"/>
          <w:color w:val="000000"/>
          <w:sz w:val="21"/>
          <w:szCs w:val="21"/>
          <w:lang w:eastAsia="zh-CN"/>
        </w:rPr>
        <w:t>；</w:t>
      </w:r>
    </w:p>
    <w:p w:rsidR="0094246C" w:rsidRPr="00413C16" w:rsidRDefault="0094246C" w:rsidP="00413C16">
      <w:pPr>
        <w:pStyle w:val="30"/>
        <w:rPr>
          <w:sz w:val="24"/>
        </w:rPr>
      </w:pPr>
      <w:bookmarkStart w:id="64" w:name="_Toc457987616"/>
      <w:r w:rsidRPr="00413C16">
        <w:rPr>
          <w:rFonts w:hint="eastAsia"/>
          <w:sz w:val="24"/>
        </w:rPr>
        <w:t>4.</w:t>
      </w:r>
      <w:r w:rsidR="006E20EE">
        <w:rPr>
          <w:sz w:val="24"/>
        </w:rPr>
        <w:t>4</w:t>
      </w:r>
      <w:r w:rsidRPr="00413C16">
        <w:rPr>
          <w:sz w:val="24"/>
        </w:rPr>
        <w:t>.4</w:t>
      </w:r>
      <w:r w:rsidRPr="00413C16">
        <w:rPr>
          <w:rFonts w:hint="eastAsia"/>
          <w:sz w:val="24"/>
        </w:rPr>
        <w:t>主要页面逻辑说明</w:t>
      </w:r>
      <w:bookmarkEnd w:id="64"/>
    </w:p>
    <w:p w:rsidR="00B01CD3" w:rsidRPr="009C64A2" w:rsidRDefault="00B01CD3" w:rsidP="00B01CD3">
      <w:pPr>
        <w:ind w:firstLineChars="150" w:firstLine="315"/>
        <w:rPr>
          <w:rFonts w:ascii="宋体" w:hAnsi="宋体"/>
          <w:color w:val="000000"/>
          <w:sz w:val="21"/>
          <w:szCs w:val="21"/>
          <w:lang w:eastAsia="zh-CN"/>
        </w:rPr>
      </w:pPr>
      <w:r>
        <w:rPr>
          <w:rFonts w:ascii="宋体" w:hAnsi="宋体" w:hint="eastAsia"/>
          <w:color w:val="000000"/>
          <w:sz w:val="21"/>
          <w:szCs w:val="21"/>
          <w:lang w:eastAsia="zh-CN"/>
        </w:rPr>
        <w:lastRenderedPageBreak/>
        <w:t>（</w:t>
      </w:r>
      <w:r w:rsidRPr="009C64A2">
        <w:rPr>
          <w:rFonts w:ascii="宋体" w:hAnsi="宋体" w:hint="eastAsia"/>
          <w:color w:val="000000"/>
          <w:sz w:val="21"/>
          <w:szCs w:val="21"/>
          <w:lang w:eastAsia="zh-CN"/>
        </w:rPr>
        <w:t>1</w:t>
      </w:r>
      <w:r w:rsidRPr="009C64A2">
        <w:rPr>
          <w:rFonts w:ascii="宋体" w:hAnsi="宋体"/>
          <w:color w:val="000000"/>
          <w:sz w:val="21"/>
          <w:szCs w:val="21"/>
          <w:lang w:eastAsia="zh-CN"/>
        </w:rPr>
        <w:t>）</w:t>
      </w:r>
      <w:r w:rsidRPr="009C64A2">
        <w:rPr>
          <w:rFonts w:ascii="宋体" w:hAnsi="宋体" w:hint="eastAsia"/>
          <w:color w:val="000000"/>
          <w:sz w:val="21"/>
          <w:szCs w:val="21"/>
          <w:lang w:eastAsia="zh-CN"/>
        </w:rPr>
        <w:t>登录</w:t>
      </w:r>
      <w:r w:rsidRPr="009C64A2">
        <w:rPr>
          <w:rFonts w:ascii="宋体" w:hAnsi="宋体"/>
          <w:color w:val="000000"/>
          <w:sz w:val="21"/>
          <w:szCs w:val="21"/>
          <w:lang w:eastAsia="zh-CN"/>
        </w:rPr>
        <w:t>路径：</w:t>
      </w:r>
      <w:r>
        <w:rPr>
          <w:rFonts w:cs="Arial" w:hint="eastAsia"/>
          <w:color w:val="333333"/>
          <w:lang w:eastAsia="zh-CN"/>
        </w:rPr>
        <w:t>当前位置：配件管理</w:t>
      </w:r>
      <w:r>
        <w:rPr>
          <w:rFonts w:cs="Arial" w:hint="eastAsia"/>
          <w:color w:val="333333"/>
          <w:lang w:eastAsia="zh-CN"/>
        </w:rPr>
        <w:t> &gt; </w:t>
      </w:r>
      <w:r>
        <w:rPr>
          <w:rFonts w:cs="Arial" w:hint="eastAsia"/>
          <w:color w:val="333333"/>
          <w:lang w:eastAsia="zh-CN"/>
        </w:rPr>
        <w:t>呆滞品管理</w:t>
      </w:r>
      <w:r>
        <w:rPr>
          <w:rFonts w:cs="Arial" w:hint="eastAsia"/>
          <w:color w:val="333333"/>
          <w:lang w:eastAsia="zh-CN"/>
        </w:rPr>
        <w:t> &gt; </w:t>
      </w:r>
      <w:r>
        <w:rPr>
          <w:rFonts w:cs="Arial" w:hint="eastAsia"/>
          <w:color w:val="333333"/>
          <w:lang w:eastAsia="zh-CN"/>
        </w:rPr>
        <w:t>呆滞</w:t>
      </w:r>
      <w:proofErr w:type="gramStart"/>
      <w:r>
        <w:rPr>
          <w:rFonts w:cs="Arial" w:hint="eastAsia"/>
          <w:color w:val="333333"/>
          <w:lang w:eastAsia="zh-CN"/>
        </w:rPr>
        <w:t>品发布</w:t>
      </w:r>
      <w:proofErr w:type="gramEnd"/>
      <w:r>
        <w:rPr>
          <w:rFonts w:cs="Arial" w:hint="eastAsia"/>
          <w:color w:val="333333"/>
          <w:lang w:eastAsia="zh-CN"/>
        </w:rPr>
        <w:t>信息查询；</w:t>
      </w:r>
    </w:p>
    <w:p w:rsidR="00B01CD3" w:rsidRPr="009C64A2" w:rsidRDefault="00B01CD3" w:rsidP="00B01CD3">
      <w:pPr>
        <w:ind w:firstLineChars="150" w:firstLine="315"/>
        <w:rPr>
          <w:rFonts w:ascii="宋体" w:hAnsi="宋体"/>
          <w:color w:val="000000"/>
          <w:sz w:val="21"/>
          <w:szCs w:val="21"/>
          <w:lang w:eastAsia="zh-CN"/>
        </w:rPr>
      </w:pPr>
      <w:r w:rsidRPr="009C64A2">
        <w:rPr>
          <w:rFonts w:ascii="宋体" w:hAnsi="宋体" w:hint="eastAsia"/>
          <w:color w:val="000000"/>
          <w:sz w:val="21"/>
          <w:szCs w:val="21"/>
          <w:lang w:eastAsia="zh-CN"/>
        </w:rPr>
        <w:t>（2</w:t>
      </w:r>
      <w:r w:rsidRPr="009C64A2">
        <w:rPr>
          <w:rFonts w:ascii="宋体" w:hAnsi="宋体"/>
          <w:color w:val="000000"/>
          <w:sz w:val="21"/>
          <w:szCs w:val="21"/>
          <w:lang w:eastAsia="zh-CN"/>
        </w:rPr>
        <w:t>）</w:t>
      </w:r>
      <w:r w:rsidRPr="009C64A2">
        <w:rPr>
          <w:rFonts w:ascii="宋体" w:hAnsi="宋体" w:hint="eastAsia"/>
          <w:color w:val="000000"/>
          <w:sz w:val="21"/>
          <w:szCs w:val="21"/>
          <w:lang w:eastAsia="zh-CN"/>
        </w:rPr>
        <w:t>使用</w:t>
      </w:r>
      <w:r w:rsidRPr="009C64A2">
        <w:rPr>
          <w:rFonts w:ascii="宋体" w:hAnsi="宋体"/>
          <w:color w:val="000000"/>
          <w:sz w:val="21"/>
          <w:szCs w:val="21"/>
          <w:lang w:eastAsia="zh-CN"/>
        </w:rPr>
        <w:t>角色：</w:t>
      </w:r>
      <w:r>
        <w:rPr>
          <w:rFonts w:ascii="宋体" w:hAnsi="宋体" w:hint="eastAsia"/>
          <w:color w:val="000000"/>
          <w:sz w:val="21"/>
          <w:szCs w:val="21"/>
          <w:lang w:eastAsia="zh-CN"/>
        </w:rPr>
        <w:t>售后</w:t>
      </w:r>
      <w:r>
        <w:rPr>
          <w:rFonts w:ascii="宋体" w:hAnsi="宋体"/>
          <w:color w:val="000000"/>
          <w:sz w:val="21"/>
          <w:szCs w:val="21"/>
          <w:lang w:eastAsia="zh-CN"/>
        </w:rPr>
        <w:t>超级管理员、</w:t>
      </w:r>
      <w:r>
        <w:rPr>
          <w:rFonts w:ascii="宋体" w:hAnsi="宋体" w:hint="eastAsia"/>
          <w:color w:val="000000"/>
          <w:sz w:val="21"/>
          <w:szCs w:val="21"/>
          <w:lang w:eastAsia="zh-CN"/>
        </w:rPr>
        <w:t>售后零件</w:t>
      </w:r>
      <w:r>
        <w:rPr>
          <w:rFonts w:ascii="宋体" w:hAnsi="宋体"/>
          <w:color w:val="000000"/>
          <w:sz w:val="21"/>
          <w:szCs w:val="21"/>
          <w:lang w:eastAsia="zh-CN"/>
        </w:rPr>
        <w:t>部门</w:t>
      </w:r>
      <w:r>
        <w:rPr>
          <w:rFonts w:ascii="宋体" w:hAnsi="宋体" w:hint="eastAsia"/>
          <w:color w:val="000000"/>
          <w:sz w:val="21"/>
          <w:szCs w:val="21"/>
          <w:lang w:eastAsia="zh-CN"/>
        </w:rPr>
        <w:t>、</w:t>
      </w:r>
      <w:r>
        <w:rPr>
          <w:rFonts w:ascii="宋体" w:hAnsi="宋体"/>
          <w:color w:val="000000"/>
          <w:sz w:val="21"/>
          <w:szCs w:val="21"/>
          <w:lang w:eastAsia="zh-CN"/>
        </w:rPr>
        <w:t>经销商；</w:t>
      </w:r>
    </w:p>
    <w:p w:rsidR="00B01CD3" w:rsidRDefault="00B01CD3" w:rsidP="00B01CD3">
      <w:pPr>
        <w:ind w:firstLineChars="150" w:firstLine="315"/>
        <w:rPr>
          <w:rFonts w:ascii="宋体" w:hAnsi="宋体"/>
          <w:color w:val="000000"/>
          <w:sz w:val="21"/>
          <w:szCs w:val="21"/>
          <w:lang w:eastAsia="zh-CN"/>
        </w:rPr>
      </w:pPr>
      <w:r w:rsidRPr="009C64A2">
        <w:rPr>
          <w:rFonts w:ascii="宋体" w:hAnsi="宋体" w:hint="eastAsia"/>
          <w:color w:val="000000"/>
          <w:sz w:val="21"/>
          <w:szCs w:val="21"/>
          <w:lang w:eastAsia="zh-CN"/>
        </w:rPr>
        <w:t>（3</w:t>
      </w:r>
      <w:r w:rsidRPr="009C64A2">
        <w:rPr>
          <w:rFonts w:ascii="宋体" w:hAnsi="宋体"/>
          <w:color w:val="000000"/>
          <w:sz w:val="21"/>
          <w:szCs w:val="21"/>
          <w:lang w:eastAsia="zh-CN"/>
        </w:rPr>
        <w:t>）</w:t>
      </w:r>
      <w:r w:rsidRPr="009C64A2">
        <w:rPr>
          <w:rFonts w:ascii="宋体" w:hAnsi="宋体" w:hint="eastAsia"/>
          <w:color w:val="000000"/>
          <w:sz w:val="21"/>
          <w:szCs w:val="21"/>
          <w:lang w:eastAsia="zh-CN"/>
        </w:rPr>
        <w:t>登录</w:t>
      </w:r>
      <w:r w:rsidR="000C4894">
        <w:rPr>
          <w:rFonts w:ascii="宋体" w:hAnsi="宋体" w:hint="eastAsia"/>
          <w:color w:val="000000"/>
          <w:sz w:val="21"/>
          <w:szCs w:val="21"/>
          <w:lang w:eastAsia="zh-CN"/>
        </w:rPr>
        <w:t>D</w:t>
      </w:r>
      <w:r w:rsidR="000C4894">
        <w:rPr>
          <w:rFonts w:ascii="宋体" w:hAnsi="宋体"/>
          <w:color w:val="000000"/>
          <w:sz w:val="21"/>
          <w:szCs w:val="21"/>
          <w:lang w:eastAsia="zh-CN"/>
        </w:rPr>
        <w:t>CS</w:t>
      </w:r>
      <w:r w:rsidR="000C4894">
        <w:rPr>
          <w:rFonts w:ascii="宋体" w:hAnsi="宋体" w:hint="eastAsia"/>
          <w:color w:val="000000"/>
          <w:sz w:val="21"/>
          <w:szCs w:val="21"/>
          <w:lang w:eastAsia="zh-CN"/>
        </w:rPr>
        <w:t>系统</w:t>
      </w:r>
      <w:r w:rsidRPr="009C64A2">
        <w:rPr>
          <w:rFonts w:ascii="宋体" w:hAnsi="宋体"/>
          <w:color w:val="000000"/>
          <w:sz w:val="21"/>
          <w:szCs w:val="21"/>
          <w:lang w:eastAsia="zh-CN"/>
        </w:rPr>
        <w:t>，</w:t>
      </w:r>
      <w:r>
        <w:rPr>
          <w:rFonts w:ascii="宋体" w:hAnsi="宋体" w:hint="eastAsia"/>
          <w:color w:val="000000"/>
          <w:sz w:val="21"/>
          <w:szCs w:val="21"/>
          <w:lang w:eastAsia="zh-CN"/>
        </w:rPr>
        <w:t>点击</w:t>
      </w:r>
      <w:r w:rsidR="000C4894">
        <w:rPr>
          <w:rFonts w:cs="Arial" w:hint="eastAsia"/>
          <w:color w:val="333333"/>
          <w:lang w:eastAsia="zh-CN"/>
        </w:rPr>
        <w:t>当前位置：配件管理</w:t>
      </w:r>
      <w:r w:rsidR="000C4894">
        <w:rPr>
          <w:rFonts w:cs="Arial" w:hint="eastAsia"/>
          <w:color w:val="333333"/>
          <w:lang w:eastAsia="zh-CN"/>
        </w:rPr>
        <w:t> &gt; </w:t>
      </w:r>
      <w:r w:rsidR="000C4894">
        <w:rPr>
          <w:rFonts w:cs="Arial" w:hint="eastAsia"/>
          <w:color w:val="333333"/>
          <w:lang w:eastAsia="zh-CN"/>
        </w:rPr>
        <w:t>呆滞品管理</w:t>
      </w:r>
      <w:r w:rsidR="000C4894">
        <w:rPr>
          <w:rFonts w:cs="Arial" w:hint="eastAsia"/>
          <w:color w:val="333333"/>
          <w:lang w:eastAsia="zh-CN"/>
        </w:rPr>
        <w:t> &gt; </w:t>
      </w:r>
      <w:r w:rsidR="000C4894">
        <w:rPr>
          <w:rFonts w:cs="Arial" w:hint="eastAsia"/>
          <w:color w:val="333333"/>
          <w:lang w:eastAsia="zh-CN"/>
        </w:rPr>
        <w:t>呆滞</w:t>
      </w:r>
      <w:proofErr w:type="gramStart"/>
      <w:r w:rsidR="000C4894">
        <w:rPr>
          <w:rFonts w:cs="Arial" w:hint="eastAsia"/>
          <w:color w:val="333333"/>
          <w:lang w:eastAsia="zh-CN"/>
        </w:rPr>
        <w:t>品发布</w:t>
      </w:r>
      <w:proofErr w:type="gramEnd"/>
      <w:r w:rsidR="000C4894">
        <w:rPr>
          <w:rFonts w:cs="Arial" w:hint="eastAsia"/>
          <w:color w:val="333333"/>
          <w:lang w:eastAsia="zh-CN"/>
        </w:rPr>
        <w:t>信息查询</w:t>
      </w:r>
      <w:r w:rsidRPr="009C64A2">
        <w:rPr>
          <w:rFonts w:ascii="宋体" w:hAnsi="宋体" w:hint="eastAsia"/>
          <w:color w:val="000000"/>
          <w:sz w:val="21"/>
          <w:szCs w:val="21"/>
          <w:lang w:eastAsia="zh-CN"/>
        </w:rPr>
        <w:t>，</w:t>
      </w:r>
      <w:r w:rsidRPr="009C64A2">
        <w:rPr>
          <w:rFonts w:ascii="宋体" w:hAnsi="宋体"/>
          <w:color w:val="000000"/>
          <w:sz w:val="21"/>
          <w:szCs w:val="21"/>
          <w:lang w:eastAsia="zh-CN"/>
        </w:rPr>
        <w:t>进入</w:t>
      </w:r>
      <w:r w:rsidR="000C4894">
        <w:rPr>
          <w:rFonts w:cs="Arial" w:hint="eastAsia"/>
          <w:color w:val="333333"/>
          <w:lang w:eastAsia="zh-CN"/>
        </w:rPr>
        <w:t>呆滞</w:t>
      </w:r>
      <w:proofErr w:type="gramStart"/>
      <w:r w:rsidR="000C4894">
        <w:rPr>
          <w:rFonts w:cs="Arial" w:hint="eastAsia"/>
          <w:color w:val="333333"/>
          <w:lang w:eastAsia="zh-CN"/>
        </w:rPr>
        <w:t>品发布</w:t>
      </w:r>
      <w:proofErr w:type="gramEnd"/>
      <w:r w:rsidR="000C4894">
        <w:rPr>
          <w:rFonts w:cs="Arial" w:hint="eastAsia"/>
          <w:color w:val="333333"/>
          <w:lang w:eastAsia="zh-CN"/>
        </w:rPr>
        <w:t>信息查询</w:t>
      </w:r>
      <w:r>
        <w:rPr>
          <w:rFonts w:ascii="宋体" w:hAnsi="宋体"/>
          <w:color w:val="000000"/>
          <w:sz w:val="21"/>
          <w:szCs w:val="21"/>
          <w:lang w:eastAsia="zh-CN"/>
        </w:rPr>
        <w:t>主页面</w:t>
      </w:r>
      <w:r>
        <w:rPr>
          <w:rFonts w:asciiTheme="majorEastAsia" w:eastAsiaTheme="majorEastAsia" w:hAnsiTheme="majorEastAsia"/>
          <w:sz w:val="21"/>
          <w:szCs w:val="21"/>
          <w:lang w:eastAsia="zh-CN"/>
        </w:rPr>
        <w:t>；</w:t>
      </w:r>
      <w:r>
        <w:rPr>
          <w:rFonts w:ascii="宋体" w:hAnsi="宋体" w:hint="eastAsia"/>
          <w:color w:val="000000"/>
          <w:sz w:val="21"/>
          <w:szCs w:val="21"/>
          <w:lang w:eastAsia="zh-CN"/>
        </w:rPr>
        <w:t>如图4.</w:t>
      </w:r>
      <w:r w:rsidR="006E20EE">
        <w:rPr>
          <w:rFonts w:ascii="宋体" w:hAnsi="宋体"/>
          <w:color w:val="000000"/>
          <w:sz w:val="21"/>
          <w:szCs w:val="21"/>
          <w:lang w:eastAsia="zh-CN"/>
        </w:rPr>
        <w:t>4</w:t>
      </w:r>
      <w:r>
        <w:rPr>
          <w:rFonts w:ascii="宋体" w:hAnsi="宋体" w:hint="eastAsia"/>
          <w:color w:val="000000"/>
          <w:sz w:val="21"/>
          <w:szCs w:val="21"/>
          <w:lang w:eastAsia="zh-CN"/>
        </w:rPr>
        <w:t>.4</w:t>
      </w:r>
      <w:r>
        <w:rPr>
          <w:rFonts w:ascii="宋体" w:hAnsi="宋体"/>
          <w:color w:val="000000"/>
          <w:sz w:val="21"/>
          <w:szCs w:val="21"/>
          <w:lang w:eastAsia="zh-CN"/>
        </w:rPr>
        <w:t>-1</w:t>
      </w:r>
      <w:r>
        <w:rPr>
          <w:rFonts w:ascii="宋体" w:hAnsi="宋体" w:hint="eastAsia"/>
          <w:color w:val="000000"/>
          <w:sz w:val="21"/>
          <w:szCs w:val="21"/>
          <w:lang w:eastAsia="zh-CN"/>
        </w:rPr>
        <w:t>所示：</w:t>
      </w:r>
    </w:p>
    <w:p w:rsidR="00177812" w:rsidRDefault="000C4894" w:rsidP="00177812">
      <w:pPr>
        <w:jc w:val="center"/>
        <w:rPr>
          <w:rFonts w:ascii="宋体" w:hAnsi="宋体"/>
          <w:color w:val="000000"/>
          <w:sz w:val="21"/>
          <w:szCs w:val="21"/>
          <w:lang w:eastAsia="zh-CN"/>
        </w:rPr>
      </w:pPr>
      <w:r>
        <w:rPr>
          <w:noProof/>
          <w:lang w:eastAsia="zh-CN"/>
        </w:rPr>
        <w:drawing>
          <wp:inline distT="0" distB="0" distL="0" distR="0">
            <wp:extent cx="5486400" cy="2630805"/>
            <wp:effectExtent l="19050" t="1905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630805"/>
                    </a:xfrm>
                    <a:prstGeom prst="rect">
                      <a:avLst/>
                    </a:prstGeom>
                    <a:ln>
                      <a:solidFill>
                        <a:schemeClr val="accent1"/>
                      </a:solidFill>
                    </a:ln>
                  </pic:spPr>
                </pic:pic>
              </a:graphicData>
            </a:graphic>
          </wp:inline>
        </w:drawing>
      </w:r>
    </w:p>
    <w:p w:rsidR="000C4894" w:rsidRDefault="000C4894" w:rsidP="00177812">
      <w:pPr>
        <w:jc w:val="center"/>
        <w:rPr>
          <w:rFonts w:ascii="宋体" w:hAnsi="宋体"/>
          <w:color w:val="000000"/>
          <w:sz w:val="21"/>
          <w:szCs w:val="21"/>
          <w:lang w:eastAsia="zh-CN"/>
        </w:rPr>
      </w:pPr>
      <w:r>
        <w:rPr>
          <w:rFonts w:ascii="宋体" w:hAnsi="宋体" w:hint="eastAsia"/>
          <w:color w:val="000000"/>
          <w:sz w:val="21"/>
          <w:szCs w:val="21"/>
          <w:lang w:eastAsia="zh-CN"/>
        </w:rPr>
        <w:t>图4.</w:t>
      </w:r>
      <w:r w:rsidR="006E20EE">
        <w:rPr>
          <w:rFonts w:ascii="宋体" w:hAnsi="宋体"/>
          <w:color w:val="000000"/>
          <w:sz w:val="21"/>
          <w:szCs w:val="21"/>
          <w:lang w:eastAsia="zh-CN"/>
        </w:rPr>
        <w:t>4</w:t>
      </w:r>
      <w:r>
        <w:rPr>
          <w:rFonts w:ascii="宋体" w:hAnsi="宋体" w:hint="eastAsia"/>
          <w:color w:val="000000"/>
          <w:sz w:val="21"/>
          <w:szCs w:val="21"/>
          <w:lang w:eastAsia="zh-CN"/>
        </w:rPr>
        <w:t>.4</w:t>
      </w:r>
      <w:r>
        <w:rPr>
          <w:rFonts w:ascii="宋体" w:hAnsi="宋体"/>
          <w:color w:val="000000"/>
          <w:sz w:val="21"/>
          <w:szCs w:val="21"/>
          <w:lang w:eastAsia="zh-CN"/>
        </w:rPr>
        <w:t>-1</w:t>
      </w:r>
    </w:p>
    <w:tbl>
      <w:tblPr>
        <w:tblStyle w:val="af"/>
        <w:tblW w:w="8856" w:type="dxa"/>
        <w:tblLayout w:type="fixed"/>
        <w:tblLook w:val="04A0" w:firstRow="1" w:lastRow="0" w:firstColumn="1" w:lastColumn="0" w:noHBand="0" w:noVBand="1"/>
      </w:tblPr>
      <w:tblGrid>
        <w:gridCol w:w="2542"/>
        <w:gridCol w:w="5483"/>
        <w:gridCol w:w="831"/>
      </w:tblGrid>
      <w:tr w:rsidR="000C4894" w:rsidTr="007D0E1F">
        <w:tc>
          <w:tcPr>
            <w:tcW w:w="8856" w:type="dxa"/>
            <w:gridSpan w:val="3"/>
            <w:shd w:val="clear" w:color="auto" w:fill="FFFF00"/>
          </w:tcPr>
          <w:p w:rsidR="000C4894" w:rsidRDefault="000C4894" w:rsidP="007D0E1F">
            <w:pPr>
              <w:overflowPunct w:val="0"/>
              <w:autoSpaceDE w:val="0"/>
              <w:autoSpaceDN w:val="0"/>
              <w:adjustRightInd w:val="0"/>
              <w:textAlignment w:val="baseline"/>
              <w:rPr>
                <w:rFonts w:asciiTheme="minorEastAsia" w:hAnsiTheme="minorEastAsia"/>
                <w:b/>
                <w:szCs w:val="21"/>
                <w:lang w:eastAsia="zh-CN"/>
              </w:rPr>
            </w:pPr>
            <w:r>
              <w:rPr>
                <w:rFonts w:asciiTheme="minorEastAsia" w:hAnsiTheme="minorEastAsia" w:hint="eastAsia"/>
                <w:b/>
                <w:szCs w:val="21"/>
                <w:lang w:eastAsia="zh-CN"/>
              </w:rPr>
              <w:t>《呆滞品定义</w:t>
            </w:r>
            <w:r>
              <w:rPr>
                <w:rFonts w:asciiTheme="minorEastAsia" w:hAnsiTheme="minorEastAsia"/>
                <w:b/>
                <w:szCs w:val="21"/>
                <w:lang w:eastAsia="zh-CN"/>
              </w:rPr>
              <w:t>主页面</w:t>
            </w:r>
            <w:r>
              <w:rPr>
                <w:rFonts w:asciiTheme="minorEastAsia" w:hAnsiTheme="minorEastAsia" w:hint="eastAsia"/>
                <w:b/>
                <w:szCs w:val="21"/>
                <w:lang w:eastAsia="zh-CN"/>
              </w:rPr>
              <w:t>》</w:t>
            </w:r>
          </w:p>
        </w:tc>
      </w:tr>
      <w:tr w:rsidR="000C4894" w:rsidTr="007D0E1F">
        <w:tc>
          <w:tcPr>
            <w:tcW w:w="2542" w:type="dxa"/>
            <w:shd w:val="clear" w:color="auto" w:fill="FFFF00"/>
          </w:tcPr>
          <w:p w:rsidR="000C4894" w:rsidRDefault="000C4894" w:rsidP="006E20EE">
            <w:pPr>
              <w:overflowPunct w:val="0"/>
              <w:autoSpaceDE w:val="0"/>
              <w:autoSpaceDN w:val="0"/>
              <w:adjustRightInd w:val="0"/>
              <w:textAlignment w:val="baseline"/>
              <w:rPr>
                <w:rFonts w:asciiTheme="minorEastAsia" w:hAnsiTheme="minorEastAsia"/>
                <w:b/>
                <w:szCs w:val="21"/>
              </w:rPr>
            </w:pPr>
            <w:r>
              <w:rPr>
                <w:rFonts w:asciiTheme="minorEastAsia" w:hAnsiTheme="minorEastAsia" w:hint="eastAsia"/>
                <w:b/>
                <w:szCs w:val="21"/>
              </w:rPr>
              <w:t>页面编号：</w:t>
            </w:r>
            <w:r>
              <w:rPr>
                <w:rFonts w:asciiTheme="minorEastAsia" w:hAnsiTheme="minorEastAsia"/>
                <w:b/>
                <w:szCs w:val="21"/>
              </w:rPr>
              <w:t>4.</w:t>
            </w:r>
            <w:r w:rsidR="006E20EE">
              <w:rPr>
                <w:rFonts w:asciiTheme="minorEastAsia" w:hAnsiTheme="minorEastAsia"/>
                <w:b/>
                <w:szCs w:val="21"/>
              </w:rPr>
              <w:t>4</w:t>
            </w:r>
            <w:r>
              <w:rPr>
                <w:rFonts w:asciiTheme="minorEastAsia" w:hAnsiTheme="minorEastAsia"/>
                <w:b/>
                <w:szCs w:val="21"/>
              </w:rPr>
              <w:t>.4-1</w:t>
            </w:r>
          </w:p>
        </w:tc>
        <w:tc>
          <w:tcPr>
            <w:tcW w:w="5483" w:type="dxa"/>
            <w:shd w:val="clear" w:color="auto" w:fill="FFFF00"/>
          </w:tcPr>
          <w:p w:rsidR="000C4894" w:rsidRDefault="000C4894" w:rsidP="007D0E1F">
            <w:pPr>
              <w:overflowPunct w:val="0"/>
              <w:autoSpaceDE w:val="0"/>
              <w:autoSpaceDN w:val="0"/>
              <w:adjustRightInd w:val="0"/>
              <w:textAlignment w:val="baseline"/>
              <w:rPr>
                <w:rFonts w:asciiTheme="minorEastAsia" w:hAnsiTheme="minorEastAsia"/>
                <w:b/>
                <w:szCs w:val="21"/>
              </w:rPr>
            </w:pPr>
            <w:proofErr w:type="spellStart"/>
            <w:r>
              <w:rPr>
                <w:rFonts w:asciiTheme="minorEastAsia" w:hAnsiTheme="minorEastAsia" w:hint="eastAsia"/>
                <w:b/>
                <w:szCs w:val="21"/>
              </w:rPr>
              <w:t>逻辑明细</w:t>
            </w:r>
            <w:proofErr w:type="spellEnd"/>
          </w:p>
        </w:tc>
        <w:tc>
          <w:tcPr>
            <w:tcW w:w="831" w:type="dxa"/>
            <w:shd w:val="clear" w:color="auto" w:fill="FFFF00"/>
          </w:tcPr>
          <w:p w:rsidR="000C4894" w:rsidRDefault="000C4894" w:rsidP="007D0E1F">
            <w:pPr>
              <w:overflowPunct w:val="0"/>
              <w:autoSpaceDE w:val="0"/>
              <w:autoSpaceDN w:val="0"/>
              <w:adjustRightInd w:val="0"/>
              <w:textAlignment w:val="baseline"/>
              <w:rPr>
                <w:rFonts w:asciiTheme="minorEastAsia" w:hAnsiTheme="minorEastAsia"/>
                <w:b/>
                <w:szCs w:val="21"/>
              </w:rPr>
            </w:pPr>
            <w:proofErr w:type="spellStart"/>
            <w:r>
              <w:rPr>
                <w:rFonts w:asciiTheme="minorEastAsia" w:hAnsiTheme="minorEastAsia" w:hint="eastAsia"/>
                <w:b/>
                <w:szCs w:val="21"/>
              </w:rPr>
              <w:t>备注</w:t>
            </w:r>
            <w:proofErr w:type="spellEnd"/>
          </w:p>
        </w:tc>
      </w:tr>
      <w:tr w:rsidR="000C4894" w:rsidTr="007D0E1F">
        <w:tc>
          <w:tcPr>
            <w:tcW w:w="2542" w:type="dxa"/>
          </w:tcPr>
          <w:p w:rsidR="000C4894" w:rsidRDefault="000C4894" w:rsidP="007D0E1F">
            <w:pPr>
              <w:overflowPunct w:val="0"/>
              <w:autoSpaceDE w:val="0"/>
              <w:autoSpaceDN w:val="0"/>
              <w:adjustRightInd w:val="0"/>
              <w:textAlignment w:val="baseline"/>
              <w:rPr>
                <w:rFonts w:asciiTheme="minorEastAsia" w:hAnsiTheme="minorEastAsia"/>
                <w:szCs w:val="21"/>
              </w:rPr>
            </w:pPr>
            <w:proofErr w:type="spellStart"/>
            <w:r>
              <w:rPr>
                <w:rFonts w:asciiTheme="minorEastAsia" w:hAnsiTheme="minorEastAsia" w:hint="eastAsia"/>
                <w:szCs w:val="21"/>
              </w:rPr>
              <w:t>页面初始化</w:t>
            </w:r>
            <w:proofErr w:type="spellEnd"/>
          </w:p>
        </w:tc>
        <w:tc>
          <w:tcPr>
            <w:tcW w:w="5483" w:type="dxa"/>
          </w:tcPr>
          <w:p w:rsidR="000C4894" w:rsidRDefault="000C4894" w:rsidP="007D0E1F">
            <w:pPr>
              <w:overflowPunct w:val="0"/>
              <w:autoSpaceDE w:val="0"/>
              <w:autoSpaceDN w:val="0"/>
              <w:adjustRightInd w:val="0"/>
              <w:textAlignment w:val="baseline"/>
              <w:rPr>
                <w:rFonts w:asciiTheme="minorEastAsia" w:hAnsiTheme="minorEastAsia"/>
                <w:iCs/>
                <w:szCs w:val="21"/>
                <w:lang w:eastAsia="zh-CN"/>
              </w:rPr>
            </w:pPr>
            <w:r>
              <w:rPr>
                <w:rFonts w:asciiTheme="minorEastAsia" w:hAnsiTheme="minorEastAsia" w:hint="eastAsia"/>
                <w:iCs/>
                <w:szCs w:val="21"/>
                <w:lang w:eastAsia="zh-CN"/>
              </w:rPr>
              <w:t>初始</w:t>
            </w:r>
            <w:r>
              <w:rPr>
                <w:rFonts w:asciiTheme="minorEastAsia" w:hAnsiTheme="minorEastAsia"/>
                <w:iCs/>
                <w:szCs w:val="21"/>
                <w:lang w:eastAsia="zh-CN"/>
              </w:rPr>
              <w:t>页面</w:t>
            </w:r>
            <w:r>
              <w:rPr>
                <w:rFonts w:asciiTheme="minorEastAsia" w:hAnsiTheme="minorEastAsia" w:hint="eastAsia"/>
                <w:iCs/>
                <w:szCs w:val="21"/>
                <w:lang w:eastAsia="zh-CN"/>
              </w:rPr>
              <w:t>默认只显示</w:t>
            </w:r>
            <w:r>
              <w:rPr>
                <w:rFonts w:asciiTheme="minorEastAsia" w:hAnsiTheme="minorEastAsia"/>
                <w:iCs/>
                <w:szCs w:val="21"/>
                <w:lang w:eastAsia="zh-CN"/>
              </w:rPr>
              <w:t>查询条件；</w:t>
            </w:r>
          </w:p>
        </w:tc>
        <w:tc>
          <w:tcPr>
            <w:tcW w:w="831" w:type="dxa"/>
          </w:tcPr>
          <w:p w:rsidR="000C4894" w:rsidRDefault="000C4894" w:rsidP="007D0E1F">
            <w:pPr>
              <w:overflowPunct w:val="0"/>
              <w:autoSpaceDE w:val="0"/>
              <w:autoSpaceDN w:val="0"/>
              <w:adjustRightInd w:val="0"/>
              <w:ind w:firstLine="402"/>
              <w:textAlignment w:val="baseline"/>
              <w:rPr>
                <w:rFonts w:asciiTheme="minorEastAsia" w:hAnsiTheme="minorEastAsia"/>
                <w:i/>
                <w:color w:val="0000FF"/>
                <w:szCs w:val="21"/>
                <w:lang w:eastAsia="zh-CN"/>
              </w:rPr>
            </w:pPr>
          </w:p>
        </w:tc>
      </w:tr>
      <w:tr w:rsidR="000C4894" w:rsidTr="007D0E1F">
        <w:tc>
          <w:tcPr>
            <w:tcW w:w="2542" w:type="dxa"/>
          </w:tcPr>
          <w:p w:rsidR="000C4894" w:rsidRDefault="000C4894" w:rsidP="007D0E1F">
            <w:pPr>
              <w:overflowPunct w:val="0"/>
              <w:autoSpaceDE w:val="0"/>
              <w:autoSpaceDN w:val="0"/>
              <w:adjustRightInd w:val="0"/>
              <w:textAlignment w:val="baseline"/>
              <w:rPr>
                <w:rFonts w:asciiTheme="minorEastAsia" w:hAnsiTheme="minorEastAsia"/>
                <w:szCs w:val="21"/>
                <w:lang w:eastAsia="zh-CN"/>
              </w:rPr>
            </w:pPr>
            <w:r>
              <w:rPr>
                <w:rFonts w:asciiTheme="minorEastAsia" w:hAnsiTheme="minorEastAsia" w:hint="eastAsia"/>
                <w:szCs w:val="21"/>
                <w:lang w:eastAsia="zh-CN"/>
              </w:rPr>
              <w:t>查询</w:t>
            </w:r>
            <w:r>
              <w:rPr>
                <w:rFonts w:asciiTheme="minorEastAsia" w:hAnsiTheme="minorEastAsia"/>
                <w:szCs w:val="21"/>
                <w:lang w:eastAsia="zh-CN"/>
              </w:rPr>
              <w:t>条件</w:t>
            </w:r>
          </w:p>
        </w:tc>
        <w:tc>
          <w:tcPr>
            <w:tcW w:w="5483" w:type="dxa"/>
          </w:tcPr>
          <w:p w:rsidR="000C4894" w:rsidRPr="003F1935" w:rsidRDefault="000C4894" w:rsidP="007D0E1F">
            <w:pPr>
              <w:overflowPunct w:val="0"/>
              <w:autoSpaceDE w:val="0"/>
              <w:autoSpaceDN w:val="0"/>
              <w:adjustRightInd w:val="0"/>
              <w:textAlignment w:val="baseline"/>
              <w:rPr>
                <w:rFonts w:asciiTheme="minorEastAsia" w:hAnsiTheme="minorEastAsia"/>
                <w:b/>
                <w:iCs/>
                <w:szCs w:val="21"/>
                <w:lang w:eastAsia="zh-CN"/>
              </w:rPr>
            </w:pPr>
            <w:r>
              <w:rPr>
                <w:rFonts w:asciiTheme="minorEastAsia" w:hAnsiTheme="minorEastAsia" w:hint="eastAsia"/>
                <w:b/>
                <w:iCs/>
                <w:szCs w:val="21"/>
                <w:lang w:eastAsia="zh-CN"/>
              </w:rPr>
              <w:t>售后大区</w:t>
            </w:r>
            <w:r w:rsidRPr="003F1935">
              <w:rPr>
                <w:rFonts w:asciiTheme="minorEastAsia" w:hAnsiTheme="minorEastAsia" w:hint="eastAsia"/>
                <w:b/>
                <w:iCs/>
                <w:szCs w:val="21"/>
                <w:lang w:eastAsia="zh-CN"/>
              </w:rPr>
              <w:t>：</w:t>
            </w:r>
            <w:r w:rsidR="006263F3">
              <w:rPr>
                <w:rFonts w:asciiTheme="minorEastAsia" w:hAnsiTheme="minorEastAsia" w:hint="eastAsia"/>
                <w:iCs/>
                <w:szCs w:val="21"/>
                <w:lang w:eastAsia="zh-CN"/>
              </w:rPr>
              <w:t>下拉选项</w:t>
            </w:r>
            <w:r w:rsidRPr="003F1935">
              <w:rPr>
                <w:rFonts w:asciiTheme="minorEastAsia" w:hAnsiTheme="minorEastAsia" w:hint="eastAsia"/>
                <w:iCs/>
                <w:szCs w:val="21"/>
                <w:lang w:eastAsia="zh-CN"/>
              </w:rPr>
              <w:t>，</w:t>
            </w:r>
            <w:proofErr w:type="gramStart"/>
            <w:r w:rsidR="006263F3">
              <w:rPr>
                <w:rFonts w:asciiTheme="minorEastAsia" w:hAnsiTheme="minorEastAsia" w:hint="eastAsia"/>
                <w:iCs/>
                <w:szCs w:val="21"/>
                <w:lang w:eastAsia="zh-CN"/>
              </w:rPr>
              <w:t>下拉值关联</w:t>
            </w:r>
            <w:proofErr w:type="gramEnd"/>
            <w:r w:rsidR="006263F3">
              <w:rPr>
                <w:rFonts w:asciiTheme="minorEastAsia" w:hAnsiTheme="minorEastAsia"/>
                <w:iCs/>
                <w:szCs w:val="21"/>
                <w:lang w:eastAsia="zh-CN"/>
              </w:rPr>
              <w:t>公司组织架构售后大区</w:t>
            </w:r>
            <w:r w:rsidR="006263F3">
              <w:rPr>
                <w:rFonts w:asciiTheme="minorEastAsia" w:hAnsiTheme="minorEastAsia" w:hint="eastAsia"/>
                <w:iCs/>
                <w:szCs w:val="21"/>
                <w:lang w:eastAsia="zh-CN"/>
              </w:rPr>
              <w:t>，</w:t>
            </w:r>
            <w:r w:rsidR="006263F3">
              <w:rPr>
                <w:rFonts w:asciiTheme="minorEastAsia" w:hAnsiTheme="minorEastAsia"/>
                <w:iCs/>
                <w:szCs w:val="21"/>
                <w:lang w:eastAsia="zh-CN"/>
              </w:rPr>
              <w:t>默认显示全国</w:t>
            </w:r>
            <w:r w:rsidRPr="003F1935">
              <w:rPr>
                <w:rFonts w:asciiTheme="minorEastAsia" w:hAnsiTheme="minorEastAsia"/>
                <w:iCs/>
                <w:szCs w:val="21"/>
                <w:lang w:eastAsia="zh-CN"/>
              </w:rPr>
              <w:t>；</w:t>
            </w:r>
          </w:p>
          <w:p w:rsidR="000C4894" w:rsidRDefault="000C4894" w:rsidP="007D0E1F">
            <w:pPr>
              <w:overflowPunct w:val="0"/>
              <w:autoSpaceDE w:val="0"/>
              <w:autoSpaceDN w:val="0"/>
              <w:adjustRightInd w:val="0"/>
              <w:textAlignment w:val="baseline"/>
              <w:rPr>
                <w:rFonts w:asciiTheme="minorEastAsia" w:hAnsiTheme="minorEastAsia"/>
                <w:iCs/>
                <w:szCs w:val="21"/>
                <w:lang w:eastAsia="zh-CN"/>
              </w:rPr>
            </w:pPr>
            <w:r>
              <w:rPr>
                <w:rFonts w:asciiTheme="minorEastAsia" w:hAnsiTheme="minorEastAsia" w:hint="eastAsia"/>
                <w:b/>
                <w:iCs/>
                <w:szCs w:val="21"/>
                <w:lang w:eastAsia="zh-CN"/>
              </w:rPr>
              <w:t>售后小区</w:t>
            </w:r>
            <w:r w:rsidRPr="003F1935">
              <w:rPr>
                <w:rFonts w:asciiTheme="minorEastAsia" w:hAnsiTheme="minorEastAsia" w:hint="eastAsia"/>
                <w:b/>
                <w:iCs/>
                <w:szCs w:val="21"/>
                <w:lang w:eastAsia="zh-CN"/>
              </w:rPr>
              <w:t>：</w:t>
            </w:r>
            <w:r w:rsidRPr="003F1935">
              <w:rPr>
                <w:rFonts w:asciiTheme="minorEastAsia" w:hAnsiTheme="minorEastAsia" w:hint="eastAsia"/>
                <w:iCs/>
                <w:szCs w:val="21"/>
                <w:lang w:eastAsia="zh-CN"/>
              </w:rPr>
              <w:t>下拉选项，</w:t>
            </w:r>
            <w:proofErr w:type="gramStart"/>
            <w:r w:rsidRPr="003F1935">
              <w:rPr>
                <w:rFonts w:asciiTheme="minorEastAsia" w:hAnsiTheme="minorEastAsia"/>
                <w:iCs/>
                <w:szCs w:val="21"/>
                <w:lang w:eastAsia="zh-CN"/>
              </w:rPr>
              <w:t>下拉值</w:t>
            </w:r>
            <w:r w:rsidR="006263F3">
              <w:rPr>
                <w:rFonts w:asciiTheme="minorEastAsia" w:hAnsiTheme="minorEastAsia" w:hint="eastAsia"/>
                <w:iCs/>
                <w:szCs w:val="21"/>
                <w:lang w:eastAsia="zh-CN"/>
              </w:rPr>
              <w:t>关联</w:t>
            </w:r>
            <w:proofErr w:type="gramEnd"/>
            <w:r w:rsidR="006263F3">
              <w:rPr>
                <w:rFonts w:asciiTheme="minorEastAsia" w:hAnsiTheme="minorEastAsia"/>
                <w:iCs/>
                <w:szCs w:val="21"/>
                <w:lang w:eastAsia="zh-CN"/>
              </w:rPr>
              <w:t>公司组织架构售后小区</w:t>
            </w:r>
            <w:r w:rsidR="006263F3">
              <w:rPr>
                <w:rFonts w:asciiTheme="minorEastAsia" w:hAnsiTheme="minorEastAsia" w:hint="eastAsia"/>
                <w:iCs/>
                <w:szCs w:val="21"/>
                <w:lang w:eastAsia="zh-CN"/>
              </w:rPr>
              <w:t>，，</w:t>
            </w:r>
            <w:r w:rsidR="006263F3">
              <w:rPr>
                <w:rFonts w:asciiTheme="minorEastAsia" w:hAnsiTheme="minorEastAsia"/>
                <w:iCs/>
                <w:szCs w:val="21"/>
                <w:lang w:eastAsia="zh-CN"/>
              </w:rPr>
              <w:t>与售后大区关联</w:t>
            </w:r>
            <w:r w:rsidR="006263F3">
              <w:rPr>
                <w:rFonts w:asciiTheme="minorEastAsia" w:hAnsiTheme="minorEastAsia" w:hint="eastAsia"/>
                <w:iCs/>
                <w:szCs w:val="21"/>
                <w:lang w:eastAsia="zh-CN"/>
              </w:rPr>
              <w:t>，</w:t>
            </w:r>
            <w:r w:rsidRPr="003F1935">
              <w:rPr>
                <w:rFonts w:asciiTheme="minorEastAsia" w:hAnsiTheme="minorEastAsia" w:hint="eastAsia"/>
                <w:iCs/>
                <w:szCs w:val="21"/>
                <w:lang w:eastAsia="zh-CN"/>
              </w:rPr>
              <w:t>默认</w:t>
            </w:r>
            <w:proofErr w:type="gramStart"/>
            <w:r w:rsidRPr="003F1935">
              <w:rPr>
                <w:rFonts w:asciiTheme="minorEastAsia" w:hAnsiTheme="minorEastAsia"/>
                <w:iCs/>
                <w:szCs w:val="21"/>
                <w:lang w:eastAsia="zh-CN"/>
              </w:rPr>
              <w:t>显示</w:t>
            </w:r>
            <w:r w:rsidRPr="003F1935">
              <w:rPr>
                <w:rFonts w:asciiTheme="minorEastAsia" w:hAnsiTheme="minorEastAsia" w:hint="eastAsia"/>
                <w:iCs/>
                <w:szCs w:val="21"/>
                <w:lang w:eastAsia="zh-CN"/>
              </w:rPr>
              <w:t>请</w:t>
            </w:r>
            <w:proofErr w:type="gramEnd"/>
            <w:r w:rsidRPr="003F1935">
              <w:rPr>
                <w:rFonts w:asciiTheme="minorEastAsia" w:hAnsiTheme="minorEastAsia" w:hint="eastAsia"/>
                <w:iCs/>
                <w:szCs w:val="21"/>
                <w:lang w:eastAsia="zh-CN"/>
              </w:rPr>
              <w:t>选择</w:t>
            </w:r>
            <w:r w:rsidRPr="003F1935">
              <w:rPr>
                <w:rFonts w:asciiTheme="minorEastAsia" w:hAnsiTheme="minorEastAsia"/>
                <w:iCs/>
                <w:szCs w:val="21"/>
                <w:lang w:eastAsia="zh-CN"/>
              </w:rPr>
              <w:t>；</w:t>
            </w:r>
          </w:p>
          <w:p w:rsidR="000C4894" w:rsidRPr="000C4894" w:rsidRDefault="000C4894" w:rsidP="007D0E1F">
            <w:pPr>
              <w:overflowPunct w:val="0"/>
              <w:autoSpaceDE w:val="0"/>
              <w:autoSpaceDN w:val="0"/>
              <w:adjustRightInd w:val="0"/>
              <w:textAlignment w:val="baseline"/>
              <w:rPr>
                <w:rFonts w:asciiTheme="minorEastAsia" w:hAnsiTheme="minorEastAsia"/>
                <w:b/>
                <w:iCs/>
                <w:szCs w:val="21"/>
                <w:lang w:eastAsia="zh-CN"/>
              </w:rPr>
            </w:pPr>
            <w:r w:rsidRPr="000C4894">
              <w:rPr>
                <w:rFonts w:asciiTheme="minorEastAsia" w:hAnsiTheme="minorEastAsia" w:hint="eastAsia"/>
                <w:b/>
                <w:iCs/>
                <w:szCs w:val="21"/>
                <w:lang w:eastAsia="zh-CN"/>
              </w:rPr>
              <w:t>经销商</w:t>
            </w:r>
            <w:r w:rsidRPr="000C4894">
              <w:rPr>
                <w:rFonts w:asciiTheme="minorEastAsia" w:hAnsiTheme="minorEastAsia"/>
                <w:b/>
                <w:iCs/>
                <w:szCs w:val="21"/>
                <w:lang w:eastAsia="zh-CN"/>
              </w:rPr>
              <w:t>：</w:t>
            </w:r>
            <w:r w:rsidR="00B0760C" w:rsidRPr="00B0760C">
              <w:rPr>
                <w:rFonts w:asciiTheme="minorEastAsia" w:hAnsiTheme="minorEastAsia" w:hint="eastAsia"/>
                <w:iCs/>
                <w:szCs w:val="21"/>
                <w:lang w:eastAsia="zh-CN"/>
              </w:rPr>
              <w:t>精确</w:t>
            </w:r>
            <w:r w:rsidR="00B0760C" w:rsidRPr="00B0760C">
              <w:rPr>
                <w:rFonts w:asciiTheme="minorEastAsia" w:hAnsiTheme="minorEastAsia"/>
                <w:iCs/>
                <w:szCs w:val="21"/>
                <w:lang w:eastAsia="zh-CN"/>
              </w:rPr>
              <w:t>查找带回；</w:t>
            </w:r>
          </w:p>
          <w:p w:rsidR="000C4894" w:rsidRPr="000C4894" w:rsidRDefault="000C4894" w:rsidP="007D0E1F">
            <w:pPr>
              <w:overflowPunct w:val="0"/>
              <w:autoSpaceDE w:val="0"/>
              <w:autoSpaceDN w:val="0"/>
              <w:adjustRightInd w:val="0"/>
              <w:textAlignment w:val="baseline"/>
              <w:rPr>
                <w:rFonts w:asciiTheme="minorEastAsia" w:hAnsiTheme="minorEastAsia"/>
                <w:b/>
                <w:iCs/>
                <w:szCs w:val="21"/>
                <w:lang w:eastAsia="zh-CN"/>
              </w:rPr>
            </w:pPr>
            <w:r w:rsidRPr="000C4894">
              <w:rPr>
                <w:rFonts w:asciiTheme="minorEastAsia" w:hAnsiTheme="minorEastAsia" w:hint="eastAsia"/>
                <w:b/>
                <w:iCs/>
                <w:szCs w:val="21"/>
                <w:lang w:eastAsia="zh-CN"/>
              </w:rPr>
              <w:t>省份</w:t>
            </w:r>
            <w:r w:rsidRPr="000C4894">
              <w:rPr>
                <w:rFonts w:asciiTheme="minorEastAsia" w:hAnsiTheme="minorEastAsia"/>
                <w:b/>
                <w:iCs/>
                <w:szCs w:val="21"/>
                <w:lang w:eastAsia="zh-CN"/>
              </w:rPr>
              <w:t>：</w:t>
            </w:r>
            <w:r w:rsidR="00B0760C" w:rsidRPr="00B0760C">
              <w:rPr>
                <w:rFonts w:asciiTheme="minorEastAsia" w:hAnsiTheme="minorEastAsia" w:hint="eastAsia"/>
                <w:iCs/>
                <w:szCs w:val="21"/>
                <w:lang w:eastAsia="zh-CN"/>
              </w:rPr>
              <w:t>下拉选项</w:t>
            </w:r>
            <w:r w:rsidR="00B0760C" w:rsidRPr="00B0760C">
              <w:rPr>
                <w:rFonts w:asciiTheme="minorEastAsia" w:hAnsiTheme="minorEastAsia"/>
                <w:iCs/>
                <w:szCs w:val="21"/>
                <w:lang w:eastAsia="zh-CN"/>
              </w:rPr>
              <w:t>，</w:t>
            </w:r>
            <w:proofErr w:type="gramStart"/>
            <w:r w:rsidR="00B0760C" w:rsidRPr="00B0760C">
              <w:rPr>
                <w:rFonts w:asciiTheme="minorEastAsia" w:hAnsiTheme="minorEastAsia"/>
                <w:iCs/>
                <w:szCs w:val="21"/>
                <w:lang w:eastAsia="zh-CN"/>
              </w:rPr>
              <w:t>下拉值关联</w:t>
            </w:r>
            <w:proofErr w:type="gramEnd"/>
            <w:r w:rsidR="00B0760C" w:rsidRPr="00B0760C">
              <w:rPr>
                <w:rFonts w:asciiTheme="minorEastAsia" w:hAnsiTheme="minorEastAsia"/>
                <w:iCs/>
                <w:szCs w:val="21"/>
                <w:lang w:eastAsia="zh-CN"/>
              </w:rPr>
              <w:t>经销商基础信息字段</w:t>
            </w:r>
            <w:r w:rsidR="00B0760C" w:rsidRPr="00B0760C">
              <w:rPr>
                <w:rFonts w:asciiTheme="minorEastAsia" w:hAnsiTheme="minorEastAsia" w:hint="eastAsia"/>
                <w:iCs/>
                <w:szCs w:val="21"/>
                <w:lang w:eastAsia="zh-CN"/>
              </w:rPr>
              <w:t>省份</w:t>
            </w:r>
            <w:r w:rsidR="00B0760C" w:rsidRPr="00B0760C">
              <w:rPr>
                <w:rFonts w:asciiTheme="minorEastAsia" w:hAnsiTheme="minorEastAsia"/>
                <w:iCs/>
                <w:szCs w:val="21"/>
                <w:lang w:eastAsia="zh-CN"/>
              </w:rPr>
              <w:t>，默认</w:t>
            </w:r>
            <w:proofErr w:type="gramStart"/>
            <w:r w:rsidR="00B0760C" w:rsidRPr="00B0760C">
              <w:rPr>
                <w:rFonts w:asciiTheme="minorEastAsia" w:hAnsiTheme="minorEastAsia"/>
                <w:iCs/>
                <w:szCs w:val="21"/>
                <w:lang w:eastAsia="zh-CN"/>
              </w:rPr>
              <w:t>显示请</w:t>
            </w:r>
            <w:proofErr w:type="gramEnd"/>
            <w:r w:rsidR="00B0760C" w:rsidRPr="00B0760C">
              <w:rPr>
                <w:rFonts w:asciiTheme="minorEastAsia" w:hAnsiTheme="minorEastAsia"/>
                <w:iCs/>
                <w:szCs w:val="21"/>
                <w:lang w:eastAsia="zh-CN"/>
              </w:rPr>
              <w:t>选择；</w:t>
            </w:r>
          </w:p>
          <w:p w:rsidR="00B0760C" w:rsidRPr="000C4894" w:rsidRDefault="000C4894" w:rsidP="00B0760C">
            <w:pPr>
              <w:overflowPunct w:val="0"/>
              <w:autoSpaceDE w:val="0"/>
              <w:autoSpaceDN w:val="0"/>
              <w:adjustRightInd w:val="0"/>
              <w:textAlignment w:val="baseline"/>
              <w:rPr>
                <w:rFonts w:asciiTheme="minorEastAsia" w:hAnsiTheme="minorEastAsia"/>
                <w:b/>
                <w:iCs/>
                <w:szCs w:val="21"/>
                <w:lang w:eastAsia="zh-CN"/>
              </w:rPr>
            </w:pPr>
            <w:r w:rsidRPr="000C4894">
              <w:rPr>
                <w:rFonts w:asciiTheme="minorEastAsia" w:hAnsiTheme="minorEastAsia" w:hint="eastAsia"/>
                <w:b/>
                <w:iCs/>
                <w:szCs w:val="21"/>
                <w:lang w:eastAsia="zh-CN"/>
              </w:rPr>
              <w:t>城市</w:t>
            </w:r>
            <w:r w:rsidRPr="000C4894">
              <w:rPr>
                <w:rFonts w:asciiTheme="minorEastAsia" w:hAnsiTheme="minorEastAsia"/>
                <w:b/>
                <w:iCs/>
                <w:szCs w:val="21"/>
                <w:lang w:eastAsia="zh-CN"/>
              </w:rPr>
              <w:t>：</w:t>
            </w:r>
            <w:r w:rsidR="00B0760C" w:rsidRPr="00B0760C">
              <w:rPr>
                <w:rFonts w:asciiTheme="minorEastAsia" w:hAnsiTheme="minorEastAsia" w:hint="eastAsia"/>
                <w:iCs/>
                <w:szCs w:val="21"/>
                <w:lang w:eastAsia="zh-CN"/>
              </w:rPr>
              <w:t>下拉选项</w:t>
            </w:r>
            <w:r w:rsidR="00B0760C" w:rsidRPr="00B0760C">
              <w:rPr>
                <w:rFonts w:asciiTheme="minorEastAsia" w:hAnsiTheme="minorEastAsia"/>
                <w:iCs/>
                <w:szCs w:val="21"/>
                <w:lang w:eastAsia="zh-CN"/>
              </w:rPr>
              <w:t>，</w:t>
            </w:r>
            <w:proofErr w:type="gramStart"/>
            <w:r w:rsidR="00B0760C" w:rsidRPr="00B0760C">
              <w:rPr>
                <w:rFonts w:asciiTheme="minorEastAsia" w:hAnsiTheme="minorEastAsia"/>
                <w:iCs/>
                <w:szCs w:val="21"/>
                <w:lang w:eastAsia="zh-CN"/>
              </w:rPr>
              <w:t>下拉值关联</w:t>
            </w:r>
            <w:proofErr w:type="gramEnd"/>
            <w:r w:rsidR="00B0760C" w:rsidRPr="00B0760C">
              <w:rPr>
                <w:rFonts w:asciiTheme="minorEastAsia" w:hAnsiTheme="minorEastAsia"/>
                <w:iCs/>
                <w:szCs w:val="21"/>
                <w:lang w:eastAsia="zh-CN"/>
              </w:rPr>
              <w:t>经销商基础信息字段</w:t>
            </w:r>
            <w:r w:rsidR="00B0760C">
              <w:rPr>
                <w:rFonts w:asciiTheme="minorEastAsia" w:hAnsiTheme="minorEastAsia" w:hint="eastAsia"/>
                <w:iCs/>
                <w:szCs w:val="21"/>
                <w:lang w:eastAsia="zh-CN"/>
              </w:rPr>
              <w:t>城市</w:t>
            </w:r>
            <w:r w:rsidR="00B0760C" w:rsidRPr="00B0760C">
              <w:rPr>
                <w:rFonts w:asciiTheme="minorEastAsia" w:hAnsiTheme="minorEastAsia"/>
                <w:iCs/>
                <w:szCs w:val="21"/>
                <w:lang w:eastAsia="zh-CN"/>
              </w:rPr>
              <w:t>，默认</w:t>
            </w:r>
            <w:proofErr w:type="gramStart"/>
            <w:r w:rsidR="00B0760C" w:rsidRPr="00B0760C">
              <w:rPr>
                <w:rFonts w:asciiTheme="minorEastAsia" w:hAnsiTheme="minorEastAsia"/>
                <w:iCs/>
                <w:szCs w:val="21"/>
                <w:lang w:eastAsia="zh-CN"/>
              </w:rPr>
              <w:t>显示请</w:t>
            </w:r>
            <w:proofErr w:type="gramEnd"/>
            <w:r w:rsidR="00B0760C" w:rsidRPr="00B0760C">
              <w:rPr>
                <w:rFonts w:asciiTheme="minorEastAsia" w:hAnsiTheme="minorEastAsia"/>
                <w:iCs/>
                <w:szCs w:val="21"/>
                <w:lang w:eastAsia="zh-CN"/>
              </w:rPr>
              <w:t>选择；</w:t>
            </w:r>
          </w:p>
          <w:p w:rsidR="000C4894" w:rsidRPr="000C4894" w:rsidRDefault="000C4894" w:rsidP="007D0E1F">
            <w:pPr>
              <w:overflowPunct w:val="0"/>
              <w:autoSpaceDE w:val="0"/>
              <w:autoSpaceDN w:val="0"/>
              <w:adjustRightInd w:val="0"/>
              <w:textAlignment w:val="baseline"/>
              <w:rPr>
                <w:rFonts w:asciiTheme="minorEastAsia" w:hAnsiTheme="minorEastAsia"/>
                <w:b/>
                <w:iCs/>
                <w:szCs w:val="21"/>
                <w:lang w:eastAsia="zh-CN"/>
              </w:rPr>
            </w:pPr>
            <w:r w:rsidRPr="000C4894">
              <w:rPr>
                <w:rFonts w:asciiTheme="minorEastAsia" w:hAnsiTheme="minorEastAsia" w:hint="eastAsia"/>
                <w:b/>
                <w:iCs/>
                <w:szCs w:val="21"/>
                <w:lang w:eastAsia="zh-CN"/>
              </w:rPr>
              <w:t>配件代码：</w:t>
            </w:r>
            <w:r w:rsidR="00B0760C" w:rsidRPr="00B0760C">
              <w:rPr>
                <w:rFonts w:asciiTheme="minorEastAsia" w:hAnsiTheme="minorEastAsia" w:hint="eastAsia"/>
                <w:iCs/>
                <w:szCs w:val="21"/>
                <w:lang w:eastAsia="zh-CN"/>
              </w:rPr>
              <w:t>手工</w:t>
            </w:r>
            <w:r w:rsidR="00B0760C" w:rsidRPr="00B0760C">
              <w:rPr>
                <w:rFonts w:asciiTheme="minorEastAsia" w:hAnsiTheme="minorEastAsia"/>
                <w:iCs/>
                <w:szCs w:val="21"/>
                <w:lang w:eastAsia="zh-CN"/>
              </w:rPr>
              <w:t>录入，模糊检索；</w:t>
            </w:r>
          </w:p>
          <w:p w:rsidR="000C4894" w:rsidRPr="000C4894" w:rsidRDefault="000C4894" w:rsidP="007D0E1F">
            <w:pPr>
              <w:overflowPunct w:val="0"/>
              <w:autoSpaceDE w:val="0"/>
              <w:autoSpaceDN w:val="0"/>
              <w:adjustRightInd w:val="0"/>
              <w:textAlignment w:val="baseline"/>
              <w:rPr>
                <w:rFonts w:asciiTheme="minorEastAsia" w:hAnsiTheme="minorEastAsia"/>
                <w:b/>
                <w:iCs/>
                <w:szCs w:val="21"/>
                <w:lang w:eastAsia="zh-CN"/>
              </w:rPr>
            </w:pPr>
            <w:r w:rsidRPr="000C4894">
              <w:rPr>
                <w:rFonts w:asciiTheme="minorEastAsia" w:hAnsiTheme="minorEastAsia" w:hint="eastAsia"/>
                <w:b/>
                <w:iCs/>
                <w:szCs w:val="21"/>
                <w:lang w:eastAsia="zh-CN"/>
              </w:rPr>
              <w:t>配件</w:t>
            </w:r>
            <w:r w:rsidRPr="000C4894">
              <w:rPr>
                <w:rFonts w:asciiTheme="minorEastAsia" w:hAnsiTheme="minorEastAsia"/>
                <w:b/>
                <w:iCs/>
                <w:szCs w:val="21"/>
                <w:lang w:eastAsia="zh-CN"/>
              </w:rPr>
              <w:t>名称：</w:t>
            </w:r>
            <w:r w:rsidR="00B0760C" w:rsidRPr="00B0760C">
              <w:rPr>
                <w:rFonts w:asciiTheme="minorEastAsia" w:hAnsiTheme="minorEastAsia" w:hint="eastAsia"/>
                <w:iCs/>
                <w:szCs w:val="21"/>
                <w:lang w:eastAsia="zh-CN"/>
              </w:rPr>
              <w:t>手工</w:t>
            </w:r>
            <w:r w:rsidR="00B0760C" w:rsidRPr="00B0760C">
              <w:rPr>
                <w:rFonts w:asciiTheme="minorEastAsia" w:hAnsiTheme="minorEastAsia"/>
                <w:iCs/>
                <w:szCs w:val="21"/>
                <w:lang w:eastAsia="zh-CN"/>
              </w:rPr>
              <w:t>录入，模糊检索；</w:t>
            </w:r>
          </w:p>
          <w:p w:rsidR="000C4894" w:rsidRPr="000C4894" w:rsidRDefault="000C4894" w:rsidP="00B0760C">
            <w:pPr>
              <w:overflowPunct w:val="0"/>
              <w:autoSpaceDE w:val="0"/>
              <w:autoSpaceDN w:val="0"/>
              <w:adjustRightInd w:val="0"/>
              <w:textAlignment w:val="baseline"/>
              <w:rPr>
                <w:rFonts w:asciiTheme="minorEastAsia" w:hAnsiTheme="minorEastAsia"/>
                <w:b/>
                <w:iCs/>
                <w:szCs w:val="21"/>
                <w:lang w:eastAsia="zh-CN"/>
              </w:rPr>
            </w:pPr>
            <w:r w:rsidRPr="000C4894">
              <w:rPr>
                <w:rFonts w:asciiTheme="minorEastAsia" w:hAnsiTheme="minorEastAsia" w:hint="eastAsia"/>
                <w:b/>
                <w:iCs/>
                <w:szCs w:val="21"/>
                <w:lang w:eastAsia="zh-CN"/>
              </w:rPr>
              <w:t>配件</w:t>
            </w:r>
            <w:r w:rsidRPr="000C4894">
              <w:rPr>
                <w:rFonts w:asciiTheme="minorEastAsia" w:hAnsiTheme="minorEastAsia"/>
                <w:b/>
                <w:iCs/>
                <w:szCs w:val="21"/>
                <w:lang w:eastAsia="zh-CN"/>
              </w:rPr>
              <w:t>数量大于等于：</w:t>
            </w:r>
            <w:r w:rsidR="00B0760C" w:rsidRPr="00B0760C">
              <w:rPr>
                <w:rFonts w:asciiTheme="minorEastAsia" w:hAnsiTheme="minorEastAsia" w:hint="eastAsia"/>
                <w:iCs/>
                <w:szCs w:val="21"/>
                <w:lang w:eastAsia="zh-CN"/>
              </w:rPr>
              <w:t>手工</w:t>
            </w:r>
            <w:r w:rsidR="00B0760C" w:rsidRPr="00B0760C">
              <w:rPr>
                <w:rFonts w:asciiTheme="minorEastAsia" w:hAnsiTheme="minorEastAsia"/>
                <w:iCs/>
                <w:szCs w:val="21"/>
                <w:lang w:eastAsia="zh-CN"/>
              </w:rPr>
              <w:t>录入；</w:t>
            </w:r>
          </w:p>
        </w:tc>
        <w:tc>
          <w:tcPr>
            <w:tcW w:w="831" w:type="dxa"/>
          </w:tcPr>
          <w:p w:rsidR="000C4894" w:rsidRDefault="000C4894" w:rsidP="007D0E1F">
            <w:pPr>
              <w:overflowPunct w:val="0"/>
              <w:autoSpaceDE w:val="0"/>
              <w:autoSpaceDN w:val="0"/>
              <w:adjustRightInd w:val="0"/>
              <w:ind w:firstLine="402"/>
              <w:textAlignment w:val="baseline"/>
              <w:rPr>
                <w:rFonts w:asciiTheme="minorEastAsia" w:hAnsiTheme="minorEastAsia"/>
                <w:i/>
                <w:color w:val="0000FF"/>
                <w:szCs w:val="21"/>
                <w:lang w:eastAsia="zh-CN"/>
              </w:rPr>
            </w:pPr>
          </w:p>
        </w:tc>
      </w:tr>
      <w:tr w:rsidR="000C4894" w:rsidTr="007D0E1F">
        <w:tc>
          <w:tcPr>
            <w:tcW w:w="2542" w:type="dxa"/>
          </w:tcPr>
          <w:p w:rsidR="000C4894" w:rsidRDefault="000C4894" w:rsidP="007D0E1F">
            <w:pPr>
              <w:overflowPunct w:val="0"/>
              <w:autoSpaceDE w:val="0"/>
              <w:autoSpaceDN w:val="0"/>
              <w:adjustRightInd w:val="0"/>
              <w:textAlignment w:val="baseline"/>
              <w:rPr>
                <w:rFonts w:asciiTheme="minorEastAsia" w:hAnsiTheme="minorEastAsia"/>
                <w:szCs w:val="21"/>
                <w:lang w:eastAsia="zh-CN"/>
              </w:rPr>
            </w:pPr>
            <w:r>
              <w:rPr>
                <w:rFonts w:asciiTheme="minorEastAsia" w:hAnsiTheme="minorEastAsia" w:hint="eastAsia"/>
                <w:szCs w:val="21"/>
                <w:lang w:eastAsia="zh-CN"/>
              </w:rPr>
              <w:t>子功能</w:t>
            </w:r>
            <w:r>
              <w:rPr>
                <w:rFonts w:asciiTheme="minorEastAsia" w:hAnsiTheme="minorEastAsia"/>
                <w:szCs w:val="21"/>
                <w:lang w:eastAsia="zh-CN"/>
              </w:rPr>
              <w:t>：</w:t>
            </w:r>
          </w:p>
        </w:tc>
        <w:tc>
          <w:tcPr>
            <w:tcW w:w="5483" w:type="dxa"/>
          </w:tcPr>
          <w:p w:rsidR="000C4894" w:rsidRDefault="000C4894" w:rsidP="007D0E1F">
            <w:pPr>
              <w:overflowPunct w:val="0"/>
              <w:autoSpaceDE w:val="0"/>
              <w:autoSpaceDN w:val="0"/>
              <w:adjustRightInd w:val="0"/>
              <w:textAlignment w:val="baseline"/>
              <w:rPr>
                <w:rFonts w:asciiTheme="minorEastAsia" w:hAnsiTheme="minorEastAsia"/>
                <w:iCs/>
                <w:szCs w:val="21"/>
                <w:lang w:eastAsia="zh-CN"/>
              </w:rPr>
            </w:pPr>
            <w:r>
              <w:rPr>
                <w:rFonts w:asciiTheme="minorEastAsia" w:hAnsiTheme="minorEastAsia" w:hint="eastAsia"/>
                <w:b/>
                <w:iCs/>
                <w:szCs w:val="21"/>
                <w:lang w:eastAsia="zh-CN"/>
              </w:rPr>
              <w:t>查询：</w:t>
            </w:r>
            <w:r>
              <w:rPr>
                <w:rFonts w:asciiTheme="minorEastAsia" w:hAnsiTheme="minorEastAsia" w:hint="eastAsia"/>
                <w:iCs/>
                <w:szCs w:val="21"/>
                <w:lang w:eastAsia="zh-CN"/>
              </w:rPr>
              <w:t>根据</w:t>
            </w:r>
            <w:r>
              <w:rPr>
                <w:rFonts w:asciiTheme="minorEastAsia" w:hAnsiTheme="minorEastAsia"/>
                <w:iCs/>
                <w:szCs w:val="21"/>
                <w:lang w:eastAsia="zh-CN"/>
              </w:rPr>
              <w:t>选择条件</w:t>
            </w:r>
            <w:r>
              <w:rPr>
                <w:rFonts w:asciiTheme="minorEastAsia" w:hAnsiTheme="minorEastAsia" w:hint="eastAsia"/>
                <w:iCs/>
                <w:szCs w:val="21"/>
                <w:lang w:eastAsia="zh-CN"/>
              </w:rPr>
              <w:t>跳转查询</w:t>
            </w:r>
            <w:r>
              <w:rPr>
                <w:rFonts w:asciiTheme="minorEastAsia" w:hAnsiTheme="minorEastAsia"/>
                <w:iCs/>
                <w:szCs w:val="21"/>
                <w:lang w:eastAsia="zh-CN"/>
              </w:rPr>
              <w:t>结果</w:t>
            </w:r>
            <w:r>
              <w:rPr>
                <w:rFonts w:asciiTheme="minorEastAsia" w:hAnsiTheme="minorEastAsia" w:hint="eastAsia"/>
                <w:iCs/>
                <w:szCs w:val="21"/>
                <w:lang w:eastAsia="zh-CN"/>
              </w:rPr>
              <w:t>列表</w:t>
            </w:r>
            <w:r>
              <w:rPr>
                <w:rFonts w:asciiTheme="minorEastAsia" w:hAnsiTheme="minorEastAsia"/>
                <w:iCs/>
                <w:szCs w:val="21"/>
                <w:lang w:eastAsia="zh-CN"/>
              </w:rPr>
              <w:t>；</w:t>
            </w:r>
          </w:p>
          <w:p w:rsidR="000C4894" w:rsidRDefault="000C4894" w:rsidP="007D0E1F">
            <w:pPr>
              <w:overflowPunct w:val="0"/>
              <w:autoSpaceDE w:val="0"/>
              <w:autoSpaceDN w:val="0"/>
              <w:adjustRightInd w:val="0"/>
              <w:textAlignment w:val="baseline"/>
              <w:rPr>
                <w:rFonts w:asciiTheme="minorEastAsia" w:hAnsiTheme="minorEastAsia"/>
                <w:b/>
                <w:iCs/>
                <w:szCs w:val="21"/>
                <w:lang w:eastAsia="zh-CN"/>
              </w:rPr>
            </w:pPr>
            <w:r>
              <w:rPr>
                <w:rFonts w:asciiTheme="minorEastAsia" w:hAnsiTheme="minorEastAsia" w:hint="eastAsia"/>
                <w:b/>
                <w:iCs/>
                <w:szCs w:val="21"/>
                <w:lang w:eastAsia="zh-CN"/>
              </w:rPr>
              <w:t>下载</w:t>
            </w:r>
            <w:r>
              <w:rPr>
                <w:rFonts w:asciiTheme="minorEastAsia" w:hAnsiTheme="minorEastAsia"/>
                <w:b/>
                <w:iCs/>
                <w:szCs w:val="21"/>
                <w:lang w:eastAsia="zh-CN"/>
              </w:rPr>
              <w:t>：</w:t>
            </w:r>
            <w:r>
              <w:rPr>
                <w:rFonts w:asciiTheme="minorEastAsia" w:hAnsiTheme="minorEastAsia" w:hint="eastAsia"/>
                <w:iCs/>
                <w:szCs w:val="21"/>
                <w:lang w:eastAsia="zh-CN"/>
              </w:rPr>
              <w:t>根据</w:t>
            </w:r>
            <w:r>
              <w:rPr>
                <w:rFonts w:asciiTheme="minorEastAsia" w:hAnsiTheme="minorEastAsia"/>
                <w:iCs/>
                <w:szCs w:val="21"/>
                <w:lang w:eastAsia="zh-CN"/>
              </w:rPr>
              <w:t>查询</w:t>
            </w:r>
            <w:r>
              <w:rPr>
                <w:rFonts w:asciiTheme="minorEastAsia" w:hAnsiTheme="minorEastAsia" w:hint="eastAsia"/>
                <w:iCs/>
                <w:szCs w:val="21"/>
                <w:lang w:eastAsia="zh-CN"/>
              </w:rPr>
              <w:t>条件</w:t>
            </w:r>
            <w:r>
              <w:rPr>
                <w:rFonts w:asciiTheme="minorEastAsia" w:hAnsiTheme="minorEastAsia"/>
                <w:iCs/>
                <w:szCs w:val="21"/>
                <w:lang w:eastAsia="zh-CN"/>
              </w:rPr>
              <w:t>过滤下载；</w:t>
            </w:r>
          </w:p>
        </w:tc>
        <w:tc>
          <w:tcPr>
            <w:tcW w:w="831" w:type="dxa"/>
          </w:tcPr>
          <w:p w:rsidR="000C4894" w:rsidRDefault="000C4894" w:rsidP="007D0E1F">
            <w:pPr>
              <w:overflowPunct w:val="0"/>
              <w:autoSpaceDE w:val="0"/>
              <w:autoSpaceDN w:val="0"/>
              <w:adjustRightInd w:val="0"/>
              <w:ind w:firstLine="402"/>
              <w:textAlignment w:val="baseline"/>
              <w:rPr>
                <w:rFonts w:asciiTheme="minorEastAsia" w:hAnsiTheme="minorEastAsia"/>
                <w:i/>
                <w:color w:val="0000FF"/>
                <w:szCs w:val="21"/>
                <w:lang w:eastAsia="zh-CN"/>
              </w:rPr>
            </w:pPr>
          </w:p>
        </w:tc>
      </w:tr>
    </w:tbl>
    <w:p w:rsidR="00851BCB" w:rsidRDefault="00851BCB" w:rsidP="00851BCB">
      <w:pPr>
        <w:ind w:firstLineChars="150" w:firstLine="315"/>
        <w:rPr>
          <w:rFonts w:ascii="宋体" w:hAnsi="宋体"/>
          <w:color w:val="000000"/>
          <w:sz w:val="21"/>
          <w:szCs w:val="21"/>
          <w:lang w:eastAsia="zh-CN"/>
        </w:rPr>
      </w:pPr>
      <w:r w:rsidRPr="009C64A2">
        <w:rPr>
          <w:rFonts w:ascii="宋体" w:hAnsi="宋体" w:hint="eastAsia"/>
          <w:color w:val="000000"/>
          <w:sz w:val="21"/>
          <w:szCs w:val="21"/>
          <w:lang w:eastAsia="zh-CN"/>
        </w:rPr>
        <w:t>（</w:t>
      </w:r>
      <w:r>
        <w:rPr>
          <w:rFonts w:ascii="宋体" w:hAnsi="宋体"/>
          <w:color w:val="000000"/>
          <w:sz w:val="21"/>
          <w:szCs w:val="21"/>
          <w:lang w:eastAsia="zh-CN"/>
        </w:rPr>
        <w:t>4</w:t>
      </w:r>
      <w:r w:rsidRPr="009C64A2">
        <w:rPr>
          <w:rFonts w:ascii="宋体" w:hAnsi="宋体"/>
          <w:color w:val="000000"/>
          <w:sz w:val="21"/>
          <w:szCs w:val="21"/>
          <w:lang w:eastAsia="zh-CN"/>
        </w:rPr>
        <w:t>）</w:t>
      </w:r>
      <w:r>
        <w:rPr>
          <w:rFonts w:ascii="宋体" w:hAnsi="宋体" w:hint="eastAsia"/>
          <w:color w:val="000000"/>
          <w:sz w:val="21"/>
          <w:szCs w:val="21"/>
          <w:lang w:eastAsia="zh-CN"/>
        </w:rPr>
        <w:t>在呆滞</w:t>
      </w:r>
      <w:proofErr w:type="gramStart"/>
      <w:r>
        <w:rPr>
          <w:rFonts w:ascii="宋体" w:hAnsi="宋体" w:hint="eastAsia"/>
          <w:color w:val="000000"/>
          <w:sz w:val="21"/>
          <w:szCs w:val="21"/>
          <w:lang w:eastAsia="zh-CN"/>
        </w:rPr>
        <w:t>品发布</w:t>
      </w:r>
      <w:proofErr w:type="gramEnd"/>
      <w:r>
        <w:rPr>
          <w:rFonts w:ascii="宋体" w:hAnsi="宋体"/>
          <w:color w:val="000000"/>
          <w:sz w:val="21"/>
          <w:szCs w:val="21"/>
          <w:lang w:eastAsia="zh-CN"/>
        </w:rPr>
        <w:t>信息查询主页面</w:t>
      </w:r>
      <w:r w:rsidRPr="009C64A2">
        <w:rPr>
          <w:rFonts w:ascii="宋体" w:hAnsi="宋体"/>
          <w:color w:val="000000"/>
          <w:sz w:val="21"/>
          <w:szCs w:val="21"/>
          <w:lang w:eastAsia="zh-CN"/>
        </w:rPr>
        <w:t>，</w:t>
      </w:r>
      <w:r>
        <w:rPr>
          <w:rFonts w:ascii="宋体" w:hAnsi="宋体" w:hint="eastAsia"/>
          <w:color w:val="000000"/>
          <w:sz w:val="21"/>
          <w:szCs w:val="21"/>
          <w:lang w:eastAsia="zh-CN"/>
        </w:rPr>
        <w:t>选择</w:t>
      </w:r>
      <w:r>
        <w:rPr>
          <w:rFonts w:ascii="宋体" w:hAnsi="宋体"/>
          <w:color w:val="000000"/>
          <w:sz w:val="21"/>
          <w:szCs w:val="21"/>
          <w:lang w:eastAsia="zh-CN"/>
        </w:rPr>
        <w:t>查询条件</w:t>
      </w:r>
      <w:r>
        <w:rPr>
          <w:rFonts w:ascii="宋体" w:hAnsi="宋体" w:hint="eastAsia"/>
          <w:color w:val="000000"/>
          <w:sz w:val="21"/>
          <w:szCs w:val="21"/>
          <w:lang w:eastAsia="zh-CN"/>
        </w:rPr>
        <w:t>点击</w:t>
      </w:r>
      <w:r>
        <w:rPr>
          <w:rFonts w:hint="eastAsia"/>
          <w:sz w:val="21"/>
          <w:lang w:eastAsia="zh-CN"/>
        </w:rPr>
        <w:t>查询</w:t>
      </w:r>
      <w:r>
        <w:rPr>
          <w:sz w:val="21"/>
          <w:lang w:eastAsia="zh-CN"/>
        </w:rPr>
        <w:t>按钮</w:t>
      </w:r>
      <w:r>
        <w:rPr>
          <w:rFonts w:hint="eastAsia"/>
          <w:sz w:val="21"/>
          <w:lang w:eastAsia="zh-CN"/>
        </w:rPr>
        <w:t>，</w:t>
      </w:r>
      <w:r>
        <w:rPr>
          <w:sz w:val="21"/>
          <w:lang w:eastAsia="zh-CN"/>
        </w:rPr>
        <w:t>跳转查询结果列表</w:t>
      </w:r>
      <w:r>
        <w:rPr>
          <w:rFonts w:asciiTheme="majorEastAsia" w:eastAsiaTheme="majorEastAsia" w:hAnsiTheme="majorEastAsia"/>
          <w:sz w:val="21"/>
          <w:szCs w:val="21"/>
          <w:lang w:eastAsia="zh-CN"/>
        </w:rPr>
        <w:t>；</w:t>
      </w:r>
      <w:r>
        <w:rPr>
          <w:rFonts w:ascii="宋体" w:hAnsi="宋体" w:hint="eastAsia"/>
          <w:color w:val="000000"/>
          <w:sz w:val="21"/>
          <w:szCs w:val="21"/>
          <w:lang w:eastAsia="zh-CN"/>
        </w:rPr>
        <w:t>如图4.</w:t>
      </w:r>
      <w:r w:rsidR="006E20EE">
        <w:rPr>
          <w:rFonts w:ascii="宋体" w:hAnsi="宋体"/>
          <w:color w:val="000000"/>
          <w:sz w:val="21"/>
          <w:szCs w:val="21"/>
          <w:lang w:eastAsia="zh-CN"/>
        </w:rPr>
        <w:t>4</w:t>
      </w:r>
      <w:r>
        <w:rPr>
          <w:rFonts w:ascii="宋体" w:hAnsi="宋体" w:hint="eastAsia"/>
          <w:color w:val="000000"/>
          <w:sz w:val="21"/>
          <w:szCs w:val="21"/>
          <w:lang w:eastAsia="zh-CN"/>
        </w:rPr>
        <w:t>.4</w:t>
      </w:r>
      <w:r>
        <w:rPr>
          <w:rFonts w:ascii="宋体" w:hAnsi="宋体"/>
          <w:color w:val="000000"/>
          <w:sz w:val="21"/>
          <w:szCs w:val="21"/>
          <w:lang w:eastAsia="zh-CN"/>
        </w:rPr>
        <w:t>-2</w:t>
      </w:r>
      <w:r>
        <w:rPr>
          <w:rFonts w:ascii="宋体" w:hAnsi="宋体" w:hint="eastAsia"/>
          <w:color w:val="000000"/>
          <w:sz w:val="21"/>
          <w:szCs w:val="21"/>
          <w:lang w:eastAsia="zh-CN"/>
        </w:rPr>
        <w:t>所示：</w:t>
      </w:r>
    </w:p>
    <w:p w:rsidR="00851BCB" w:rsidRDefault="00421CE0" w:rsidP="00851BCB">
      <w:pPr>
        <w:jc w:val="center"/>
        <w:rPr>
          <w:rFonts w:ascii="宋体" w:hAnsi="宋体"/>
          <w:color w:val="000000"/>
          <w:sz w:val="21"/>
          <w:szCs w:val="21"/>
          <w:lang w:eastAsia="zh-CN"/>
        </w:rPr>
      </w:pPr>
      <w:r>
        <w:rPr>
          <w:noProof/>
          <w:lang w:eastAsia="zh-CN"/>
        </w:rPr>
        <w:lastRenderedPageBreak/>
        <w:drawing>
          <wp:inline distT="0" distB="0" distL="0" distR="0" wp14:anchorId="0947152A" wp14:editId="28C467B2">
            <wp:extent cx="5486400" cy="2626360"/>
            <wp:effectExtent l="19050" t="19050" r="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626360"/>
                    </a:xfrm>
                    <a:prstGeom prst="rect">
                      <a:avLst/>
                    </a:prstGeom>
                    <a:ln>
                      <a:solidFill>
                        <a:schemeClr val="accent1"/>
                      </a:solidFill>
                    </a:ln>
                  </pic:spPr>
                </pic:pic>
              </a:graphicData>
            </a:graphic>
          </wp:inline>
        </w:drawing>
      </w:r>
    </w:p>
    <w:p w:rsidR="00851BCB" w:rsidRDefault="00851BCB" w:rsidP="00851BCB">
      <w:pPr>
        <w:jc w:val="center"/>
        <w:rPr>
          <w:rFonts w:ascii="宋体" w:hAnsi="宋体"/>
          <w:color w:val="000000"/>
          <w:sz w:val="21"/>
          <w:szCs w:val="21"/>
          <w:lang w:eastAsia="zh-CN"/>
        </w:rPr>
      </w:pPr>
      <w:r>
        <w:rPr>
          <w:rFonts w:ascii="宋体" w:hAnsi="宋体" w:hint="eastAsia"/>
          <w:color w:val="000000"/>
          <w:sz w:val="21"/>
          <w:szCs w:val="21"/>
          <w:lang w:eastAsia="zh-CN"/>
        </w:rPr>
        <w:t>图4.</w:t>
      </w:r>
      <w:r w:rsidR="006E20EE">
        <w:rPr>
          <w:rFonts w:ascii="宋体" w:hAnsi="宋体"/>
          <w:color w:val="000000"/>
          <w:sz w:val="21"/>
          <w:szCs w:val="21"/>
          <w:lang w:eastAsia="zh-CN"/>
        </w:rPr>
        <w:t>4</w:t>
      </w:r>
      <w:r>
        <w:rPr>
          <w:rFonts w:ascii="宋体" w:hAnsi="宋体" w:hint="eastAsia"/>
          <w:color w:val="000000"/>
          <w:sz w:val="21"/>
          <w:szCs w:val="21"/>
          <w:lang w:eastAsia="zh-CN"/>
        </w:rPr>
        <w:t>.4</w:t>
      </w:r>
      <w:r>
        <w:rPr>
          <w:rFonts w:ascii="宋体" w:hAnsi="宋体"/>
          <w:color w:val="000000"/>
          <w:sz w:val="21"/>
          <w:szCs w:val="21"/>
          <w:lang w:eastAsia="zh-CN"/>
        </w:rPr>
        <w:t>-2</w:t>
      </w:r>
    </w:p>
    <w:tbl>
      <w:tblPr>
        <w:tblStyle w:val="af"/>
        <w:tblW w:w="8856" w:type="dxa"/>
        <w:tblLayout w:type="fixed"/>
        <w:tblLook w:val="04A0" w:firstRow="1" w:lastRow="0" w:firstColumn="1" w:lastColumn="0" w:noHBand="0" w:noVBand="1"/>
      </w:tblPr>
      <w:tblGrid>
        <w:gridCol w:w="2542"/>
        <w:gridCol w:w="5483"/>
        <w:gridCol w:w="831"/>
      </w:tblGrid>
      <w:tr w:rsidR="00851BCB" w:rsidTr="007D0E1F">
        <w:tc>
          <w:tcPr>
            <w:tcW w:w="8856" w:type="dxa"/>
            <w:gridSpan w:val="3"/>
            <w:shd w:val="clear" w:color="auto" w:fill="FFFF00"/>
          </w:tcPr>
          <w:p w:rsidR="00851BCB" w:rsidRDefault="00851BCB" w:rsidP="00851BCB">
            <w:pPr>
              <w:overflowPunct w:val="0"/>
              <w:autoSpaceDE w:val="0"/>
              <w:autoSpaceDN w:val="0"/>
              <w:adjustRightInd w:val="0"/>
              <w:textAlignment w:val="baseline"/>
              <w:rPr>
                <w:rFonts w:asciiTheme="minorEastAsia" w:hAnsiTheme="minorEastAsia"/>
                <w:b/>
                <w:szCs w:val="21"/>
                <w:lang w:eastAsia="zh-CN"/>
              </w:rPr>
            </w:pPr>
            <w:r>
              <w:rPr>
                <w:rFonts w:asciiTheme="minorEastAsia" w:hAnsiTheme="minorEastAsia" w:hint="eastAsia"/>
                <w:b/>
                <w:szCs w:val="21"/>
                <w:lang w:eastAsia="zh-CN"/>
              </w:rPr>
              <w:t>《呆滞品发布信息查询结果列表》</w:t>
            </w:r>
          </w:p>
        </w:tc>
      </w:tr>
      <w:tr w:rsidR="00851BCB" w:rsidTr="007D0E1F">
        <w:tc>
          <w:tcPr>
            <w:tcW w:w="2542" w:type="dxa"/>
            <w:shd w:val="clear" w:color="auto" w:fill="FFFF00"/>
          </w:tcPr>
          <w:p w:rsidR="00851BCB" w:rsidRDefault="00851BCB" w:rsidP="006E20EE">
            <w:pPr>
              <w:overflowPunct w:val="0"/>
              <w:autoSpaceDE w:val="0"/>
              <w:autoSpaceDN w:val="0"/>
              <w:adjustRightInd w:val="0"/>
              <w:textAlignment w:val="baseline"/>
              <w:rPr>
                <w:rFonts w:asciiTheme="minorEastAsia" w:hAnsiTheme="minorEastAsia"/>
                <w:b/>
                <w:szCs w:val="21"/>
              </w:rPr>
            </w:pPr>
            <w:r>
              <w:rPr>
                <w:rFonts w:asciiTheme="minorEastAsia" w:hAnsiTheme="minorEastAsia" w:hint="eastAsia"/>
                <w:b/>
                <w:szCs w:val="21"/>
              </w:rPr>
              <w:t>页面编号：</w:t>
            </w:r>
            <w:r w:rsidRPr="00B63091">
              <w:rPr>
                <w:rFonts w:asciiTheme="minorEastAsia" w:hAnsiTheme="minorEastAsia"/>
                <w:b/>
                <w:szCs w:val="21"/>
              </w:rPr>
              <w:t>4.</w:t>
            </w:r>
            <w:r w:rsidR="006E20EE">
              <w:rPr>
                <w:rFonts w:asciiTheme="minorEastAsia" w:hAnsiTheme="minorEastAsia"/>
                <w:b/>
                <w:szCs w:val="21"/>
              </w:rPr>
              <w:t>4</w:t>
            </w:r>
            <w:r w:rsidRPr="00B63091">
              <w:rPr>
                <w:rFonts w:asciiTheme="minorEastAsia" w:hAnsiTheme="minorEastAsia"/>
                <w:b/>
                <w:szCs w:val="21"/>
              </w:rPr>
              <w:t>.4-2</w:t>
            </w:r>
          </w:p>
        </w:tc>
        <w:tc>
          <w:tcPr>
            <w:tcW w:w="5483" w:type="dxa"/>
            <w:shd w:val="clear" w:color="auto" w:fill="FFFF00"/>
          </w:tcPr>
          <w:p w:rsidR="00851BCB" w:rsidRDefault="00851BCB" w:rsidP="007D0E1F">
            <w:pPr>
              <w:overflowPunct w:val="0"/>
              <w:autoSpaceDE w:val="0"/>
              <w:autoSpaceDN w:val="0"/>
              <w:adjustRightInd w:val="0"/>
              <w:textAlignment w:val="baseline"/>
              <w:rPr>
                <w:rFonts w:asciiTheme="minorEastAsia" w:hAnsiTheme="minorEastAsia"/>
                <w:b/>
                <w:szCs w:val="21"/>
              </w:rPr>
            </w:pPr>
            <w:proofErr w:type="spellStart"/>
            <w:r>
              <w:rPr>
                <w:rFonts w:asciiTheme="minorEastAsia" w:hAnsiTheme="minorEastAsia" w:hint="eastAsia"/>
                <w:b/>
                <w:szCs w:val="21"/>
              </w:rPr>
              <w:t>逻辑明细</w:t>
            </w:r>
            <w:proofErr w:type="spellEnd"/>
          </w:p>
        </w:tc>
        <w:tc>
          <w:tcPr>
            <w:tcW w:w="831" w:type="dxa"/>
            <w:shd w:val="clear" w:color="auto" w:fill="FFFF00"/>
          </w:tcPr>
          <w:p w:rsidR="00851BCB" w:rsidRDefault="00851BCB" w:rsidP="007D0E1F">
            <w:pPr>
              <w:overflowPunct w:val="0"/>
              <w:autoSpaceDE w:val="0"/>
              <w:autoSpaceDN w:val="0"/>
              <w:adjustRightInd w:val="0"/>
              <w:textAlignment w:val="baseline"/>
              <w:rPr>
                <w:rFonts w:asciiTheme="minorEastAsia" w:hAnsiTheme="minorEastAsia"/>
                <w:b/>
                <w:szCs w:val="21"/>
              </w:rPr>
            </w:pPr>
            <w:proofErr w:type="spellStart"/>
            <w:r>
              <w:rPr>
                <w:rFonts w:asciiTheme="minorEastAsia" w:hAnsiTheme="minorEastAsia" w:hint="eastAsia"/>
                <w:b/>
                <w:szCs w:val="21"/>
              </w:rPr>
              <w:t>备注</w:t>
            </w:r>
            <w:proofErr w:type="spellEnd"/>
          </w:p>
        </w:tc>
      </w:tr>
      <w:tr w:rsidR="00851BCB" w:rsidTr="007D0E1F">
        <w:tc>
          <w:tcPr>
            <w:tcW w:w="2542" w:type="dxa"/>
          </w:tcPr>
          <w:p w:rsidR="00851BCB" w:rsidRDefault="00851BCB" w:rsidP="007D0E1F">
            <w:pPr>
              <w:overflowPunct w:val="0"/>
              <w:autoSpaceDE w:val="0"/>
              <w:autoSpaceDN w:val="0"/>
              <w:adjustRightInd w:val="0"/>
              <w:textAlignment w:val="baseline"/>
              <w:rPr>
                <w:rFonts w:asciiTheme="minorEastAsia" w:hAnsiTheme="minorEastAsia"/>
                <w:szCs w:val="21"/>
              </w:rPr>
            </w:pPr>
            <w:proofErr w:type="spellStart"/>
            <w:r>
              <w:rPr>
                <w:rFonts w:asciiTheme="minorEastAsia" w:hAnsiTheme="minorEastAsia" w:hint="eastAsia"/>
                <w:szCs w:val="21"/>
              </w:rPr>
              <w:t>页面初始化</w:t>
            </w:r>
            <w:proofErr w:type="spellEnd"/>
          </w:p>
        </w:tc>
        <w:tc>
          <w:tcPr>
            <w:tcW w:w="5483" w:type="dxa"/>
          </w:tcPr>
          <w:p w:rsidR="00851BCB" w:rsidRDefault="00851BCB" w:rsidP="006E20EE">
            <w:pPr>
              <w:overflowPunct w:val="0"/>
              <w:autoSpaceDE w:val="0"/>
              <w:autoSpaceDN w:val="0"/>
              <w:adjustRightInd w:val="0"/>
              <w:textAlignment w:val="baseline"/>
              <w:rPr>
                <w:rFonts w:asciiTheme="minorEastAsia" w:hAnsiTheme="minorEastAsia"/>
                <w:iCs/>
                <w:szCs w:val="21"/>
                <w:lang w:eastAsia="zh-CN"/>
              </w:rPr>
            </w:pPr>
            <w:r>
              <w:rPr>
                <w:rFonts w:asciiTheme="minorEastAsia" w:hAnsiTheme="minorEastAsia" w:hint="eastAsia"/>
                <w:iCs/>
                <w:szCs w:val="21"/>
                <w:lang w:eastAsia="zh-CN"/>
              </w:rPr>
              <w:t>继承图4.</w:t>
            </w:r>
            <w:r w:rsidR="006E20EE">
              <w:rPr>
                <w:rFonts w:asciiTheme="minorEastAsia" w:hAnsiTheme="minorEastAsia"/>
                <w:iCs/>
                <w:szCs w:val="21"/>
                <w:lang w:eastAsia="zh-CN"/>
              </w:rPr>
              <w:t>4</w:t>
            </w:r>
            <w:r>
              <w:rPr>
                <w:rFonts w:asciiTheme="minorEastAsia" w:hAnsiTheme="minorEastAsia" w:hint="eastAsia"/>
                <w:iCs/>
                <w:szCs w:val="21"/>
                <w:lang w:eastAsia="zh-CN"/>
              </w:rPr>
              <w:t>.4</w:t>
            </w:r>
            <w:r>
              <w:rPr>
                <w:rFonts w:asciiTheme="minorEastAsia" w:hAnsiTheme="minorEastAsia"/>
                <w:iCs/>
                <w:szCs w:val="21"/>
                <w:lang w:eastAsia="zh-CN"/>
              </w:rPr>
              <w:t>-1</w:t>
            </w:r>
            <w:r>
              <w:rPr>
                <w:rFonts w:asciiTheme="minorEastAsia" w:hAnsiTheme="minorEastAsia" w:hint="eastAsia"/>
                <w:iCs/>
                <w:szCs w:val="21"/>
                <w:lang w:eastAsia="zh-CN"/>
              </w:rPr>
              <w:t>页面</w:t>
            </w:r>
            <w:r>
              <w:rPr>
                <w:rFonts w:asciiTheme="minorEastAsia" w:hAnsiTheme="minorEastAsia"/>
                <w:iCs/>
                <w:szCs w:val="21"/>
                <w:lang w:eastAsia="zh-CN"/>
              </w:rPr>
              <w:t>的</w:t>
            </w:r>
            <w:r>
              <w:rPr>
                <w:rFonts w:asciiTheme="minorEastAsia" w:hAnsiTheme="minorEastAsia" w:hint="eastAsia"/>
                <w:iCs/>
                <w:szCs w:val="21"/>
                <w:lang w:eastAsia="zh-CN"/>
              </w:rPr>
              <w:t>查询条件值</w:t>
            </w:r>
          </w:p>
        </w:tc>
        <w:tc>
          <w:tcPr>
            <w:tcW w:w="831" w:type="dxa"/>
          </w:tcPr>
          <w:p w:rsidR="00851BCB" w:rsidRDefault="00851BCB" w:rsidP="007D0E1F">
            <w:pPr>
              <w:overflowPunct w:val="0"/>
              <w:autoSpaceDE w:val="0"/>
              <w:autoSpaceDN w:val="0"/>
              <w:adjustRightInd w:val="0"/>
              <w:ind w:firstLine="402"/>
              <w:textAlignment w:val="baseline"/>
              <w:rPr>
                <w:rFonts w:asciiTheme="minorEastAsia" w:hAnsiTheme="minorEastAsia"/>
                <w:i/>
                <w:color w:val="0000FF"/>
                <w:szCs w:val="21"/>
                <w:lang w:eastAsia="zh-CN"/>
              </w:rPr>
            </w:pPr>
          </w:p>
        </w:tc>
      </w:tr>
      <w:tr w:rsidR="00851BCB" w:rsidTr="007D0E1F">
        <w:tc>
          <w:tcPr>
            <w:tcW w:w="2542" w:type="dxa"/>
          </w:tcPr>
          <w:p w:rsidR="00851BCB" w:rsidRDefault="00851BCB" w:rsidP="007D0E1F">
            <w:pPr>
              <w:overflowPunct w:val="0"/>
              <w:autoSpaceDE w:val="0"/>
              <w:autoSpaceDN w:val="0"/>
              <w:adjustRightInd w:val="0"/>
              <w:textAlignment w:val="baseline"/>
              <w:rPr>
                <w:rFonts w:asciiTheme="minorEastAsia" w:hAnsiTheme="minorEastAsia"/>
                <w:szCs w:val="21"/>
                <w:lang w:eastAsia="zh-CN"/>
              </w:rPr>
            </w:pPr>
            <w:r>
              <w:rPr>
                <w:rFonts w:asciiTheme="minorEastAsia" w:hAnsiTheme="minorEastAsia" w:hint="eastAsia"/>
                <w:szCs w:val="21"/>
                <w:lang w:eastAsia="zh-CN"/>
              </w:rPr>
              <w:t>查询</w:t>
            </w:r>
            <w:r>
              <w:rPr>
                <w:rFonts w:asciiTheme="minorEastAsia" w:hAnsiTheme="minorEastAsia"/>
                <w:szCs w:val="21"/>
                <w:lang w:eastAsia="zh-CN"/>
              </w:rPr>
              <w:t>条件</w:t>
            </w:r>
          </w:p>
        </w:tc>
        <w:tc>
          <w:tcPr>
            <w:tcW w:w="5483" w:type="dxa"/>
          </w:tcPr>
          <w:p w:rsidR="00851BCB" w:rsidRPr="005F1628" w:rsidRDefault="00851BCB" w:rsidP="00851BCB">
            <w:pPr>
              <w:overflowPunct w:val="0"/>
              <w:autoSpaceDE w:val="0"/>
              <w:autoSpaceDN w:val="0"/>
              <w:adjustRightInd w:val="0"/>
              <w:textAlignment w:val="baseline"/>
              <w:rPr>
                <w:rFonts w:asciiTheme="minorEastAsia" w:hAnsiTheme="minorEastAsia"/>
                <w:b/>
                <w:iCs/>
                <w:szCs w:val="21"/>
                <w:highlight w:val="yellow"/>
                <w:lang w:eastAsia="zh-CN"/>
              </w:rPr>
            </w:pPr>
            <w:r w:rsidRPr="008F36A7">
              <w:rPr>
                <w:rFonts w:asciiTheme="minorEastAsia" w:hAnsiTheme="minorEastAsia" w:hint="eastAsia"/>
                <w:iCs/>
                <w:szCs w:val="21"/>
                <w:lang w:eastAsia="zh-CN"/>
              </w:rPr>
              <w:t>同页面</w:t>
            </w:r>
            <w:r w:rsidR="006E20EE">
              <w:rPr>
                <w:rFonts w:asciiTheme="minorEastAsia" w:hAnsiTheme="minorEastAsia" w:hint="eastAsia"/>
                <w:iCs/>
                <w:szCs w:val="21"/>
                <w:lang w:eastAsia="zh-CN"/>
              </w:rPr>
              <w:t>4.</w:t>
            </w:r>
            <w:r w:rsidR="006E20EE">
              <w:rPr>
                <w:rFonts w:asciiTheme="minorEastAsia" w:hAnsiTheme="minorEastAsia"/>
                <w:iCs/>
                <w:szCs w:val="21"/>
                <w:lang w:eastAsia="zh-CN"/>
              </w:rPr>
              <w:t>4</w:t>
            </w:r>
            <w:r w:rsidR="006E20EE">
              <w:rPr>
                <w:rFonts w:asciiTheme="minorEastAsia" w:hAnsiTheme="minorEastAsia" w:hint="eastAsia"/>
                <w:iCs/>
                <w:szCs w:val="21"/>
                <w:lang w:eastAsia="zh-CN"/>
              </w:rPr>
              <w:t>.4</w:t>
            </w:r>
            <w:r w:rsidR="006E20EE">
              <w:rPr>
                <w:rFonts w:asciiTheme="minorEastAsia" w:hAnsiTheme="minorEastAsia"/>
                <w:iCs/>
                <w:szCs w:val="21"/>
                <w:lang w:eastAsia="zh-CN"/>
              </w:rPr>
              <w:t>-1</w:t>
            </w:r>
          </w:p>
        </w:tc>
        <w:tc>
          <w:tcPr>
            <w:tcW w:w="831" w:type="dxa"/>
          </w:tcPr>
          <w:p w:rsidR="00851BCB" w:rsidRDefault="00851BCB" w:rsidP="007D0E1F">
            <w:pPr>
              <w:overflowPunct w:val="0"/>
              <w:autoSpaceDE w:val="0"/>
              <w:autoSpaceDN w:val="0"/>
              <w:adjustRightInd w:val="0"/>
              <w:ind w:firstLine="402"/>
              <w:textAlignment w:val="baseline"/>
              <w:rPr>
                <w:rFonts w:asciiTheme="minorEastAsia" w:hAnsiTheme="minorEastAsia"/>
                <w:i/>
                <w:color w:val="0000FF"/>
                <w:szCs w:val="21"/>
                <w:lang w:eastAsia="zh-CN"/>
              </w:rPr>
            </w:pPr>
          </w:p>
        </w:tc>
      </w:tr>
      <w:tr w:rsidR="00851BCB" w:rsidTr="007D0E1F">
        <w:tc>
          <w:tcPr>
            <w:tcW w:w="2542" w:type="dxa"/>
          </w:tcPr>
          <w:p w:rsidR="00851BCB" w:rsidRDefault="00851BCB" w:rsidP="007D0E1F">
            <w:pPr>
              <w:overflowPunct w:val="0"/>
              <w:autoSpaceDE w:val="0"/>
              <w:autoSpaceDN w:val="0"/>
              <w:adjustRightInd w:val="0"/>
              <w:textAlignment w:val="baseline"/>
              <w:rPr>
                <w:rFonts w:asciiTheme="minorEastAsia" w:hAnsiTheme="minorEastAsia"/>
                <w:szCs w:val="21"/>
                <w:lang w:eastAsia="zh-CN"/>
              </w:rPr>
            </w:pPr>
            <w:r>
              <w:rPr>
                <w:rFonts w:asciiTheme="minorEastAsia" w:hAnsiTheme="minorEastAsia" w:hint="eastAsia"/>
                <w:szCs w:val="21"/>
                <w:lang w:eastAsia="zh-CN"/>
              </w:rPr>
              <w:t>子功能</w:t>
            </w:r>
            <w:r>
              <w:rPr>
                <w:rFonts w:asciiTheme="minorEastAsia" w:hAnsiTheme="minorEastAsia"/>
                <w:szCs w:val="21"/>
                <w:lang w:eastAsia="zh-CN"/>
              </w:rPr>
              <w:t>：</w:t>
            </w:r>
          </w:p>
        </w:tc>
        <w:tc>
          <w:tcPr>
            <w:tcW w:w="5483" w:type="dxa"/>
          </w:tcPr>
          <w:p w:rsidR="00851BCB" w:rsidRPr="008F36A7" w:rsidRDefault="00851BCB" w:rsidP="00851BCB">
            <w:pPr>
              <w:overflowPunct w:val="0"/>
              <w:autoSpaceDE w:val="0"/>
              <w:autoSpaceDN w:val="0"/>
              <w:adjustRightInd w:val="0"/>
              <w:textAlignment w:val="baseline"/>
              <w:rPr>
                <w:rFonts w:asciiTheme="minorEastAsia" w:hAnsiTheme="minorEastAsia"/>
                <w:iCs/>
                <w:szCs w:val="21"/>
                <w:lang w:eastAsia="zh-CN"/>
              </w:rPr>
            </w:pPr>
            <w:r w:rsidRPr="008F36A7">
              <w:rPr>
                <w:rFonts w:asciiTheme="minorEastAsia" w:hAnsiTheme="minorEastAsia" w:hint="eastAsia"/>
                <w:iCs/>
                <w:szCs w:val="21"/>
                <w:lang w:eastAsia="zh-CN"/>
              </w:rPr>
              <w:t>同页面</w:t>
            </w:r>
            <w:r w:rsidR="006E20EE">
              <w:rPr>
                <w:rFonts w:asciiTheme="minorEastAsia" w:hAnsiTheme="minorEastAsia" w:hint="eastAsia"/>
                <w:iCs/>
                <w:szCs w:val="21"/>
                <w:lang w:eastAsia="zh-CN"/>
              </w:rPr>
              <w:t>4.</w:t>
            </w:r>
            <w:r w:rsidR="006E20EE">
              <w:rPr>
                <w:rFonts w:asciiTheme="minorEastAsia" w:hAnsiTheme="minorEastAsia"/>
                <w:iCs/>
                <w:szCs w:val="21"/>
                <w:lang w:eastAsia="zh-CN"/>
              </w:rPr>
              <w:t>4</w:t>
            </w:r>
            <w:r w:rsidR="006E20EE">
              <w:rPr>
                <w:rFonts w:asciiTheme="minorEastAsia" w:hAnsiTheme="minorEastAsia" w:hint="eastAsia"/>
                <w:iCs/>
                <w:szCs w:val="21"/>
                <w:lang w:eastAsia="zh-CN"/>
              </w:rPr>
              <w:t>.4</w:t>
            </w:r>
            <w:r w:rsidR="006E20EE">
              <w:rPr>
                <w:rFonts w:asciiTheme="minorEastAsia" w:hAnsiTheme="minorEastAsia"/>
                <w:iCs/>
                <w:szCs w:val="21"/>
                <w:lang w:eastAsia="zh-CN"/>
              </w:rPr>
              <w:t>-1</w:t>
            </w:r>
          </w:p>
        </w:tc>
        <w:tc>
          <w:tcPr>
            <w:tcW w:w="831" w:type="dxa"/>
          </w:tcPr>
          <w:p w:rsidR="00851BCB" w:rsidRDefault="00851BCB" w:rsidP="007D0E1F">
            <w:pPr>
              <w:overflowPunct w:val="0"/>
              <w:autoSpaceDE w:val="0"/>
              <w:autoSpaceDN w:val="0"/>
              <w:adjustRightInd w:val="0"/>
              <w:ind w:firstLine="402"/>
              <w:textAlignment w:val="baseline"/>
              <w:rPr>
                <w:rFonts w:asciiTheme="minorEastAsia" w:hAnsiTheme="minorEastAsia"/>
                <w:i/>
                <w:color w:val="0000FF"/>
                <w:szCs w:val="21"/>
                <w:lang w:eastAsia="zh-CN"/>
              </w:rPr>
            </w:pPr>
          </w:p>
        </w:tc>
      </w:tr>
      <w:tr w:rsidR="00851BCB" w:rsidTr="007D0E1F">
        <w:tc>
          <w:tcPr>
            <w:tcW w:w="2542" w:type="dxa"/>
          </w:tcPr>
          <w:p w:rsidR="00851BCB" w:rsidRDefault="00851BCB" w:rsidP="007D0E1F">
            <w:pPr>
              <w:overflowPunct w:val="0"/>
              <w:autoSpaceDE w:val="0"/>
              <w:autoSpaceDN w:val="0"/>
              <w:adjustRightInd w:val="0"/>
              <w:textAlignment w:val="baseline"/>
              <w:rPr>
                <w:rFonts w:asciiTheme="minorEastAsia" w:hAnsiTheme="minorEastAsia"/>
                <w:szCs w:val="21"/>
                <w:lang w:eastAsia="zh-CN"/>
              </w:rPr>
            </w:pPr>
            <w:r>
              <w:rPr>
                <w:rFonts w:asciiTheme="minorEastAsia" w:hAnsiTheme="minorEastAsia" w:hint="eastAsia"/>
                <w:szCs w:val="21"/>
                <w:lang w:eastAsia="zh-CN"/>
              </w:rPr>
              <w:t>查询</w:t>
            </w:r>
            <w:r>
              <w:rPr>
                <w:rFonts w:asciiTheme="minorEastAsia" w:hAnsiTheme="minorEastAsia"/>
                <w:szCs w:val="21"/>
                <w:lang w:eastAsia="zh-CN"/>
              </w:rPr>
              <w:t>结果列表</w:t>
            </w:r>
          </w:p>
        </w:tc>
        <w:tc>
          <w:tcPr>
            <w:tcW w:w="5483" w:type="dxa"/>
          </w:tcPr>
          <w:p w:rsidR="00851BCB" w:rsidRDefault="00851BCB" w:rsidP="007D0E1F">
            <w:pPr>
              <w:overflowPunct w:val="0"/>
              <w:autoSpaceDE w:val="0"/>
              <w:autoSpaceDN w:val="0"/>
              <w:adjustRightInd w:val="0"/>
              <w:textAlignment w:val="baseline"/>
              <w:rPr>
                <w:rFonts w:asciiTheme="minorEastAsia" w:hAnsiTheme="minorEastAsia"/>
                <w:b/>
                <w:iCs/>
                <w:szCs w:val="21"/>
                <w:lang w:eastAsia="zh-CN"/>
              </w:rPr>
            </w:pPr>
            <w:r>
              <w:rPr>
                <w:rFonts w:asciiTheme="minorEastAsia" w:hAnsiTheme="minorEastAsia" w:hint="eastAsia"/>
                <w:b/>
                <w:iCs/>
                <w:szCs w:val="21"/>
                <w:lang w:eastAsia="zh-CN"/>
              </w:rPr>
              <w:t>序号</w:t>
            </w:r>
            <w:r w:rsidRPr="003B1F5B">
              <w:rPr>
                <w:rFonts w:asciiTheme="minorEastAsia" w:hAnsiTheme="minorEastAsia"/>
                <w:b/>
                <w:iCs/>
                <w:szCs w:val="21"/>
                <w:lang w:eastAsia="zh-CN"/>
              </w:rPr>
              <w:t>：</w:t>
            </w:r>
            <w:r>
              <w:rPr>
                <w:rFonts w:asciiTheme="minorEastAsia" w:hAnsiTheme="minorEastAsia" w:hint="eastAsia"/>
                <w:iCs/>
                <w:szCs w:val="21"/>
                <w:lang w:eastAsia="zh-CN"/>
              </w:rPr>
              <w:t>系统自动</w:t>
            </w:r>
            <w:r>
              <w:rPr>
                <w:rFonts w:asciiTheme="minorEastAsia" w:hAnsiTheme="minorEastAsia"/>
                <w:iCs/>
                <w:szCs w:val="21"/>
                <w:lang w:eastAsia="zh-CN"/>
              </w:rPr>
              <w:t>生成，按照发布日期</w:t>
            </w:r>
            <w:r>
              <w:rPr>
                <w:rFonts w:asciiTheme="minorEastAsia" w:hAnsiTheme="minorEastAsia" w:hint="eastAsia"/>
                <w:iCs/>
                <w:szCs w:val="21"/>
                <w:lang w:eastAsia="zh-CN"/>
              </w:rPr>
              <w:t>从大</w:t>
            </w:r>
            <w:r>
              <w:rPr>
                <w:rFonts w:asciiTheme="minorEastAsia" w:hAnsiTheme="minorEastAsia"/>
                <w:iCs/>
                <w:szCs w:val="21"/>
                <w:lang w:eastAsia="zh-CN"/>
              </w:rPr>
              <w:t>到小排列</w:t>
            </w:r>
            <w:r w:rsidRPr="003B1F5B">
              <w:rPr>
                <w:rFonts w:asciiTheme="minorEastAsia" w:hAnsiTheme="minorEastAsia"/>
                <w:iCs/>
                <w:szCs w:val="21"/>
                <w:lang w:eastAsia="zh-CN"/>
              </w:rPr>
              <w:t>；</w:t>
            </w:r>
          </w:p>
          <w:p w:rsidR="00851BCB" w:rsidRPr="003B1F5B" w:rsidRDefault="00851BCB" w:rsidP="007D0E1F">
            <w:pPr>
              <w:overflowPunct w:val="0"/>
              <w:autoSpaceDE w:val="0"/>
              <w:autoSpaceDN w:val="0"/>
              <w:adjustRightInd w:val="0"/>
              <w:textAlignment w:val="baseline"/>
              <w:rPr>
                <w:rFonts w:asciiTheme="minorEastAsia" w:hAnsiTheme="minorEastAsia"/>
                <w:b/>
                <w:iCs/>
                <w:szCs w:val="21"/>
                <w:lang w:eastAsia="zh-CN"/>
              </w:rPr>
            </w:pPr>
            <w:r>
              <w:rPr>
                <w:rFonts w:asciiTheme="minorEastAsia" w:hAnsiTheme="minorEastAsia" w:hint="eastAsia"/>
                <w:b/>
                <w:iCs/>
                <w:szCs w:val="21"/>
                <w:lang w:eastAsia="zh-CN"/>
              </w:rPr>
              <w:t>大区</w:t>
            </w:r>
            <w:r w:rsidRPr="003B1F5B">
              <w:rPr>
                <w:rFonts w:asciiTheme="minorEastAsia" w:hAnsiTheme="minorEastAsia"/>
                <w:b/>
                <w:iCs/>
                <w:szCs w:val="21"/>
                <w:lang w:eastAsia="zh-CN"/>
              </w:rPr>
              <w:t>：</w:t>
            </w:r>
            <w:r>
              <w:rPr>
                <w:rFonts w:asciiTheme="minorEastAsia" w:hAnsiTheme="minorEastAsia" w:hint="eastAsia"/>
                <w:iCs/>
                <w:szCs w:val="21"/>
                <w:lang w:eastAsia="zh-CN"/>
              </w:rPr>
              <w:t>发布</w:t>
            </w:r>
            <w:r>
              <w:rPr>
                <w:rFonts w:asciiTheme="minorEastAsia" w:hAnsiTheme="minorEastAsia"/>
                <w:iCs/>
                <w:szCs w:val="21"/>
                <w:lang w:eastAsia="zh-CN"/>
              </w:rPr>
              <w:t>经销商所在售后大区</w:t>
            </w:r>
            <w:r w:rsidRPr="003B1F5B">
              <w:rPr>
                <w:rFonts w:asciiTheme="minorEastAsia" w:hAnsiTheme="minorEastAsia"/>
                <w:iCs/>
                <w:szCs w:val="21"/>
                <w:lang w:eastAsia="zh-CN"/>
              </w:rPr>
              <w:t>；</w:t>
            </w:r>
          </w:p>
          <w:p w:rsidR="00851BCB" w:rsidRPr="003B1F5B" w:rsidRDefault="00851BCB" w:rsidP="007D0E1F">
            <w:pPr>
              <w:overflowPunct w:val="0"/>
              <w:autoSpaceDE w:val="0"/>
              <w:autoSpaceDN w:val="0"/>
              <w:adjustRightInd w:val="0"/>
              <w:textAlignment w:val="baseline"/>
              <w:rPr>
                <w:rFonts w:asciiTheme="minorEastAsia" w:hAnsiTheme="minorEastAsia"/>
                <w:b/>
                <w:iCs/>
                <w:szCs w:val="21"/>
                <w:lang w:eastAsia="zh-CN"/>
              </w:rPr>
            </w:pPr>
            <w:r>
              <w:rPr>
                <w:rFonts w:asciiTheme="minorEastAsia" w:hAnsiTheme="minorEastAsia" w:hint="eastAsia"/>
                <w:b/>
                <w:iCs/>
                <w:szCs w:val="21"/>
                <w:lang w:eastAsia="zh-CN"/>
              </w:rPr>
              <w:t>小区</w:t>
            </w:r>
            <w:r w:rsidRPr="003B1F5B">
              <w:rPr>
                <w:rFonts w:asciiTheme="minorEastAsia" w:hAnsiTheme="minorEastAsia"/>
                <w:b/>
                <w:iCs/>
                <w:szCs w:val="21"/>
                <w:lang w:eastAsia="zh-CN"/>
              </w:rPr>
              <w:t>：</w:t>
            </w:r>
            <w:r>
              <w:rPr>
                <w:rFonts w:asciiTheme="minorEastAsia" w:hAnsiTheme="minorEastAsia" w:hint="eastAsia"/>
                <w:iCs/>
                <w:szCs w:val="21"/>
                <w:lang w:eastAsia="zh-CN"/>
              </w:rPr>
              <w:t>发布经销商</w:t>
            </w:r>
            <w:r>
              <w:rPr>
                <w:rFonts w:asciiTheme="minorEastAsia" w:hAnsiTheme="minorEastAsia"/>
                <w:iCs/>
                <w:szCs w:val="21"/>
                <w:lang w:eastAsia="zh-CN"/>
              </w:rPr>
              <w:t>所在售后小区</w:t>
            </w:r>
            <w:r w:rsidRPr="003B1F5B">
              <w:rPr>
                <w:rFonts w:asciiTheme="minorEastAsia" w:hAnsiTheme="minorEastAsia"/>
                <w:iCs/>
                <w:szCs w:val="21"/>
                <w:lang w:eastAsia="zh-CN"/>
              </w:rPr>
              <w:t>；</w:t>
            </w:r>
          </w:p>
          <w:p w:rsidR="00851BCB" w:rsidRPr="003B1F5B" w:rsidRDefault="00851BCB" w:rsidP="007D0E1F">
            <w:pPr>
              <w:overflowPunct w:val="0"/>
              <w:autoSpaceDE w:val="0"/>
              <w:autoSpaceDN w:val="0"/>
              <w:adjustRightInd w:val="0"/>
              <w:textAlignment w:val="baseline"/>
              <w:rPr>
                <w:rFonts w:asciiTheme="minorEastAsia" w:hAnsiTheme="minorEastAsia"/>
                <w:iCs/>
                <w:szCs w:val="21"/>
                <w:lang w:eastAsia="zh-CN"/>
              </w:rPr>
            </w:pPr>
            <w:r>
              <w:rPr>
                <w:rFonts w:asciiTheme="minorEastAsia" w:hAnsiTheme="minorEastAsia" w:hint="eastAsia"/>
                <w:b/>
                <w:iCs/>
                <w:szCs w:val="21"/>
                <w:lang w:eastAsia="zh-CN"/>
              </w:rPr>
              <w:t>经销商代码：</w:t>
            </w:r>
            <w:r>
              <w:rPr>
                <w:rFonts w:asciiTheme="minorEastAsia" w:hAnsiTheme="minorEastAsia" w:hint="eastAsia"/>
                <w:iCs/>
                <w:szCs w:val="21"/>
                <w:lang w:eastAsia="zh-CN"/>
              </w:rPr>
              <w:t>发布经销商</w:t>
            </w:r>
            <w:r>
              <w:rPr>
                <w:rFonts w:asciiTheme="minorEastAsia" w:hAnsiTheme="minorEastAsia"/>
                <w:iCs/>
                <w:szCs w:val="21"/>
                <w:lang w:eastAsia="zh-CN"/>
              </w:rPr>
              <w:t>代码</w:t>
            </w:r>
            <w:r w:rsidRPr="003B1F5B">
              <w:rPr>
                <w:rFonts w:asciiTheme="minorEastAsia" w:hAnsiTheme="minorEastAsia"/>
                <w:iCs/>
                <w:szCs w:val="21"/>
                <w:lang w:eastAsia="zh-CN"/>
              </w:rPr>
              <w:t>；</w:t>
            </w:r>
          </w:p>
          <w:p w:rsidR="00851BCB" w:rsidRDefault="00851BCB" w:rsidP="007D0E1F">
            <w:pPr>
              <w:overflowPunct w:val="0"/>
              <w:autoSpaceDE w:val="0"/>
              <w:autoSpaceDN w:val="0"/>
              <w:adjustRightInd w:val="0"/>
              <w:textAlignment w:val="baseline"/>
              <w:rPr>
                <w:rFonts w:cs="Arial"/>
                <w:b/>
                <w:bCs/>
                <w:color w:val="333333"/>
                <w:lang w:eastAsia="zh-CN"/>
              </w:rPr>
            </w:pPr>
            <w:r>
              <w:rPr>
                <w:rFonts w:cs="Arial" w:hint="eastAsia"/>
                <w:b/>
                <w:bCs/>
                <w:color w:val="333333"/>
                <w:lang w:eastAsia="zh-CN"/>
              </w:rPr>
              <w:t>经销商名称：</w:t>
            </w:r>
            <w:r>
              <w:rPr>
                <w:rFonts w:cs="Arial" w:hint="eastAsia"/>
                <w:bCs/>
                <w:color w:val="333333"/>
                <w:lang w:eastAsia="zh-CN"/>
              </w:rPr>
              <w:t>发布经销商</w:t>
            </w:r>
            <w:r>
              <w:rPr>
                <w:rFonts w:cs="Arial"/>
                <w:bCs/>
                <w:color w:val="333333"/>
                <w:lang w:eastAsia="zh-CN"/>
              </w:rPr>
              <w:t>名称</w:t>
            </w:r>
            <w:r w:rsidRPr="003B1F5B">
              <w:rPr>
                <w:rFonts w:cs="Arial"/>
                <w:bCs/>
                <w:color w:val="333333"/>
                <w:lang w:eastAsia="zh-CN"/>
              </w:rPr>
              <w:t>；</w:t>
            </w:r>
          </w:p>
          <w:p w:rsidR="00851BCB" w:rsidRDefault="00851BCB" w:rsidP="007D0E1F">
            <w:pPr>
              <w:overflowPunct w:val="0"/>
              <w:autoSpaceDE w:val="0"/>
              <w:autoSpaceDN w:val="0"/>
              <w:adjustRightInd w:val="0"/>
              <w:textAlignment w:val="baseline"/>
              <w:rPr>
                <w:rFonts w:cs="Arial"/>
                <w:b/>
                <w:bCs/>
                <w:color w:val="333333"/>
                <w:lang w:eastAsia="zh-CN"/>
              </w:rPr>
            </w:pPr>
            <w:r>
              <w:rPr>
                <w:rFonts w:cs="Arial" w:hint="eastAsia"/>
                <w:b/>
                <w:bCs/>
                <w:color w:val="333333"/>
                <w:lang w:eastAsia="zh-CN"/>
              </w:rPr>
              <w:t>联系人：</w:t>
            </w:r>
            <w:r w:rsidR="00B6319E">
              <w:rPr>
                <w:rFonts w:cs="Arial" w:hint="eastAsia"/>
                <w:bCs/>
                <w:color w:val="333333"/>
                <w:lang w:eastAsia="zh-CN"/>
              </w:rPr>
              <w:t>DMS</w:t>
            </w:r>
            <w:r w:rsidR="00B6319E">
              <w:rPr>
                <w:rFonts w:cs="Arial" w:hint="eastAsia"/>
                <w:bCs/>
                <w:color w:val="333333"/>
                <w:lang w:eastAsia="zh-CN"/>
              </w:rPr>
              <w:t>上报</w:t>
            </w:r>
            <w:r w:rsidRPr="003B1F5B">
              <w:rPr>
                <w:rFonts w:cs="Arial"/>
                <w:bCs/>
                <w:color w:val="333333"/>
                <w:lang w:eastAsia="zh-CN"/>
              </w:rPr>
              <w:t>；</w:t>
            </w:r>
          </w:p>
          <w:p w:rsidR="00851BCB" w:rsidRDefault="00851BCB" w:rsidP="007D0E1F">
            <w:pPr>
              <w:overflowPunct w:val="0"/>
              <w:autoSpaceDE w:val="0"/>
              <w:autoSpaceDN w:val="0"/>
              <w:adjustRightInd w:val="0"/>
              <w:textAlignment w:val="baseline"/>
              <w:rPr>
                <w:rFonts w:cs="Arial"/>
                <w:bCs/>
                <w:color w:val="333333"/>
                <w:lang w:eastAsia="zh-CN"/>
              </w:rPr>
            </w:pPr>
            <w:r>
              <w:rPr>
                <w:rFonts w:cs="Arial" w:hint="eastAsia"/>
                <w:b/>
                <w:bCs/>
                <w:color w:val="333333"/>
                <w:lang w:eastAsia="zh-CN"/>
              </w:rPr>
              <w:t>联系电话：</w:t>
            </w:r>
            <w:r w:rsidR="00B6319E">
              <w:rPr>
                <w:rFonts w:cs="Arial" w:hint="eastAsia"/>
                <w:bCs/>
                <w:color w:val="333333"/>
                <w:lang w:eastAsia="zh-CN"/>
              </w:rPr>
              <w:t>DMS</w:t>
            </w:r>
            <w:r w:rsidR="00B6319E">
              <w:rPr>
                <w:rFonts w:cs="Arial" w:hint="eastAsia"/>
                <w:bCs/>
                <w:color w:val="333333"/>
                <w:lang w:eastAsia="zh-CN"/>
              </w:rPr>
              <w:t>上报</w:t>
            </w:r>
            <w:r w:rsidR="00B6319E" w:rsidRPr="003B1F5B">
              <w:rPr>
                <w:rFonts w:cs="Arial"/>
                <w:bCs/>
                <w:color w:val="333333"/>
                <w:lang w:eastAsia="zh-CN"/>
              </w:rPr>
              <w:t>；</w:t>
            </w:r>
          </w:p>
          <w:p w:rsidR="00421CE0" w:rsidRDefault="00421CE0" w:rsidP="007D0E1F">
            <w:pPr>
              <w:overflowPunct w:val="0"/>
              <w:autoSpaceDE w:val="0"/>
              <w:autoSpaceDN w:val="0"/>
              <w:adjustRightInd w:val="0"/>
              <w:textAlignment w:val="baseline"/>
              <w:rPr>
                <w:rFonts w:cs="Arial"/>
                <w:b/>
                <w:bCs/>
                <w:color w:val="333333"/>
                <w:lang w:eastAsia="zh-CN"/>
              </w:rPr>
            </w:pPr>
            <w:r w:rsidRPr="00421CE0">
              <w:rPr>
                <w:rFonts w:cs="Arial" w:hint="eastAsia"/>
                <w:b/>
                <w:bCs/>
                <w:color w:val="333333"/>
                <w:lang w:eastAsia="zh-CN"/>
              </w:rPr>
              <w:t>仓库：</w:t>
            </w:r>
            <w:r>
              <w:rPr>
                <w:rFonts w:cs="Arial" w:hint="eastAsia"/>
                <w:bCs/>
                <w:color w:val="333333"/>
                <w:lang w:eastAsia="zh-CN"/>
              </w:rPr>
              <w:t>DMS</w:t>
            </w:r>
            <w:r>
              <w:rPr>
                <w:rFonts w:cs="Arial" w:hint="eastAsia"/>
                <w:bCs/>
                <w:color w:val="333333"/>
                <w:lang w:eastAsia="zh-CN"/>
              </w:rPr>
              <w:t>上报</w:t>
            </w:r>
            <w:r>
              <w:rPr>
                <w:rFonts w:cs="Arial"/>
                <w:bCs/>
                <w:color w:val="333333"/>
                <w:lang w:eastAsia="zh-CN"/>
              </w:rPr>
              <w:t>；</w:t>
            </w:r>
          </w:p>
          <w:p w:rsidR="00851BCB" w:rsidRDefault="00851BCB" w:rsidP="007D0E1F">
            <w:pPr>
              <w:overflowPunct w:val="0"/>
              <w:autoSpaceDE w:val="0"/>
              <w:autoSpaceDN w:val="0"/>
              <w:adjustRightInd w:val="0"/>
              <w:textAlignment w:val="baseline"/>
              <w:rPr>
                <w:rFonts w:cs="Arial"/>
                <w:b/>
                <w:bCs/>
                <w:color w:val="333333"/>
                <w:lang w:eastAsia="zh-CN"/>
              </w:rPr>
            </w:pPr>
            <w:r>
              <w:rPr>
                <w:rFonts w:cs="Arial" w:hint="eastAsia"/>
                <w:b/>
                <w:bCs/>
                <w:color w:val="333333"/>
                <w:lang w:eastAsia="zh-CN"/>
              </w:rPr>
              <w:t>配件代码：</w:t>
            </w:r>
            <w:r w:rsidR="00B6319E">
              <w:rPr>
                <w:rFonts w:cs="Arial" w:hint="eastAsia"/>
                <w:bCs/>
                <w:color w:val="333333"/>
                <w:lang w:eastAsia="zh-CN"/>
              </w:rPr>
              <w:t>DMS</w:t>
            </w:r>
            <w:r w:rsidR="00B6319E">
              <w:rPr>
                <w:rFonts w:cs="Arial" w:hint="eastAsia"/>
                <w:bCs/>
                <w:color w:val="333333"/>
                <w:lang w:eastAsia="zh-CN"/>
              </w:rPr>
              <w:t>上报</w:t>
            </w:r>
            <w:r w:rsidR="00B6319E" w:rsidRPr="003B1F5B">
              <w:rPr>
                <w:rFonts w:cs="Arial"/>
                <w:bCs/>
                <w:color w:val="333333"/>
                <w:lang w:eastAsia="zh-CN"/>
              </w:rPr>
              <w:t>；</w:t>
            </w:r>
          </w:p>
          <w:p w:rsidR="00851BCB" w:rsidRDefault="00851BCB" w:rsidP="007D0E1F">
            <w:pPr>
              <w:overflowPunct w:val="0"/>
              <w:autoSpaceDE w:val="0"/>
              <w:autoSpaceDN w:val="0"/>
              <w:adjustRightInd w:val="0"/>
              <w:textAlignment w:val="baseline"/>
              <w:rPr>
                <w:rFonts w:cs="Arial"/>
                <w:b/>
                <w:bCs/>
                <w:color w:val="333333"/>
                <w:lang w:eastAsia="zh-CN"/>
              </w:rPr>
            </w:pPr>
            <w:r>
              <w:rPr>
                <w:rFonts w:cs="Arial" w:hint="eastAsia"/>
                <w:b/>
                <w:bCs/>
                <w:color w:val="333333"/>
                <w:lang w:eastAsia="zh-CN"/>
              </w:rPr>
              <w:t>配件名称：</w:t>
            </w:r>
            <w:r w:rsidR="00B6319E">
              <w:rPr>
                <w:rFonts w:cs="Arial" w:hint="eastAsia"/>
                <w:bCs/>
                <w:color w:val="333333"/>
                <w:lang w:eastAsia="zh-CN"/>
              </w:rPr>
              <w:t>DMS</w:t>
            </w:r>
            <w:r w:rsidR="00B6319E">
              <w:rPr>
                <w:rFonts w:cs="Arial" w:hint="eastAsia"/>
                <w:bCs/>
                <w:color w:val="333333"/>
                <w:lang w:eastAsia="zh-CN"/>
              </w:rPr>
              <w:t>上报</w:t>
            </w:r>
            <w:r w:rsidR="00B6319E" w:rsidRPr="003B1F5B">
              <w:rPr>
                <w:rFonts w:cs="Arial"/>
                <w:bCs/>
                <w:color w:val="333333"/>
                <w:lang w:eastAsia="zh-CN"/>
              </w:rPr>
              <w:t>；</w:t>
            </w:r>
          </w:p>
          <w:p w:rsidR="00851BCB" w:rsidRDefault="00CE571B" w:rsidP="007D0E1F">
            <w:pPr>
              <w:overflowPunct w:val="0"/>
              <w:autoSpaceDE w:val="0"/>
              <w:autoSpaceDN w:val="0"/>
              <w:adjustRightInd w:val="0"/>
              <w:textAlignment w:val="baseline"/>
              <w:rPr>
                <w:rFonts w:cs="Arial"/>
                <w:bCs/>
                <w:color w:val="333333"/>
                <w:lang w:eastAsia="zh-CN"/>
              </w:rPr>
            </w:pPr>
            <w:r>
              <w:rPr>
                <w:rFonts w:cs="Arial" w:hint="eastAsia"/>
                <w:b/>
                <w:color w:val="333333"/>
                <w:lang w:eastAsia="zh-CN"/>
              </w:rPr>
              <w:t>发布</w:t>
            </w:r>
            <w:r w:rsidR="00851BCB">
              <w:rPr>
                <w:rFonts w:cs="Arial" w:hint="eastAsia"/>
                <w:b/>
                <w:color w:val="333333"/>
                <w:lang w:eastAsia="zh-CN"/>
              </w:rPr>
              <w:t>数量</w:t>
            </w:r>
            <w:r w:rsidR="00851BCB" w:rsidRPr="003B1F5B">
              <w:rPr>
                <w:rFonts w:cs="Arial" w:hint="eastAsia"/>
                <w:b/>
                <w:color w:val="333333"/>
                <w:lang w:eastAsia="zh-CN"/>
              </w:rPr>
              <w:t>：</w:t>
            </w:r>
            <w:r w:rsidR="00B6319E">
              <w:rPr>
                <w:rFonts w:cs="Arial" w:hint="eastAsia"/>
                <w:bCs/>
                <w:color w:val="333333"/>
                <w:lang w:eastAsia="zh-CN"/>
              </w:rPr>
              <w:t>DMS</w:t>
            </w:r>
            <w:r w:rsidR="00B6319E">
              <w:rPr>
                <w:rFonts w:cs="Arial" w:hint="eastAsia"/>
                <w:bCs/>
                <w:color w:val="333333"/>
                <w:lang w:eastAsia="zh-CN"/>
              </w:rPr>
              <w:t>上报</w:t>
            </w:r>
            <w:r w:rsidR="00B6319E" w:rsidRPr="003B1F5B">
              <w:rPr>
                <w:rFonts w:cs="Arial"/>
                <w:bCs/>
                <w:color w:val="333333"/>
                <w:lang w:eastAsia="zh-CN"/>
              </w:rPr>
              <w:t>；</w:t>
            </w:r>
          </w:p>
          <w:p w:rsidR="0037758F" w:rsidRPr="0037758F" w:rsidRDefault="0037758F" w:rsidP="007D0E1F">
            <w:pPr>
              <w:overflowPunct w:val="0"/>
              <w:autoSpaceDE w:val="0"/>
              <w:autoSpaceDN w:val="0"/>
              <w:adjustRightInd w:val="0"/>
              <w:textAlignment w:val="baseline"/>
              <w:rPr>
                <w:rFonts w:cs="Arial"/>
                <w:b/>
                <w:color w:val="333333"/>
                <w:lang w:eastAsia="zh-CN"/>
              </w:rPr>
            </w:pPr>
            <w:r w:rsidRPr="0037758F">
              <w:rPr>
                <w:rFonts w:cs="Arial" w:hint="eastAsia"/>
                <w:b/>
                <w:bCs/>
                <w:color w:val="333333"/>
                <w:lang w:eastAsia="zh-CN"/>
              </w:rPr>
              <w:t>可申请</w:t>
            </w:r>
            <w:r w:rsidRPr="0037758F">
              <w:rPr>
                <w:rFonts w:cs="Arial"/>
                <w:b/>
                <w:bCs/>
                <w:color w:val="333333"/>
                <w:lang w:eastAsia="zh-CN"/>
              </w:rPr>
              <w:t>数量：</w:t>
            </w:r>
            <w:r>
              <w:rPr>
                <w:rFonts w:cs="Arial" w:hint="eastAsia"/>
                <w:bCs/>
                <w:color w:val="333333"/>
                <w:lang w:eastAsia="zh-CN"/>
              </w:rPr>
              <w:t>DMS</w:t>
            </w:r>
            <w:r>
              <w:rPr>
                <w:rFonts w:cs="Arial" w:hint="eastAsia"/>
                <w:bCs/>
                <w:color w:val="333333"/>
                <w:lang w:eastAsia="zh-CN"/>
              </w:rPr>
              <w:t>上报</w:t>
            </w:r>
            <w:r w:rsidR="00CE571B">
              <w:rPr>
                <w:rFonts w:cs="Arial" w:hint="eastAsia"/>
                <w:bCs/>
                <w:color w:val="333333"/>
                <w:lang w:eastAsia="zh-CN"/>
              </w:rPr>
              <w:t>，</w:t>
            </w:r>
            <w:r w:rsidR="00CE571B">
              <w:rPr>
                <w:rFonts w:cs="Arial"/>
                <w:bCs/>
                <w:color w:val="333333"/>
                <w:lang w:eastAsia="zh-CN"/>
              </w:rPr>
              <w:t>计算公式：</w:t>
            </w:r>
            <w:r w:rsidR="00CE571B">
              <w:rPr>
                <w:rFonts w:cs="Arial" w:hint="eastAsia"/>
                <w:bCs/>
                <w:color w:val="333333"/>
                <w:lang w:eastAsia="zh-CN"/>
              </w:rPr>
              <w:t>①</w:t>
            </w:r>
            <w:r w:rsidR="00173D26">
              <w:rPr>
                <w:rFonts w:cs="Arial" w:hint="eastAsia"/>
                <w:bCs/>
                <w:color w:val="333333"/>
                <w:lang w:eastAsia="zh-CN"/>
              </w:rPr>
              <w:t>n</w:t>
            </w:r>
            <w:r w:rsidR="00173D26">
              <w:rPr>
                <w:rFonts w:cs="Arial"/>
                <w:bCs/>
                <w:color w:val="333333"/>
                <w:lang w:eastAsia="zh-CN"/>
              </w:rPr>
              <w:t>=</w:t>
            </w:r>
            <w:r w:rsidR="00173D26">
              <w:rPr>
                <w:rFonts w:cs="Arial"/>
                <w:bCs/>
                <w:color w:val="333333"/>
                <w:lang w:eastAsia="zh-CN"/>
              </w:rPr>
              <w:t>库存</w:t>
            </w:r>
            <w:r w:rsidR="00173D26">
              <w:rPr>
                <w:rFonts w:cs="Arial"/>
                <w:bCs/>
                <w:color w:val="333333"/>
                <w:lang w:eastAsia="zh-CN"/>
              </w:rPr>
              <w:t>-</w:t>
            </w:r>
            <w:r w:rsidR="00173D26">
              <w:rPr>
                <w:rFonts w:cs="Arial" w:hint="eastAsia"/>
                <w:bCs/>
                <w:color w:val="333333"/>
                <w:lang w:eastAsia="zh-CN"/>
              </w:rPr>
              <w:t>发布数量</w:t>
            </w:r>
            <w:r w:rsidR="00173D26">
              <w:rPr>
                <w:rFonts w:cs="Arial"/>
                <w:bCs/>
                <w:color w:val="333333"/>
                <w:lang w:eastAsia="zh-CN"/>
              </w:rPr>
              <w:t>-</w:t>
            </w:r>
            <w:r w:rsidR="00173D26">
              <w:rPr>
                <w:rFonts w:cs="Arial"/>
                <w:bCs/>
                <w:color w:val="333333"/>
                <w:lang w:eastAsia="zh-CN"/>
              </w:rPr>
              <w:t>出库</w:t>
            </w:r>
            <w:r w:rsidR="00173D26">
              <w:rPr>
                <w:rFonts w:cs="Arial" w:hint="eastAsia"/>
                <w:bCs/>
                <w:color w:val="333333"/>
                <w:lang w:eastAsia="zh-CN"/>
              </w:rPr>
              <w:t>数量</w:t>
            </w:r>
            <w:r w:rsidR="00173D26">
              <w:rPr>
                <w:rFonts w:cs="Arial" w:hint="eastAsia"/>
                <w:bCs/>
                <w:color w:val="333333"/>
                <w:lang w:eastAsia="zh-CN"/>
              </w:rPr>
              <w:t>&gt;=0</w:t>
            </w:r>
            <w:r w:rsidR="00173D26">
              <w:rPr>
                <w:rFonts w:cs="Arial" w:hint="eastAsia"/>
                <w:bCs/>
                <w:color w:val="333333"/>
                <w:lang w:eastAsia="zh-CN"/>
              </w:rPr>
              <w:t>时</w:t>
            </w:r>
            <w:r w:rsidR="00173D26">
              <w:rPr>
                <w:rFonts w:cs="Arial"/>
                <w:bCs/>
                <w:color w:val="333333"/>
                <w:lang w:eastAsia="zh-CN"/>
              </w:rPr>
              <w:t>，</w:t>
            </w:r>
            <w:r w:rsidR="00173D26">
              <w:rPr>
                <w:rFonts w:cs="Arial" w:hint="eastAsia"/>
                <w:bCs/>
                <w:color w:val="333333"/>
                <w:lang w:eastAsia="zh-CN"/>
              </w:rPr>
              <w:t>可申请</w:t>
            </w:r>
            <w:r w:rsidR="00173D26">
              <w:rPr>
                <w:rFonts w:cs="Arial"/>
                <w:bCs/>
                <w:color w:val="333333"/>
                <w:lang w:eastAsia="zh-CN"/>
              </w:rPr>
              <w:t>数量</w:t>
            </w:r>
            <w:r w:rsidR="00173D26">
              <w:rPr>
                <w:rFonts w:cs="Arial"/>
                <w:bCs/>
                <w:color w:val="333333"/>
                <w:lang w:eastAsia="zh-CN"/>
              </w:rPr>
              <w:t>=</w:t>
            </w:r>
            <w:r w:rsidR="00173D26">
              <w:rPr>
                <w:rFonts w:cs="Arial"/>
                <w:bCs/>
                <w:color w:val="333333"/>
                <w:lang w:eastAsia="zh-CN"/>
              </w:rPr>
              <w:t>发布数量</w:t>
            </w:r>
            <w:r w:rsidR="00173D26">
              <w:rPr>
                <w:rFonts w:cs="Arial"/>
                <w:bCs/>
                <w:color w:val="333333"/>
                <w:lang w:eastAsia="zh-CN"/>
              </w:rPr>
              <w:t>-</w:t>
            </w:r>
            <w:r w:rsidR="00173D26">
              <w:rPr>
                <w:rFonts w:cs="Arial"/>
                <w:bCs/>
                <w:color w:val="333333"/>
                <w:lang w:eastAsia="zh-CN"/>
              </w:rPr>
              <w:t>申请确认数量</w:t>
            </w:r>
            <w:r>
              <w:rPr>
                <w:rFonts w:cs="Arial" w:hint="eastAsia"/>
                <w:bCs/>
                <w:color w:val="333333"/>
                <w:lang w:eastAsia="zh-CN"/>
              </w:rPr>
              <w:t>；</w:t>
            </w:r>
            <w:r w:rsidR="00CE571B">
              <w:rPr>
                <w:rFonts w:cs="Arial" w:hint="eastAsia"/>
                <w:bCs/>
                <w:color w:val="333333"/>
                <w:lang w:eastAsia="zh-CN"/>
              </w:rPr>
              <w:t>②</w:t>
            </w:r>
            <w:r w:rsidR="00173D26">
              <w:rPr>
                <w:rFonts w:cs="Arial" w:hint="eastAsia"/>
                <w:bCs/>
                <w:color w:val="333333"/>
                <w:lang w:eastAsia="zh-CN"/>
              </w:rPr>
              <w:t>n</w:t>
            </w:r>
            <w:r w:rsidR="00173D26">
              <w:rPr>
                <w:rFonts w:cs="Arial"/>
                <w:bCs/>
                <w:color w:val="333333"/>
                <w:lang w:eastAsia="zh-CN"/>
              </w:rPr>
              <w:t>=</w:t>
            </w:r>
            <w:r w:rsidR="00173D26">
              <w:rPr>
                <w:rFonts w:cs="Arial"/>
                <w:bCs/>
                <w:color w:val="333333"/>
                <w:lang w:eastAsia="zh-CN"/>
              </w:rPr>
              <w:t>库存</w:t>
            </w:r>
            <w:r w:rsidR="00173D26">
              <w:rPr>
                <w:rFonts w:cs="Arial"/>
                <w:bCs/>
                <w:color w:val="333333"/>
                <w:lang w:eastAsia="zh-CN"/>
              </w:rPr>
              <w:t>-</w:t>
            </w:r>
            <w:r w:rsidR="00173D26">
              <w:rPr>
                <w:rFonts w:cs="Arial" w:hint="eastAsia"/>
                <w:bCs/>
                <w:color w:val="333333"/>
                <w:lang w:eastAsia="zh-CN"/>
              </w:rPr>
              <w:t>发布数量</w:t>
            </w:r>
            <w:r w:rsidR="00173D26">
              <w:rPr>
                <w:rFonts w:cs="Arial"/>
                <w:bCs/>
                <w:color w:val="333333"/>
                <w:lang w:eastAsia="zh-CN"/>
              </w:rPr>
              <w:t>-</w:t>
            </w:r>
            <w:r w:rsidR="00173D26">
              <w:rPr>
                <w:rFonts w:cs="Arial"/>
                <w:bCs/>
                <w:color w:val="333333"/>
                <w:lang w:eastAsia="zh-CN"/>
              </w:rPr>
              <w:t>出库</w:t>
            </w:r>
            <w:r w:rsidR="00173D26">
              <w:rPr>
                <w:rFonts w:cs="Arial" w:hint="eastAsia"/>
                <w:bCs/>
                <w:color w:val="333333"/>
                <w:lang w:eastAsia="zh-CN"/>
              </w:rPr>
              <w:t>数量</w:t>
            </w:r>
            <w:r w:rsidR="00173D26">
              <w:rPr>
                <w:rFonts w:cs="Arial"/>
                <w:bCs/>
                <w:color w:val="333333"/>
                <w:lang w:eastAsia="zh-CN"/>
              </w:rPr>
              <w:t>&lt;</w:t>
            </w:r>
            <w:r w:rsidR="00173D26">
              <w:rPr>
                <w:rFonts w:cs="Arial" w:hint="eastAsia"/>
                <w:bCs/>
                <w:color w:val="333333"/>
                <w:lang w:eastAsia="zh-CN"/>
              </w:rPr>
              <w:t>0</w:t>
            </w:r>
            <w:r w:rsidR="00173D26">
              <w:rPr>
                <w:rFonts w:cs="Arial" w:hint="eastAsia"/>
                <w:bCs/>
                <w:color w:val="333333"/>
                <w:lang w:eastAsia="zh-CN"/>
              </w:rPr>
              <w:t>时</w:t>
            </w:r>
            <w:r w:rsidR="00173D26">
              <w:rPr>
                <w:rFonts w:cs="Arial"/>
                <w:bCs/>
                <w:color w:val="333333"/>
                <w:lang w:eastAsia="zh-CN"/>
              </w:rPr>
              <w:t>，</w:t>
            </w:r>
            <w:r w:rsidR="00173D26">
              <w:rPr>
                <w:rFonts w:cs="Arial" w:hint="eastAsia"/>
                <w:bCs/>
                <w:color w:val="333333"/>
                <w:lang w:eastAsia="zh-CN"/>
              </w:rPr>
              <w:t>可申请</w:t>
            </w:r>
            <w:r w:rsidR="00173D26">
              <w:rPr>
                <w:rFonts w:cs="Arial"/>
                <w:bCs/>
                <w:color w:val="333333"/>
                <w:lang w:eastAsia="zh-CN"/>
              </w:rPr>
              <w:t>数量</w:t>
            </w:r>
            <w:r w:rsidR="00173D26">
              <w:rPr>
                <w:rFonts w:cs="Arial"/>
                <w:bCs/>
                <w:color w:val="333333"/>
                <w:lang w:eastAsia="zh-CN"/>
              </w:rPr>
              <w:t>=</w:t>
            </w:r>
            <w:r w:rsidR="00173D26">
              <w:rPr>
                <w:rFonts w:cs="Arial"/>
                <w:bCs/>
                <w:color w:val="333333"/>
                <w:lang w:eastAsia="zh-CN"/>
              </w:rPr>
              <w:t>发布数量</w:t>
            </w:r>
            <w:r w:rsidR="00173D26">
              <w:rPr>
                <w:rFonts w:cs="Arial"/>
                <w:bCs/>
                <w:color w:val="333333"/>
                <w:lang w:eastAsia="zh-CN"/>
              </w:rPr>
              <w:t>-n</w:t>
            </w:r>
            <w:r w:rsidR="00173D26">
              <w:rPr>
                <w:rFonts w:cs="Arial" w:hint="eastAsia"/>
                <w:bCs/>
                <w:color w:val="333333"/>
                <w:lang w:eastAsia="zh-CN"/>
              </w:rPr>
              <w:t>的</w:t>
            </w:r>
            <w:r w:rsidR="00173D26">
              <w:rPr>
                <w:rFonts w:cs="Arial"/>
                <w:bCs/>
                <w:color w:val="333333"/>
                <w:lang w:eastAsia="zh-CN"/>
              </w:rPr>
              <w:t>绝对值</w:t>
            </w:r>
            <w:r w:rsidR="00173D26">
              <w:rPr>
                <w:rFonts w:cs="Arial"/>
                <w:bCs/>
                <w:color w:val="333333"/>
                <w:lang w:eastAsia="zh-CN"/>
              </w:rPr>
              <w:t>-</w:t>
            </w:r>
            <w:r w:rsidR="00173D26">
              <w:rPr>
                <w:rFonts w:cs="Arial"/>
                <w:bCs/>
                <w:color w:val="333333"/>
                <w:lang w:eastAsia="zh-CN"/>
              </w:rPr>
              <w:t>申请确认数量</w:t>
            </w:r>
            <w:r w:rsidR="00173D26">
              <w:rPr>
                <w:rFonts w:cs="Arial" w:hint="eastAsia"/>
                <w:bCs/>
                <w:color w:val="333333"/>
                <w:lang w:eastAsia="zh-CN"/>
              </w:rPr>
              <w:t>；</w:t>
            </w:r>
          </w:p>
          <w:p w:rsidR="00851BCB" w:rsidRPr="00851BCB" w:rsidRDefault="00851BCB" w:rsidP="007D0E1F">
            <w:pPr>
              <w:overflowPunct w:val="0"/>
              <w:autoSpaceDE w:val="0"/>
              <w:autoSpaceDN w:val="0"/>
              <w:adjustRightInd w:val="0"/>
              <w:textAlignment w:val="baseline"/>
              <w:rPr>
                <w:rFonts w:cs="Arial"/>
                <w:color w:val="333333"/>
                <w:lang w:eastAsia="zh-CN"/>
              </w:rPr>
            </w:pPr>
            <w:r w:rsidRPr="00851BCB">
              <w:rPr>
                <w:rFonts w:cs="Arial" w:hint="eastAsia"/>
                <w:b/>
                <w:color w:val="333333"/>
                <w:lang w:eastAsia="zh-CN"/>
              </w:rPr>
              <w:t>单价</w:t>
            </w:r>
            <w:r w:rsidRPr="00851BCB">
              <w:rPr>
                <w:rFonts w:cs="Arial"/>
                <w:b/>
                <w:color w:val="333333"/>
                <w:lang w:eastAsia="zh-CN"/>
              </w:rPr>
              <w:t>：</w:t>
            </w:r>
            <w:r w:rsidR="00B6319E">
              <w:rPr>
                <w:rFonts w:cs="Arial" w:hint="eastAsia"/>
                <w:bCs/>
                <w:color w:val="333333"/>
                <w:lang w:eastAsia="zh-CN"/>
              </w:rPr>
              <w:t>DMS</w:t>
            </w:r>
            <w:r w:rsidR="00B6319E">
              <w:rPr>
                <w:rFonts w:cs="Arial" w:hint="eastAsia"/>
                <w:bCs/>
                <w:color w:val="333333"/>
                <w:lang w:eastAsia="zh-CN"/>
              </w:rPr>
              <w:t>上报</w:t>
            </w:r>
            <w:r w:rsidR="00B6319E" w:rsidRPr="003B1F5B">
              <w:rPr>
                <w:rFonts w:cs="Arial"/>
                <w:bCs/>
                <w:color w:val="333333"/>
                <w:lang w:eastAsia="zh-CN"/>
              </w:rPr>
              <w:t>；</w:t>
            </w:r>
          </w:p>
          <w:p w:rsidR="00851BCB" w:rsidRPr="000C6443" w:rsidRDefault="00851BCB" w:rsidP="007D0E1F">
            <w:pPr>
              <w:overflowPunct w:val="0"/>
              <w:autoSpaceDE w:val="0"/>
              <w:autoSpaceDN w:val="0"/>
              <w:adjustRightInd w:val="0"/>
              <w:textAlignment w:val="baseline"/>
              <w:rPr>
                <w:rFonts w:cs="Arial"/>
                <w:color w:val="333333"/>
                <w:lang w:eastAsia="zh-CN"/>
              </w:rPr>
            </w:pPr>
            <w:r w:rsidRPr="00851BCB">
              <w:rPr>
                <w:rFonts w:cs="Arial" w:hint="eastAsia"/>
                <w:b/>
                <w:color w:val="333333"/>
                <w:lang w:eastAsia="zh-CN"/>
              </w:rPr>
              <w:t>发布</w:t>
            </w:r>
            <w:r w:rsidRPr="00851BCB">
              <w:rPr>
                <w:rFonts w:cs="Arial"/>
                <w:b/>
                <w:color w:val="333333"/>
                <w:lang w:eastAsia="zh-CN"/>
              </w:rPr>
              <w:t>日期：</w:t>
            </w:r>
            <w:r w:rsidR="000C6443">
              <w:rPr>
                <w:rFonts w:cs="Arial" w:hint="eastAsia"/>
                <w:bCs/>
                <w:color w:val="333333"/>
                <w:lang w:eastAsia="zh-CN"/>
              </w:rPr>
              <w:t>DMS</w:t>
            </w:r>
            <w:r w:rsidR="000C6443">
              <w:rPr>
                <w:rFonts w:cs="Arial" w:hint="eastAsia"/>
                <w:bCs/>
                <w:color w:val="333333"/>
                <w:lang w:eastAsia="zh-CN"/>
              </w:rPr>
              <w:t>上报</w:t>
            </w:r>
            <w:r w:rsidR="000C6443" w:rsidRPr="003B1F5B">
              <w:rPr>
                <w:rFonts w:cs="Arial"/>
                <w:bCs/>
                <w:color w:val="333333"/>
                <w:lang w:eastAsia="zh-CN"/>
              </w:rPr>
              <w:t>；</w:t>
            </w:r>
          </w:p>
          <w:p w:rsidR="000C6443" w:rsidRPr="00851BCB" w:rsidRDefault="00851BCB" w:rsidP="000C6443">
            <w:pPr>
              <w:overflowPunct w:val="0"/>
              <w:autoSpaceDE w:val="0"/>
              <w:autoSpaceDN w:val="0"/>
              <w:adjustRightInd w:val="0"/>
              <w:textAlignment w:val="baseline"/>
              <w:rPr>
                <w:rFonts w:cs="Arial"/>
                <w:color w:val="333333"/>
                <w:lang w:eastAsia="zh-CN"/>
              </w:rPr>
            </w:pPr>
            <w:r w:rsidRPr="00851BCB">
              <w:rPr>
                <w:rFonts w:cs="Arial" w:hint="eastAsia"/>
                <w:b/>
                <w:color w:val="333333"/>
                <w:lang w:eastAsia="zh-CN"/>
              </w:rPr>
              <w:t>结束</w:t>
            </w:r>
            <w:r w:rsidRPr="00851BCB">
              <w:rPr>
                <w:rFonts w:cs="Arial"/>
                <w:b/>
                <w:color w:val="333333"/>
                <w:lang w:eastAsia="zh-CN"/>
              </w:rPr>
              <w:t>日期：</w:t>
            </w:r>
            <w:r w:rsidR="000C6443">
              <w:rPr>
                <w:rFonts w:cs="Arial" w:hint="eastAsia"/>
                <w:bCs/>
                <w:color w:val="333333"/>
                <w:lang w:eastAsia="zh-CN"/>
              </w:rPr>
              <w:t>DMS</w:t>
            </w:r>
            <w:r w:rsidR="000C6443">
              <w:rPr>
                <w:rFonts w:cs="Arial" w:hint="eastAsia"/>
                <w:bCs/>
                <w:color w:val="333333"/>
                <w:lang w:eastAsia="zh-CN"/>
              </w:rPr>
              <w:t>上报</w:t>
            </w:r>
            <w:r w:rsidR="000C6443" w:rsidRPr="003B1F5B">
              <w:rPr>
                <w:rFonts w:cs="Arial"/>
                <w:bCs/>
                <w:color w:val="333333"/>
                <w:lang w:eastAsia="zh-CN"/>
              </w:rPr>
              <w:t>；</w:t>
            </w:r>
          </w:p>
          <w:p w:rsidR="00851BCB" w:rsidRPr="00851BCB" w:rsidRDefault="00851BCB" w:rsidP="007D0E1F">
            <w:pPr>
              <w:overflowPunct w:val="0"/>
              <w:autoSpaceDE w:val="0"/>
              <w:autoSpaceDN w:val="0"/>
              <w:adjustRightInd w:val="0"/>
              <w:textAlignment w:val="baseline"/>
              <w:rPr>
                <w:rFonts w:asciiTheme="minorEastAsia" w:hAnsiTheme="minorEastAsia"/>
                <w:b/>
                <w:iCs/>
                <w:szCs w:val="21"/>
                <w:highlight w:val="yellow"/>
                <w:lang w:eastAsia="zh-CN"/>
              </w:rPr>
            </w:pPr>
            <w:r w:rsidRPr="00851BCB">
              <w:rPr>
                <w:rFonts w:cs="Arial" w:hint="eastAsia"/>
                <w:b/>
                <w:color w:val="333333"/>
                <w:lang w:eastAsia="zh-CN"/>
              </w:rPr>
              <w:t>操作</w:t>
            </w:r>
            <w:r w:rsidRPr="00851BCB">
              <w:rPr>
                <w:rFonts w:cs="Arial"/>
                <w:b/>
                <w:color w:val="333333"/>
                <w:lang w:eastAsia="zh-CN"/>
              </w:rPr>
              <w:t>：</w:t>
            </w:r>
            <w:r w:rsidRPr="00851BCB">
              <w:rPr>
                <w:rFonts w:cs="Arial" w:hint="eastAsia"/>
                <w:color w:val="333333"/>
                <w:lang w:eastAsia="zh-CN"/>
              </w:rPr>
              <w:t>申请</w:t>
            </w:r>
            <w:r w:rsidR="00B1711F">
              <w:rPr>
                <w:rFonts w:cs="Arial" w:hint="eastAsia"/>
                <w:color w:val="333333"/>
                <w:lang w:eastAsia="zh-CN"/>
              </w:rPr>
              <w:t>/</w:t>
            </w:r>
            <w:r w:rsidR="00B1711F">
              <w:rPr>
                <w:rFonts w:cs="Arial" w:hint="eastAsia"/>
                <w:color w:val="333333"/>
                <w:lang w:eastAsia="zh-CN"/>
              </w:rPr>
              <w:t>取消</w:t>
            </w:r>
            <w:r w:rsidR="00B1711F">
              <w:rPr>
                <w:rFonts w:cs="Arial"/>
                <w:color w:val="333333"/>
                <w:lang w:eastAsia="zh-CN"/>
              </w:rPr>
              <w:t>发布</w:t>
            </w:r>
            <w:r w:rsidR="00B1711F">
              <w:rPr>
                <w:rFonts w:cs="Arial" w:hint="eastAsia"/>
                <w:color w:val="333333"/>
                <w:lang w:eastAsia="zh-CN"/>
              </w:rPr>
              <w:t>，</w:t>
            </w:r>
            <w:r w:rsidR="00B1711F">
              <w:rPr>
                <w:rFonts w:cs="Arial"/>
                <w:color w:val="333333"/>
                <w:lang w:eastAsia="zh-CN"/>
              </w:rPr>
              <w:t>经销商可对本店</w:t>
            </w:r>
            <w:r w:rsidR="00B1711F">
              <w:rPr>
                <w:rFonts w:cs="Arial" w:hint="eastAsia"/>
                <w:color w:val="333333"/>
                <w:lang w:eastAsia="zh-CN"/>
              </w:rPr>
              <w:t>发布</w:t>
            </w:r>
            <w:r w:rsidR="00B1711F">
              <w:rPr>
                <w:rFonts w:cs="Arial"/>
                <w:color w:val="333333"/>
                <w:lang w:eastAsia="zh-CN"/>
              </w:rPr>
              <w:t>的呆滞品</w:t>
            </w:r>
            <w:r w:rsidR="00B1711F">
              <w:rPr>
                <w:rFonts w:cs="Arial" w:hint="eastAsia"/>
                <w:color w:val="333333"/>
                <w:lang w:eastAsia="zh-CN"/>
              </w:rPr>
              <w:t>进行</w:t>
            </w:r>
            <w:r w:rsidR="00B1711F">
              <w:rPr>
                <w:rFonts w:cs="Arial"/>
                <w:color w:val="333333"/>
                <w:lang w:eastAsia="zh-CN"/>
              </w:rPr>
              <w:t>取消发布操作</w:t>
            </w:r>
            <w:r w:rsidRPr="00851BCB">
              <w:rPr>
                <w:rFonts w:cs="Arial"/>
                <w:color w:val="333333"/>
                <w:lang w:eastAsia="zh-CN"/>
              </w:rPr>
              <w:t>；</w:t>
            </w:r>
          </w:p>
        </w:tc>
        <w:tc>
          <w:tcPr>
            <w:tcW w:w="831" w:type="dxa"/>
          </w:tcPr>
          <w:p w:rsidR="00851BCB" w:rsidRDefault="00851BCB" w:rsidP="007D0E1F">
            <w:pPr>
              <w:overflowPunct w:val="0"/>
              <w:autoSpaceDE w:val="0"/>
              <w:autoSpaceDN w:val="0"/>
              <w:adjustRightInd w:val="0"/>
              <w:ind w:firstLine="402"/>
              <w:textAlignment w:val="baseline"/>
              <w:rPr>
                <w:rFonts w:asciiTheme="minorEastAsia" w:hAnsiTheme="minorEastAsia"/>
                <w:i/>
                <w:color w:val="0000FF"/>
                <w:szCs w:val="21"/>
                <w:lang w:eastAsia="zh-CN"/>
              </w:rPr>
            </w:pPr>
          </w:p>
        </w:tc>
      </w:tr>
    </w:tbl>
    <w:p w:rsidR="00F47725" w:rsidRDefault="00F47725" w:rsidP="00F47725">
      <w:pPr>
        <w:ind w:firstLineChars="150" w:firstLine="315"/>
        <w:rPr>
          <w:rFonts w:ascii="宋体" w:hAnsi="宋体"/>
          <w:color w:val="000000"/>
          <w:sz w:val="21"/>
          <w:szCs w:val="21"/>
          <w:lang w:eastAsia="zh-CN"/>
        </w:rPr>
      </w:pPr>
      <w:r w:rsidRPr="009C64A2">
        <w:rPr>
          <w:rFonts w:ascii="宋体" w:hAnsi="宋体" w:hint="eastAsia"/>
          <w:color w:val="000000"/>
          <w:sz w:val="21"/>
          <w:szCs w:val="21"/>
          <w:lang w:eastAsia="zh-CN"/>
        </w:rPr>
        <w:t>（</w:t>
      </w:r>
      <w:r>
        <w:rPr>
          <w:rFonts w:ascii="宋体" w:hAnsi="宋体"/>
          <w:color w:val="000000"/>
          <w:sz w:val="21"/>
          <w:szCs w:val="21"/>
          <w:lang w:eastAsia="zh-CN"/>
        </w:rPr>
        <w:t>4</w:t>
      </w:r>
      <w:r w:rsidRPr="009C64A2">
        <w:rPr>
          <w:rFonts w:ascii="宋体" w:hAnsi="宋体"/>
          <w:color w:val="000000"/>
          <w:sz w:val="21"/>
          <w:szCs w:val="21"/>
          <w:lang w:eastAsia="zh-CN"/>
        </w:rPr>
        <w:t>）</w:t>
      </w:r>
      <w:r>
        <w:rPr>
          <w:rFonts w:ascii="宋体" w:hAnsi="宋体" w:hint="eastAsia"/>
          <w:color w:val="000000"/>
          <w:sz w:val="21"/>
          <w:szCs w:val="21"/>
          <w:lang w:eastAsia="zh-CN"/>
        </w:rPr>
        <w:t>在呆滞</w:t>
      </w:r>
      <w:proofErr w:type="gramStart"/>
      <w:r>
        <w:rPr>
          <w:rFonts w:ascii="宋体" w:hAnsi="宋体" w:hint="eastAsia"/>
          <w:color w:val="000000"/>
          <w:sz w:val="21"/>
          <w:szCs w:val="21"/>
          <w:lang w:eastAsia="zh-CN"/>
        </w:rPr>
        <w:t>品发布</w:t>
      </w:r>
      <w:proofErr w:type="gramEnd"/>
      <w:r>
        <w:rPr>
          <w:rFonts w:ascii="宋体" w:hAnsi="宋体"/>
          <w:color w:val="000000"/>
          <w:sz w:val="21"/>
          <w:szCs w:val="21"/>
          <w:lang w:eastAsia="zh-CN"/>
        </w:rPr>
        <w:t>信息查询</w:t>
      </w:r>
      <w:r>
        <w:rPr>
          <w:rFonts w:ascii="宋体" w:hAnsi="宋体" w:hint="eastAsia"/>
          <w:color w:val="000000"/>
          <w:sz w:val="21"/>
          <w:szCs w:val="21"/>
          <w:lang w:eastAsia="zh-CN"/>
        </w:rPr>
        <w:t>结果</w:t>
      </w:r>
      <w:r>
        <w:rPr>
          <w:rFonts w:ascii="宋体" w:hAnsi="宋体"/>
          <w:color w:val="000000"/>
          <w:sz w:val="21"/>
          <w:szCs w:val="21"/>
          <w:lang w:eastAsia="zh-CN"/>
        </w:rPr>
        <w:t>列表</w:t>
      </w:r>
      <w:r w:rsidRPr="009C64A2">
        <w:rPr>
          <w:rFonts w:ascii="宋体" w:hAnsi="宋体"/>
          <w:color w:val="000000"/>
          <w:sz w:val="21"/>
          <w:szCs w:val="21"/>
          <w:lang w:eastAsia="zh-CN"/>
        </w:rPr>
        <w:t>，</w:t>
      </w:r>
      <w:r>
        <w:rPr>
          <w:rFonts w:ascii="宋体" w:hAnsi="宋体" w:hint="eastAsia"/>
          <w:color w:val="000000"/>
          <w:sz w:val="21"/>
          <w:szCs w:val="21"/>
          <w:lang w:eastAsia="zh-CN"/>
        </w:rPr>
        <w:t>点击</w:t>
      </w:r>
      <w:r>
        <w:rPr>
          <w:rFonts w:hint="eastAsia"/>
          <w:sz w:val="21"/>
          <w:lang w:eastAsia="zh-CN"/>
        </w:rPr>
        <w:t>申请</w:t>
      </w:r>
      <w:r>
        <w:rPr>
          <w:sz w:val="21"/>
          <w:lang w:eastAsia="zh-CN"/>
        </w:rPr>
        <w:t>按钮</w:t>
      </w:r>
      <w:r>
        <w:rPr>
          <w:rFonts w:hint="eastAsia"/>
          <w:sz w:val="21"/>
          <w:lang w:eastAsia="zh-CN"/>
        </w:rPr>
        <w:t>，</w:t>
      </w:r>
      <w:r>
        <w:rPr>
          <w:sz w:val="21"/>
          <w:lang w:eastAsia="zh-CN"/>
        </w:rPr>
        <w:t>跳转</w:t>
      </w:r>
      <w:r>
        <w:rPr>
          <w:rFonts w:hint="eastAsia"/>
          <w:sz w:val="21"/>
          <w:lang w:eastAsia="zh-CN"/>
        </w:rPr>
        <w:t>呆滞</w:t>
      </w:r>
      <w:proofErr w:type="gramStart"/>
      <w:r>
        <w:rPr>
          <w:rFonts w:hint="eastAsia"/>
          <w:sz w:val="21"/>
          <w:lang w:eastAsia="zh-CN"/>
        </w:rPr>
        <w:t>品申请</w:t>
      </w:r>
      <w:proofErr w:type="gramEnd"/>
      <w:r>
        <w:rPr>
          <w:sz w:val="21"/>
          <w:lang w:eastAsia="zh-CN"/>
        </w:rPr>
        <w:t>页面</w:t>
      </w:r>
      <w:r>
        <w:rPr>
          <w:rFonts w:asciiTheme="majorEastAsia" w:eastAsiaTheme="majorEastAsia" w:hAnsiTheme="majorEastAsia"/>
          <w:sz w:val="21"/>
          <w:szCs w:val="21"/>
          <w:lang w:eastAsia="zh-CN"/>
        </w:rPr>
        <w:t>；</w:t>
      </w:r>
      <w:r>
        <w:rPr>
          <w:rFonts w:ascii="宋体" w:hAnsi="宋体" w:hint="eastAsia"/>
          <w:color w:val="000000"/>
          <w:sz w:val="21"/>
          <w:szCs w:val="21"/>
          <w:lang w:eastAsia="zh-CN"/>
        </w:rPr>
        <w:t>如图4.</w:t>
      </w:r>
      <w:r w:rsidR="006E20EE">
        <w:rPr>
          <w:rFonts w:ascii="宋体" w:hAnsi="宋体"/>
          <w:color w:val="000000"/>
          <w:sz w:val="21"/>
          <w:szCs w:val="21"/>
          <w:lang w:eastAsia="zh-CN"/>
        </w:rPr>
        <w:t>4</w:t>
      </w:r>
      <w:r>
        <w:rPr>
          <w:rFonts w:ascii="宋体" w:hAnsi="宋体" w:hint="eastAsia"/>
          <w:color w:val="000000"/>
          <w:sz w:val="21"/>
          <w:szCs w:val="21"/>
          <w:lang w:eastAsia="zh-CN"/>
        </w:rPr>
        <w:t>.4</w:t>
      </w:r>
      <w:r>
        <w:rPr>
          <w:rFonts w:ascii="宋体" w:hAnsi="宋体"/>
          <w:color w:val="000000"/>
          <w:sz w:val="21"/>
          <w:szCs w:val="21"/>
          <w:lang w:eastAsia="zh-CN"/>
        </w:rPr>
        <w:t>-3</w:t>
      </w:r>
      <w:r>
        <w:rPr>
          <w:rFonts w:ascii="宋体" w:hAnsi="宋体" w:hint="eastAsia"/>
          <w:color w:val="000000"/>
          <w:sz w:val="21"/>
          <w:szCs w:val="21"/>
          <w:lang w:eastAsia="zh-CN"/>
        </w:rPr>
        <w:t>所示：</w:t>
      </w:r>
    </w:p>
    <w:p w:rsidR="00F47725" w:rsidRDefault="004C4876" w:rsidP="00F47725">
      <w:pPr>
        <w:rPr>
          <w:rFonts w:ascii="宋体" w:hAnsi="宋体"/>
          <w:color w:val="000000"/>
          <w:sz w:val="21"/>
          <w:szCs w:val="21"/>
          <w:lang w:eastAsia="zh-CN"/>
        </w:rPr>
      </w:pPr>
      <w:r>
        <w:rPr>
          <w:noProof/>
          <w:lang w:eastAsia="zh-CN"/>
        </w:rPr>
        <w:lastRenderedPageBreak/>
        <w:drawing>
          <wp:inline distT="0" distB="0" distL="0" distR="0" wp14:anchorId="185C0B0E" wp14:editId="6C469883">
            <wp:extent cx="5486400" cy="2634615"/>
            <wp:effectExtent l="19050" t="1905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634615"/>
                    </a:xfrm>
                    <a:prstGeom prst="rect">
                      <a:avLst/>
                    </a:prstGeom>
                    <a:ln>
                      <a:solidFill>
                        <a:schemeClr val="accent1"/>
                      </a:solidFill>
                    </a:ln>
                  </pic:spPr>
                </pic:pic>
              </a:graphicData>
            </a:graphic>
          </wp:inline>
        </w:drawing>
      </w:r>
    </w:p>
    <w:p w:rsidR="00851BCB" w:rsidRPr="00F47725" w:rsidRDefault="00F47725" w:rsidP="00851BCB">
      <w:pPr>
        <w:jc w:val="center"/>
        <w:rPr>
          <w:rFonts w:ascii="宋体" w:hAnsi="宋体"/>
          <w:color w:val="000000"/>
          <w:sz w:val="21"/>
          <w:szCs w:val="21"/>
          <w:lang w:eastAsia="zh-CN"/>
        </w:rPr>
      </w:pPr>
      <w:r>
        <w:rPr>
          <w:rFonts w:ascii="宋体" w:hAnsi="宋体" w:hint="eastAsia"/>
          <w:color w:val="000000"/>
          <w:sz w:val="21"/>
          <w:szCs w:val="21"/>
          <w:lang w:eastAsia="zh-CN"/>
        </w:rPr>
        <w:t>图4.</w:t>
      </w:r>
      <w:r w:rsidR="006E20EE">
        <w:rPr>
          <w:rFonts w:ascii="宋体" w:hAnsi="宋体"/>
          <w:color w:val="000000"/>
          <w:sz w:val="21"/>
          <w:szCs w:val="21"/>
          <w:lang w:eastAsia="zh-CN"/>
        </w:rPr>
        <w:t>4</w:t>
      </w:r>
      <w:r>
        <w:rPr>
          <w:rFonts w:ascii="宋体" w:hAnsi="宋体" w:hint="eastAsia"/>
          <w:color w:val="000000"/>
          <w:sz w:val="21"/>
          <w:szCs w:val="21"/>
          <w:lang w:eastAsia="zh-CN"/>
        </w:rPr>
        <w:t>.4</w:t>
      </w:r>
      <w:r>
        <w:rPr>
          <w:rFonts w:ascii="宋体" w:hAnsi="宋体"/>
          <w:color w:val="000000"/>
          <w:sz w:val="21"/>
          <w:szCs w:val="21"/>
          <w:lang w:eastAsia="zh-CN"/>
        </w:rPr>
        <w:t>-3</w:t>
      </w:r>
    </w:p>
    <w:tbl>
      <w:tblPr>
        <w:tblStyle w:val="af"/>
        <w:tblW w:w="8856" w:type="dxa"/>
        <w:tblLayout w:type="fixed"/>
        <w:tblLook w:val="04A0" w:firstRow="1" w:lastRow="0" w:firstColumn="1" w:lastColumn="0" w:noHBand="0" w:noVBand="1"/>
      </w:tblPr>
      <w:tblGrid>
        <w:gridCol w:w="2542"/>
        <w:gridCol w:w="5483"/>
        <w:gridCol w:w="831"/>
      </w:tblGrid>
      <w:tr w:rsidR="00F47725" w:rsidTr="007D0E1F">
        <w:tc>
          <w:tcPr>
            <w:tcW w:w="8856" w:type="dxa"/>
            <w:gridSpan w:val="3"/>
            <w:shd w:val="clear" w:color="auto" w:fill="FFFF00"/>
          </w:tcPr>
          <w:p w:rsidR="00F47725" w:rsidRDefault="00F47725" w:rsidP="00F47725">
            <w:pPr>
              <w:overflowPunct w:val="0"/>
              <w:autoSpaceDE w:val="0"/>
              <w:autoSpaceDN w:val="0"/>
              <w:adjustRightInd w:val="0"/>
              <w:textAlignment w:val="baseline"/>
              <w:rPr>
                <w:rFonts w:asciiTheme="minorEastAsia" w:hAnsiTheme="minorEastAsia"/>
                <w:b/>
                <w:szCs w:val="21"/>
                <w:lang w:eastAsia="zh-CN"/>
              </w:rPr>
            </w:pPr>
            <w:r>
              <w:rPr>
                <w:rFonts w:asciiTheme="minorEastAsia" w:hAnsiTheme="minorEastAsia" w:hint="eastAsia"/>
                <w:b/>
                <w:szCs w:val="21"/>
                <w:lang w:eastAsia="zh-CN"/>
              </w:rPr>
              <w:t>《呆滞品申请页面》</w:t>
            </w:r>
          </w:p>
        </w:tc>
      </w:tr>
      <w:tr w:rsidR="00F47725" w:rsidTr="007D0E1F">
        <w:tc>
          <w:tcPr>
            <w:tcW w:w="2542" w:type="dxa"/>
            <w:shd w:val="clear" w:color="auto" w:fill="FFFF00"/>
          </w:tcPr>
          <w:p w:rsidR="00F47725" w:rsidRDefault="00F47725" w:rsidP="006E20EE">
            <w:pPr>
              <w:overflowPunct w:val="0"/>
              <w:autoSpaceDE w:val="0"/>
              <w:autoSpaceDN w:val="0"/>
              <w:adjustRightInd w:val="0"/>
              <w:textAlignment w:val="baseline"/>
              <w:rPr>
                <w:rFonts w:asciiTheme="minorEastAsia" w:hAnsiTheme="minorEastAsia"/>
                <w:b/>
                <w:szCs w:val="21"/>
              </w:rPr>
            </w:pPr>
            <w:r>
              <w:rPr>
                <w:rFonts w:asciiTheme="minorEastAsia" w:hAnsiTheme="minorEastAsia" w:hint="eastAsia"/>
                <w:b/>
                <w:szCs w:val="21"/>
              </w:rPr>
              <w:t>页面编号：</w:t>
            </w:r>
            <w:r>
              <w:rPr>
                <w:rFonts w:asciiTheme="minorEastAsia" w:hAnsiTheme="minorEastAsia"/>
                <w:b/>
                <w:szCs w:val="21"/>
              </w:rPr>
              <w:t>4.</w:t>
            </w:r>
            <w:r w:rsidR="006E20EE">
              <w:rPr>
                <w:rFonts w:asciiTheme="minorEastAsia" w:hAnsiTheme="minorEastAsia"/>
                <w:b/>
                <w:szCs w:val="21"/>
              </w:rPr>
              <w:t>4</w:t>
            </w:r>
            <w:r>
              <w:rPr>
                <w:rFonts w:asciiTheme="minorEastAsia" w:hAnsiTheme="minorEastAsia"/>
                <w:b/>
                <w:szCs w:val="21"/>
              </w:rPr>
              <w:t>.4-3</w:t>
            </w:r>
          </w:p>
        </w:tc>
        <w:tc>
          <w:tcPr>
            <w:tcW w:w="5483" w:type="dxa"/>
            <w:shd w:val="clear" w:color="auto" w:fill="FFFF00"/>
          </w:tcPr>
          <w:p w:rsidR="00F47725" w:rsidRDefault="00F47725" w:rsidP="007D0E1F">
            <w:pPr>
              <w:overflowPunct w:val="0"/>
              <w:autoSpaceDE w:val="0"/>
              <w:autoSpaceDN w:val="0"/>
              <w:adjustRightInd w:val="0"/>
              <w:textAlignment w:val="baseline"/>
              <w:rPr>
                <w:rFonts w:asciiTheme="minorEastAsia" w:hAnsiTheme="minorEastAsia"/>
                <w:b/>
                <w:szCs w:val="21"/>
              </w:rPr>
            </w:pPr>
            <w:proofErr w:type="spellStart"/>
            <w:r>
              <w:rPr>
                <w:rFonts w:asciiTheme="minorEastAsia" w:hAnsiTheme="minorEastAsia" w:hint="eastAsia"/>
                <w:b/>
                <w:szCs w:val="21"/>
              </w:rPr>
              <w:t>逻辑明细</w:t>
            </w:r>
            <w:proofErr w:type="spellEnd"/>
          </w:p>
        </w:tc>
        <w:tc>
          <w:tcPr>
            <w:tcW w:w="831" w:type="dxa"/>
            <w:shd w:val="clear" w:color="auto" w:fill="FFFF00"/>
          </w:tcPr>
          <w:p w:rsidR="00F47725" w:rsidRDefault="00F47725" w:rsidP="007D0E1F">
            <w:pPr>
              <w:overflowPunct w:val="0"/>
              <w:autoSpaceDE w:val="0"/>
              <w:autoSpaceDN w:val="0"/>
              <w:adjustRightInd w:val="0"/>
              <w:textAlignment w:val="baseline"/>
              <w:rPr>
                <w:rFonts w:asciiTheme="minorEastAsia" w:hAnsiTheme="minorEastAsia"/>
                <w:b/>
                <w:szCs w:val="21"/>
              </w:rPr>
            </w:pPr>
            <w:proofErr w:type="spellStart"/>
            <w:r>
              <w:rPr>
                <w:rFonts w:asciiTheme="minorEastAsia" w:hAnsiTheme="minorEastAsia" w:hint="eastAsia"/>
                <w:b/>
                <w:szCs w:val="21"/>
              </w:rPr>
              <w:t>备注</w:t>
            </w:r>
            <w:proofErr w:type="spellEnd"/>
          </w:p>
        </w:tc>
      </w:tr>
      <w:tr w:rsidR="00F47725" w:rsidTr="007D0E1F">
        <w:tc>
          <w:tcPr>
            <w:tcW w:w="2542" w:type="dxa"/>
          </w:tcPr>
          <w:p w:rsidR="00F47725" w:rsidRDefault="00F47725" w:rsidP="007D0E1F">
            <w:pPr>
              <w:overflowPunct w:val="0"/>
              <w:autoSpaceDE w:val="0"/>
              <w:autoSpaceDN w:val="0"/>
              <w:adjustRightInd w:val="0"/>
              <w:textAlignment w:val="baseline"/>
              <w:rPr>
                <w:rFonts w:asciiTheme="minorEastAsia" w:hAnsiTheme="minorEastAsia"/>
                <w:szCs w:val="21"/>
              </w:rPr>
            </w:pPr>
            <w:proofErr w:type="spellStart"/>
            <w:r>
              <w:rPr>
                <w:rFonts w:asciiTheme="minorEastAsia" w:hAnsiTheme="minorEastAsia" w:hint="eastAsia"/>
                <w:szCs w:val="21"/>
              </w:rPr>
              <w:t>页面初始化</w:t>
            </w:r>
            <w:proofErr w:type="spellEnd"/>
          </w:p>
        </w:tc>
        <w:tc>
          <w:tcPr>
            <w:tcW w:w="5483" w:type="dxa"/>
          </w:tcPr>
          <w:p w:rsidR="00F47725" w:rsidRDefault="00F47725" w:rsidP="007D0E1F">
            <w:pPr>
              <w:overflowPunct w:val="0"/>
              <w:autoSpaceDE w:val="0"/>
              <w:autoSpaceDN w:val="0"/>
              <w:adjustRightInd w:val="0"/>
              <w:textAlignment w:val="baseline"/>
              <w:rPr>
                <w:rFonts w:asciiTheme="minorEastAsia" w:hAnsiTheme="minorEastAsia"/>
                <w:iCs/>
                <w:szCs w:val="21"/>
                <w:lang w:eastAsia="zh-CN"/>
              </w:rPr>
            </w:pPr>
            <w:r>
              <w:rPr>
                <w:rFonts w:asciiTheme="minorEastAsia" w:hAnsiTheme="minorEastAsia" w:hint="eastAsia"/>
                <w:b/>
                <w:iCs/>
                <w:szCs w:val="21"/>
                <w:lang w:eastAsia="zh-CN"/>
              </w:rPr>
              <w:t>申请配件代码</w:t>
            </w:r>
            <w:r w:rsidRPr="00840EC8">
              <w:rPr>
                <w:rFonts w:asciiTheme="minorEastAsia" w:hAnsiTheme="minorEastAsia" w:hint="eastAsia"/>
                <w:b/>
                <w:iCs/>
                <w:szCs w:val="21"/>
                <w:lang w:eastAsia="zh-CN"/>
              </w:rPr>
              <w:t>：</w:t>
            </w:r>
            <w:r>
              <w:rPr>
                <w:rFonts w:asciiTheme="minorEastAsia" w:hAnsiTheme="minorEastAsia" w:hint="eastAsia"/>
                <w:iCs/>
                <w:szCs w:val="21"/>
                <w:lang w:eastAsia="zh-CN"/>
              </w:rPr>
              <w:t>默认</w:t>
            </w:r>
            <w:r>
              <w:rPr>
                <w:rFonts w:asciiTheme="minorEastAsia" w:hAnsiTheme="minorEastAsia"/>
                <w:iCs/>
                <w:szCs w:val="21"/>
                <w:lang w:eastAsia="zh-CN"/>
              </w:rPr>
              <w:t>带出</w:t>
            </w:r>
            <w:r>
              <w:rPr>
                <w:rFonts w:asciiTheme="minorEastAsia" w:hAnsiTheme="minorEastAsia" w:hint="eastAsia"/>
                <w:iCs/>
                <w:szCs w:val="21"/>
                <w:lang w:eastAsia="zh-CN"/>
              </w:rPr>
              <w:t>，</w:t>
            </w:r>
            <w:r>
              <w:rPr>
                <w:rFonts w:asciiTheme="minorEastAsia" w:hAnsiTheme="minorEastAsia"/>
                <w:iCs/>
                <w:szCs w:val="21"/>
                <w:lang w:eastAsia="zh-CN"/>
              </w:rPr>
              <w:t>不可编辑</w:t>
            </w:r>
            <w:r>
              <w:rPr>
                <w:rFonts w:asciiTheme="minorEastAsia" w:hAnsiTheme="minorEastAsia" w:hint="eastAsia"/>
                <w:iCs/>
                <w:szCs w:val="21"/>
                <w:lang w:eastAsia="zh-CN"/>
              </w:rPr>
              <w:t>；</w:t>
            </w:r>
          </w:p>
          <w:p w:rsidR="00F47725" w:rsidRDefault="00F47725" w:rsidP="007D0E1F">
            <w:pPr>
              <w:overflowPunct w:val="0"/>
              <w:autoSpaceDE w:val="0"/>
              <w:autoSpaceDN w:val="0"/>
              <w:adjustRightInd w:val="0"/>
              <w:textAlignment w:val="baseline"/>
              <w:rPr>
                <w:rFonts w:asciiTheme="minorEastAsia" w:hAnsiTheme="minorEastAsia"/>
                <w:iCs/>
                <w:szCs w:val="21"/>
                <w:lang w:eastAsia="zh-CN"/>
              </w:rPr>
            </w:pPr>
            <w:r>
              <w:rPr>
                <w:rFonts w:asciiTheme="minorEastAsia" w:hAnsiTheme="minorEastAsia" w:hint="eastAsia"/>
                <w:b/>
                <w:iCs/>
                <w:szCs w:val="21"/>
                <w:lang w:eastAsia="zh-CN"/>
              </w:rPr>
              <w:t>申请</w:t>
            </w:r>
            <w:r>
              <w:rPr>
                <w:rFonts w:asciiTheme="minorEastAsia" w:hAnsiTheme="minorEastAsia"/>
                <w:b/>
                <w:iCs/>
                <w:szCs w:val="21"/>
                <w:lang w:eastAsia="zh-CN"/>
              </w:rPr>
              <w:t>配件名称</w:t>
            </w:r>
            <w:r w:rsidRPr="00840EC8">
              <w:rPr>
                <w:rFonts w:asciiTheme="minorEastAsia" w:hAnsiTheme="minorEastAsia" w:hint="eastAsia"/>
                <w:b/>
                <w:iCs/>
                <w:szCs w:val="21"/>
                <w:lang w:eastAsia="zh-CN"/>
              </w:rPr>
              <w:t>：</w:t>
            </w:r>
            <w:r>
              <w:rPr>
                <w:rFonts w:asciiTheme="minorEastAsia" w:hAnsiTheme="minorEastAsia" w:hint="eastAsia"/>
                <w:iCs/>
                <w:szCs w:val="21"/>
                <w:lang w:eastAsia="zh-CN"/>
              </w:rPr>
              <w:t>默认</w:t>
            </w:r>
            <w:r>
              <w:rPr>
                <w:rFonts w:asciiTheme="minorEastAsia" w:hAnsiTheme="minorEastAsia"/>
                <w:iCs/>
                <w:szCs w:val="21"/>
                <w:lang w:eastAsia="zh-CN"/>
              </w:rPr>
              <w:t>带出</w:t>
            </w:r>
            <w:r>
              <w:rPr>
                <w:rFonts w:asciiTheme="minorEastAsia" w:hAnsiTheme="minorEastAsia" w:hint="eastAsia"/>
                <w:iCs/>
                <w:szCs w:val="21"/>
                <w:lang w:eastAsia="zh-CN"/>
              </w:rPr>
              <w:t>，</w:t>
            </w:r>
            <w:r>
              <w:rPr>
                <w:rFonts w:asciiTheme="minorEastAsia" w:hAnsiTheme="minorEastAsia"/>
                <w:iCs/>
                <w:szCs w:val="21"/>
                <w:lang w:eastAsia="zh-CN"/>
              </w:rPr>
              <w:t>不可编辑</w:t>
            </w:r>
            <w:r>
              <w:rPr>
                <w:rFonts w:asciiTheme="minorEastAsia" w:hAnsiTheme="minorEastAsia" w:hint="eastAsia"/>
                <w:iCs/>
                <w:szCs w:val="21"/>
                <w:lang w:eastAsia="zh-CN"/>
              </w:rPr>
              <w:t>；</w:t>
            </w:r>
          </w:p>
          <w:p w:rsidR="00F47725" w:rsidRDefault="00F47725" w:rsidP="007D0E1F">
            <w:pPr>
              <w:overflowPunct w:val="0"/>
              <w:autoSpaceDE w:val="0"/>
              <w:autoSpaceDN w:val="0"/>
              <w:adjustRightInd w:val="0"/>
              <w:textAlignment w:val="baseline"/>
              <w:rPr>
                <w:rFonts w:asciiTheme="minorEastAsia" w:hAnsiTheme="minorEastAsia"/>
                <w:iCs/>
                <w:szCs w:val="21"/>
                <w:lang w:eastAsia="zh-CN"/>
              </w:rPr>
            </w:pPr>
            <w:r>
              <w:rPr>
                <w:rFonts w:asciiTheme="minorEastAsia" w:hAnsiTheme="minorEastAsia" w:hint="eastAsia"/>
                <w:b/>
                <w:iCs/>
                <w:szCs w:val="21"/>
                <w:lang w:eastAsia="zh-CN"/>
              </w:rPr>
              <w:t>配件</w:t>
            </w:r>
            <w:r w:rsidR="00B60602">
              <w:rPr>
                <w:rFonts w:asciiTheme="minorEastAsia" w:hAnsiTheme="minorEastAsia" w:hint="eastAsia"/>
                <w:b/>
                <w:iCs/>
                <w:szCs w:val="21"/>
                <w:lang w:eastAsia="zh-CN"/>
              </w:rPr>
              <w:t>单价</w:t>
            </w:r>
            <w:r w:rsidRPr="00840EC8">
              <w:rPr>
                <w:rFonts w:asciiTheme="minorEastAsia" w:hAnsiTheme="minorEastAsia"/>
                <w:b/>
                <w:iCs/>
                <w:szCs w:val="21"/>
                <w:lang w:eastAsia="zh-CN"/>
              </w:rPr>
              <w:t>：</w:t>
            </w:r>
            <w:r>
              <w:rPr>
                <w:rFonts w:asciiTheme="minorEastAsia" w:hAnsiTheme="minorEastAsia" w:hint="eastAsia"/>
                <w:iCs/>
                <w:szCs w:val="21"/>
                <w:lang w:eastAsia="zh-CN"/>
              </w:rPr>
              <w:t>默认</w:t>
            </w:r>
            <w:r>
              <w:rPr>
                <w:rFonts w:asciiTheme="minorEastAsia" w:hAnsiTheme="minorEastAsia"/>
                <w:iCs/>
                <w:szCs w:val="21"/>
                <w:lang w:eastAsia="zh-CN"/>
              </w:rPr>
              <w:t>带出</w:t>
            </w:r>
            <w:r>
              <w:rPr>
                <w:rFonts w:asciiTheme="minorEastAsia" w:hAnsiTheme="minorEastAsia" w:hint="eastAsia"/>
                <w:iCs/>
                <w:szCs w:val="21"/>
                <w:lang w:eastAsia="zh-CN"/>
              </w:rPr>
              <w:t>，</w:t>
            </w:r>
            <w:r>
              <w:rPr>
                <w:rFonts w:asciiTheme="minorEastAsia" w:hAnsiTheme="minorEastAsia"/>
                <w:iCs/>
                <w:szCs w:val="21"/>
                <w:lang w:eastAsia="zh-CN"/>
              </w:rPr>
              <w:t>不可编辑</w:t>
            </w:r>
            <w:r>
              <w:rPr>
                <w:rFonts w:asciiTheme="minorEastAsia" w:hAnsiTheme="minorEastAsia" w:hint="eastAsia"/>
                <w:iCs/>
                <w:szCs w:val="21"/>
                <w:lang w:eastAsia="zh-CN"/>
              </w:rPr>
              <w:t>；</w:t>
            </w:r>
          </w:p>
          <w:p w:rsidR="00B60602" w:rsidRDefault="00B60602" w:rsidP="007D0E1F">
            <w:pPr>
              <w:overflowPunct w:val="0"/>
              <w:autoSpaceDE w:val="0"/>
              <w:autoSpaceDN w:val="0"/>
              <w:adjustRightInd w:val="0"/>
              <w:textAlignment w:val="baseline"/>
              <w:rPr>
                <w:rFonts w:asciiTheme="minorEastAsia" w:hAnsiTheme="minorEastAsia"/>
                <w:iCs/>
                <w:szCs w:val="21"/>
                <w:lang w:eastAsia="zh-CN"/>
              </w:rPr>
            </w:pPr>
            <w:r w:rsidRPr="00B60602">
              <w:rPr>
                <w:rFonts w:asciiTheme="minorEastAsia" w:hAnsiTheme="minorEastAsia" w:hint="eastAsia"/>
                <w:b/>
                <w:iCs/>
                <w:szCs w:val="21"/>
                <w:lang w:eastAsia="zh-CN"/>
              </w:rPr>
              <w:t>数量</w:t>
            </w:r>
            <w:r w:rsidRPr="00B60602">
              <w:rPr>
                <w:rFonts w:asciiTheme="minorEastAsia" w:hAnsiTheme="minorEastAsia"/>
                <w:b/>
                <w:iCs/>
                <w:szCs w:val="21"/>
                <w:lang w:eastAsia="zh-CN"/>
              </w:rPr>
              <w:t>：</w:t>
            </w:r>
            <w:r>
              <w:rPr>
                <w:rFonts w:asciiTheme="minorEastAsia" w:hAnsiTheme="minorEastAsia" w:hint="eastAsia"/>
                <w:iCs/>
                <w:szCs w:val="21"/>
                <w:lang w:eastAsia="zh-CN"/>
              </w:rPr>
              <w:t>默认</w:t>
            </w:r>
            <w:r>
              <w:rPr>
                <w:rFonts w:asciiTheme="minorEastAsia" w:hAnsiTheme="minorEastAsia"/>
                <w:iCs/>
                <w:szCs w:val="21"/>
                <w:lang w:eastAsia="zh-CN"/>
              </w:rPr>
              <w:t>带出</w:t>
            </w:r>
            <w:r>
              <w:rPr>
                <w:rFonts w:asciiTheme="minorEastAsia" w:hAnsiTheme="minorEastAsia" w:hint="eastAsia"/>
                <w:iCs/>
                <w:szCs w:val="21"/>
                <w:lang w:eastAsia="zh-CN"/>
              </w:rPr>
              <w:t>，</w:t>
            </w:r>
            <w:r>
              <w:rPr>
                <w:rFonts w:asciiTheme="minorEastAsia" w:hAnsiTheme="minorEastAsia"/>
                <w:iCs/>
                <w:szCs w:val="21"/>
                <w:lang w:eastAsia="zh-CN"/>
              </w:rPr>
              <w:t>不可编辑</w:t>
            </w:r>
            <w:r>
              <w:rPr>
                <w:rFonts w:asciiTheme="minorEastAsia" w:hAnsiTheme="minorEastAsia" w:hint="eastAsia"/>
                <w:iCs/>
                <w:szCs w:val="21"/>
                <w:lang w:eastAsia="zh-CN"/>
              </w:rPr>
              <w:t>；</w:t>
            </w:r>
          </w:p>
          <w:p w:rsidR="00B92D62" w:rsidRPr="00B60602" w:rsidRDefault="00B92D62" w:rsidP="007D0E1F">
            <w:pPr>
              <w:overflowPunct w:val="0"/>
              <w:autoSpaceDE w:val="0"/>
              <w:autoSpaceDN w:val="0"/>
              <w:adjustRightInd w:val="0"/>
              <w:textAlignment w:val="baseline"/>
              <w:rPr>
                <w:rFonts w:asciiTheme="minorEastAsia" w:hAnsiTheme="minorEastAsia"/>
                <w:b/>
                <w:iCs/>
                <w:szCs w:val="21"/>
                <w:lang w:eastAsia="zh-CN"/>
              </w:rPr>
            </w:pPr>
            <w:r w:rsidRPr="00B92D62">
              <w:rPr>
                <w:rFonts w:asciiTheme="minorEastAsia" w:hAnsiTheme="minorEastAsia" w:hint="eastAsia"/>
                <w:b/>
                <w:iCs/>
                <w:szCs w:val="21"/>
                <w:lang w:eastAsia="zh-CN"/>
              </w:rPr>
              <w:t>申请</w:t>
            </w:r>
            <w:r w:rsidRPr="00B92D62">
              <w:rPr>
                <w:rFonts w:asciiTheme="minorEastAsia" w:hAnsiTheme="minorEastAsia"/>
                <w:b/>
                <w:iCs/>
                <w:szCs w:val="21"/>
                <w:lang w:eastAsia="zh-CN"/>
              </w:rPr>
              <w:t>经销商：</w:t>
            </w:r>
            <w:r>
              <w:rPr>
                <w:rFonts w:asciiTheme="minorEastAsia" w:hAnsiTheme="minorEastAsia"/>
                <w:iCs/>
                <w:szCs w:val="21"/>
                <w:lang w:eastAsia="zh-CN"/>
              </w:rPr>
              <w:t>默认带出，不可编辑；</w:t>
            </w:r>
          </w:p>
        </w:tc>
        <w:tc>
          <w:tcPr>
            <w:tcW w:w="831" w:type="dxa"/>
          </w:tcPr>
          <w:p w:rsidR="00F47725" w:rsidRDefault="00F47725" w:rsidP="007D0E1F">
            <w:pPr>
              <w:overflowPunct w:val="0"/>
              <w:autoSpaceDE w:val="0"/>
              <w:autoSpaceDN w:val="0"/>
              <w:adjustRightInd w:val="0"/>
              <w:ind w:firstLine="402"/>
              <w:textAlignment w:val="baseline"/>
              <w:rPr>
                <w:rFonts w:asciiTheme="minorEastAsia" w:hAnsiTheme="minorEastAsia"/>
                <w:i/>
                <w:color w:val="0000FF"/>
                <w:szCs w:val="21"/>
                <w:lang w:eastAsia="zh-CN"/>
              </w:rPr>
            </w:pPr>
          </w:p>
        </w:tc>
      </w:tr>
      <w:tr w:rsidR="00F47725" w:rsidTr="007D0E1F">
        <w:tc>
          <w:tcPr>
            <w:tcW w:w="2542" w:type="dxa"/>
          </w:tcPr>
          <w:p w:rsidR="00F47725" w:rsidRDefault="00F47725" w:rsidP="007D0E1F">
            <w:pPr>
              <w:overflowPunct w:val="0"/>
              <w:autoSpaceDE w:val="0"/>
              <w:autoSpaceDN w:val="0"/>
              <w:adjustRightInd w:val="0"/>
              <w:textAlignment w:val="baseline"/>
              <w:rPr>
                <w:rFonts w:asciiTheme="minorEastAsia" w:hAnsiTheme="minorEastAsia"/>
                <w:szCs w:val="21"/>
                <w:lang w:eastAsia="zh-CN"/>
              </w:rPr>
            </w:pPr>
            <w:r>
              <w:rPr>
                <w:rFonts w:asciiTheme="minorEastAsia" w:hAnsiTheme="minorEastAsia" w:hint="eastAsia"/>
                <w:szCs w:val="21"/>
                <w:lang w:eastAsia="zh-CN"/>
              </w:rPr>
              <w:t>页面内容</w:t>
            </w:r>
          </w:p>
        </w:tc>
        <w:tc>
          <w:tcPr>
            <w:tcW w:w="5483" w:type="dxa"/>
          </w:tcPr>
          <w:p w:rsidR="00F47725" w:rsidRDefault="00F47725" w:rsidP="007D0E1F">
            <w:pPr>
              <w:overflowPunct w:val="0"/>
              <w:autoSpaceDE w:val="0"/>
              <w:autoSpaceDN w:val="0"/>
              <w:adjustRightInd w:val="0"/>
              <w:textAlignment w:val="baseline"/>
              <w:rPr>
                <w:rFonts w:asciiTheme="minorEastAsia" w:hAnsiTheme="minorEastAsia"/>
                <w:iCs/>
                <w:szCs w:val="21"/>
                <w:lang w:eastAsia="zh-CN"/>
              </w:rPr>
            </w:pPr>
            <w:r>
              <w:rPr>
                <w:rFonts w:asciiTheme="minorEastAsia" w:hAnsiTheme="minorEastAsia" w:hint="eastAsia"/>
                <w:b/>
                <w:iCs/>
                <w:szCs w:val="21"/>
                <w:lang w:eastAsia="zh-CN"/>
              </w:rPr>
              <w:t>申请数量</w:t>
            </w:r>
            <w:r w:rsidRPr="00840EC8">
              <w:rPr>
                <w:rFonts w:asciiTheme="minorEastAsia" w:hAnsiTheme="minorEastAsia"/>
                <w:b/>
                <w:iCs/>
                <w:szCs w:val="21"/>
                <w:lang w:eastAsia="zh-CN"/>
              </w:rPr>
              <w:t>：</w:t>
            </w:r>
            <w:r>
              <w:rPr>
                <w:rFonts w:asciiTheme="minorEastAsia" w:hAnsiTheme="minorEastAsia" w:hint="eastAsia"/>
                <w:iCs/>
                <w:szCs w:val="21"/>
                <w:lang w:eastAsia="zh-CN"/>
              </w:rPr>
              <w:t>手工</w:t>
            </w:r>
            <w:r>
              <w:rPr>
                <w:rFonts w:asciiTheme="minorEastAsia" w:hAnsiTheme="minorEastAsia"/>
                <w:iCs/>
                <w:szCs w:val="21"/>
                <w:lang w:eastAsia="zh-CN"/>
              </w:rPr>
              <w:t>录入</w:t>
            </w:r>
            <w:r>
              <w:rPr>
                <w:rFonts w:asciiTheme="minorEastAsia" w:hAnsiTheme="minorEastAsia" w:hint="eastAsia"/>
                <w:iCs/>
                <w:szCs w:val="21"/>
                <w:lang w:eastAsia="zh-CN"/>
              </w:rPr>
              <w:t>，申请</w:t>
            </w:r>
            <w:r>
              <w:rPr>
                <w:rFonts w:asciiTheme="minorEastAsia" w:hAnsiTheme="minorEastAsia"/>
                <w:iCs/>
                <w:szCs w:val="21"/>
                <w:lang w:eastAsia="zh-CN"/>
              </w:rPr>
              <w:t>数量</w:t>
            </w:r>
            <w:r>
              <w:rPr>
                <w:rFonts w:asciiTheme="minorEastAsia" w:hAnsiTheme="minorEastAsia" w:hint="eastAsia"/>
                <w:iCs/>
                <w:szCs w:val="21"/>
                <w:lang w:eastAsia="zh-CN"/>
              </w:rPr>
              <w:t>不能大于发布</w:t>
            </w:r>
            <w:r>
              <w:rPr>
                <w:rFonts w:asciiTheme="minorEastAsia" w:hAnsiTheme="minorEastAsia"/>
                <w:iCs/>
                <w:szCs w:val="21"/>
                <w:lang w:eastAsia="zh-CN"/>
              </w:rPr>
              <w:t>数量；</w:t>
            </w:r>
          </w:p>
          <w:p w:rsidR="00F47725" w:rsidRDefault="00F47725" w:rsidP="00F47725">
            <w:pPr>
              <w:overflowPunct w:val="0"/>
              <w:autoSpaceDE w:val="0"/>
              <w:autoSpaceDN w:val="0"/>
              <w:adjustRightInd w:val="0"/>
              <w:textAlignment w:val="baseline"/>
              <w:rPr>
                <w:rFonts w:asciiTheme="minorEastAsia" w:hAnsiTheme="minorEastAsia"/>
                <w:iCs/>
                <w:szCs w:val="21"/>
                <w:lang w:eastAsia="zh-CN"/>
              </w:rPr>
            </w:pPr>
            <w:r w:rsidRPr="000158BC">
              <w:rPr>
                <w:rFonts w:asciiTheme="minorEastAsia" w:hAnsiTheme="minorEastAsia" w:hint="eastAsia"/>
                <w:b/>
                <w:iCs/>
                <w:szCs w:val="21"/>
                <w:lang w:eastAsia="zh-CN"/>
              </w:rPr>
              <w:t>联系人</w:t>
            </w:r>
            <w:r w:rsidRPr="000158BC">
              <w:rPr>
                <w:rFonts w:asciiTheme="minorEastAsia" w:hAnsiTheme="minorEastAsia"/>
                <w:b/>
                <w:iCs/>
                <w:szCs w:val="21"/>
                <w:lang w:eastAsia="zh-CN"/>
              </w:rPr>
              <w:t>：</w:t>
            </w:r>
            <w:r>
              <w:rPr>
                <w:rFonts w:asciiTheme="minorEastAsia" w:hAnsiTheme="minorEastAsia"/>
                <w:iCs/>
                <w:szCs w:val="21"/>
                <w:lang w:eastAsia="zh-CN"/>
              </w:rPr>
              <w:t>手工录入</w:t>
            </w:r>
            <w:r w:rsidR="00B92D62">
              <w:rPr>
                <w:rFonts w:asciiTheme="minorEastAsia" w:hAnsiTheme="minorEastAsia" w:hint="eastAsia"/>
                <w:iCs/>
                <w:szCs w:val="21"/>
                <w:lang w:eastAsia="zh-CN"/>
              </w:rPr>
              <w:t>，</w:t>
            </w:r>
            <w:r w:rsidR="00B92D62">
              <w:rPr>
                <w:rFonts w:asciiTheme="minorEastAsia" w:hAnsiTheme="minorEastAsia"/>
                <w:iCs/>
                <w:szCs w:val="21"/>
                <w:lang w:eastAsia="zh-CN"/>
              </w:rPr>
              <w:t>默认带出上次填写联系人</w:t>
            </w:r>
            <w:r>
              <w:rPr>
                <w:rFonts w:asciiTheme="minorEastAsia" w:hAnsiTheme="minorEastAsia" w:hint="eastAsia"/>
                <w:iCs/>
                <w:szCs w:val="21"/>
                <w:lang w:eastAsia="zh-CN"/>
              </w:rPr>
              <w:t>；</w:t>
            </w:r>
          </w:p>
          <w:p w:rsidR="00F47725" w:rsidRDefault="00F47725" w:rsidP="00F47725">
            <w:pPr>
              <w:overflowPunct w:val="0"/>
              <w:autoSpaceDE w:val="0"/>
              <w:autoSpaceDN w:val="0"/>
              <w:adjustRightInd w:val="0"/>
              <w:textAlignment w:val="baseline"/>
              <w:rPr>
                <w:rFonts w:asciiTheme="minorEastAsia" w:hAnsiTheme="minorEastAsia"/>
                <w:iCs/>
                <w:szCs w:val="21"/>
                <w:lang w:eastAsia="zh-CN"/>
              </w:rPr>
            </w:pPr>
            <w:r w:rsidRPr="000158BC">
              <w:rPr>
                <w:rFonts w:asciiTheme="minorEastAsia" w:hAnsiTheme="minorEastAsia" w:hint="eastAsia"/>
                <w:b/>
                <w:iCs/>
                <w:szCs w:val="21"/>
                <w:lang w:eastAsia="zh-CN"/>
              </w:rPr>
              <w:t>联系电话</w:t>
            </w:r>
            <w:r w:rsidRPr="000158BC">
              <w:rPr>
                <w:rFonts w:asciiTheme="minorEastAsia" w:hAnsiTheme="minorEastAsia"/>
                <w:b/>
                <w:iCs/>
                <w:szCs w:val="21"/>
                <w:lang w:eastAsia="zh-CN"/>
              </w:rPr>
              <w:t>：</w:t>
            </w:r>
            <w:r>
              <w:rPr>
                <w:rFonts w:asciiTheme="minorEastAsia" w:hAnsiTheme="minorEastAsia" w:hint="eastAsia"/>
                <w:iCs/>
                <w:szCs w:val="21"/>
                <w:lang w:eastAsia="zh-CN"/>
              </w:rPr>
              <w:t>手工</w:t>
            </w:r>
            <w:r>
              <w:rPr>
                <w:rFonts w:asciiTheme="minorEastAsia" w:hAnsiTheme="minorEastAsia"/>
                <w:iCs/>
                <w:szCs w:val="21"/>
                <w:lang w:eastAsia="zh-CN"/>
              </w:rPr>
              <w:t>录入</w:t>
            </w:r>
            <w:r w:rsidR="00B92D62">
              <w:rPr>
                <w:rFonts w:asciiTheme="minorEastAsia" w:hAnsiTheme="minorEastAsia" w:hint="eastAsia"/>
                <w:iCs/>
                <w:szCs w:val="21"/>
                <w:lang w:eastAsia="zh-CN"/>
              </w:rPr>
              <w:t>，</w:t>
            </w:r>
            <w:r w:rsidR="00B92D62">
              <w:rPr>
                <w:rFonts w:asciiTheme="minorEastAsia" w:hAnsiTheme="minorEastAsia"/>
                <w:iCs/>
                <w:szCs w:val="21"/>
                <w:lang w:eastAsia="zh-CN"/>
              </w:rPr>
              <w:t>默认带出上次填写联系人</w:t>
            </w:r>
            <w:r>
              <w:rPr>
                <w:rFonts w:asciiTheme="minorEastAsia" w:hAnsiTheme="minorEastAsia"/>
                <w:iCs/>
                <w:szCs w:val="21"/>
                <w:lang w:eastAsia="zh-CN"/>
              </w:rPr>
              <w:t>；</w:t>
            </w:r>
          </w:p>
          <w:p w:rsidR="00F47725" w:rsidRDefault="00F47725" w:rsidP="00F47725">
            <w:pPr>
              <w:overflowPunct w:val="0"/>
              <w:autoSpaceDE w:val="0"/>
              <w:autoSpaceDN w:val="0"/>
              <w:adjustRightInd w:val="0"/>
              <w:textAlignment w:val="baseline"/>
              <w:rPr>
                <w:rFonts w:asciiTheme="minorEastAsia" w:hAnsiTheme="minorEastAsia"/>
                <w:iCs/>
                <w:szCs w:val="21"/>
                <w:lang w:eastAsia="zh-CN"/>
              </w:rPr>
            </w:pPr>
            <w:r w:rsidRPr="000158BC">
              <w:rPr>
                <w:rFonts w:asciiTheme="minorEastAsia" w:hAnsiTheme="minorEastAsia" w:hint="eastAsia"/>
                <w:b/>
                <w:iCs/>
                <w:szCs w:val="21"/>
                <w:lang w:eastAsia="zh-CN"/>
              </w:rPr>
              <w:t>详细</w:t>
            </w:r>
            <w:r w:rsidRPr="000158BC">
              <w:rPr>
                <w:rFonts w:asciiTheme="minorEastAsia" w:hAnsiTheme="minorEastAsia"/>
                <w:b/>
                <w:iCs/>
                <w:szCs w:val="21"/>
                <w:lang w:eastAsia="zh-CN"/>
              </w:rPr>
              <w:t>地址：</w:t>
            </w:r>
            <w:r>
              <w:rPr>
                <w:rFonts w:asciiTheme="minorEastAsia" w:hAnsiTheme="minorEastAsia" w:hint="eastAsia"/>
                <w:iCs/>
                <w:szCs w:val="21"/>
                <w:lang w:eastAsia="zh-CN"/>
              </w:rPr>
              <w:t>根据</w:t>
            </w:r>
            <w:r>
              <w:rPr>
                <w:rFonts w:asciiTheme="minorEastAsia" w:hAnsiTheme="minorEastAsia"/>
                <w:iCs/>
                <w:szCs w:val="21"/>
                <w:lang w:eastAsia="zh-CN"/>
              </w:rPr>
              <w:t>选择</w:t>
            </w:r>
            <w:r>
              <w:rPr>
                <w:rFonts w:asciiTheme="minorEastAsia" w:hAnsiTheme="minorEastAsia" w:hint="eastAsia"/>
                <w:iCs/>
                <w:szCs w:val="21"/>
                <w:lang w:eastAsia="zh-CN"/>
              </w:rPr>
              <w:t>申请</w:t>
            </w:r>
            <w:r>
              <w:rPr>
                <w:rFonts w:asciiTheme="minorEastAsia" w:hAnsiTheme="minorEastAsia"/>
                <w:iCs/>
                <w:szCs w:val="21"/>
                <w:lang w:eastAsia="zh-CN"/>
              </w:rPr>
              <w:t>经销商</w:t>
            </w:r>
            <w:r>
              <w:rPr>
                <w:rFonts w:asciiTheme="minorEastAsia" w:hAnsiTheme="minorEastAsia" w:hint="eastAsia"/>
                <w:iCs/>
                <w:szCs w:val="21"/>
                <w:lang w:eastAsia="zh-CN"/>
              </w:rPr>
              <w:t>，</w:t>
            </w:r>
            <w:r>
              <w:rPr>
                <w:rFonts w:asciiTheme="minorEastAsia" w:hAnsiTheme="minorEastAsia"/>
                <w:iCs/>
                <w:szCs w:val="21"/>
                <w:lang w:eastAsia="zh-CN"/>
              </w:rPr>
              <w:t>自动带出，可</w:t>
            </w:r>
            <w:r>
              <w:rPr>
                <w:rFonts w:asciiTheme="minorEastAsia" w:hAnsiTheme="minorEastAsia" w:hint="eastAsia"/>
                <w:iCs/>
                <w:szCs w:val="21"/>
                <w:lang w:eastAsia="zh-CN"/>
              </w:rPr>
              <w:t>编辑</w:t>
            </w:r>
            <w:r>
              <w:rPr>
                <w:rFonts w:asciiTheme="minorEastAsia" w:hAnsiTheme="minorEastAsia"/>
                <w:iCs/>
                <w:szCs w:val="21"/>
                <w:lang w:eastAsia="zh-CN"/>
              </w:rPr>
              <w:t>；</w:t>
            </w:r>
          </w:p>
          <w:p w:rsidR="00F47725" w:rsidRPr="00F47725" w:rsidRDefault="00F47725" w:rsidP="00F47725">
            <w:pPr>
              <w:overflowPunct w:val="0"/>
              <w:autoSpaceDE w:val="0"/>
              <w:autoSpaceDN w:val="0"/>
              <w:adjustRightInd w:val="0"/>
              <w:textAlignment w:val="baseline"/>
              <w:rPr>
                <w:rFonts w:asciiTheme="minorEastAsia" w:hAnsiTheme="minorEastAsia"/>
                <w:iCs/>
                <w:szCs w:val="21"/>
                <w:lang w:eastAsia="zh-CN"/>
              </w:rPr>
            </w:pPr>
            <w:r w:rsidRPr="000158BC">
              <w:rPr>
                <w:rFonts w:asciiTheme="minorEastAsia" w:hAnsiTheme="minorEastAsia" w:hint="eastAsia"/>
                <w:b/>
                <w:iCs/>
                <w:szCs w:val="21"/>
                <w:lang w:eastAsia="zh-CN"/>
              </w:rPr>
              <w:t>邮编</w:t>
            </w:r>
            <w:r w:rsidRPr="000158BC">
              <w:rPr>
                <w:rFonts w:asciiTheme="minorEastAsia" w:hAnsiTheme="minorEastAsia"/>
                <w:b/>
                <w:iCs/>
                <w:szCs w:val="21"/>
                <w:lang w:eastAsia="zh-CN"/>
              </w:rPr>
              <w:t>：</w:t>
            </w:r>
            <w:r>
              <w:rPr>
                <w:rFonts w:asciiTheme="minorEastAsia" w:hAnsiTheme="minorEastAsia" w:hint="eastAsia"/>
                <w:iCs/>
                <w:szCs w:val="21"/>
                <w:lang w:eastAsia="zh-CN"/>
              </w:rPr>
              <w:t>根据</w:t>
            </w:r>
            <w:r>
              <w:rPr>
                <w:rFonts w:asciiTheme="minorEastAsia" w:hAnsiTheme="minorEastAsia"/>
                <w:iCs/>
                <w:szCs w:val="21"/>
                <w:lang w:eastAsia="zh-CN"/>
              </w:rPr>
              <w:t>选择</w:t>
            </w:r>
            <w:r>
              <w:rPr>
                <w:rFonts w:asciiTheme="minorEastAsia" w:hAnsiTheme="minorEastAsia" w:hint="eastAsia"/>
                <w:iCs/>
                <w:szCs w:val="21"/>
                <w:lang w:eastAsia="zh-CN"/>
              </w:rPr>
              <w:t>申请</w:t>
            </w:r>
            <w:r>
              <w:rPr>
                <w:rFonts w:asciiTheme="minorEastAsia" w:hAnsiTheme="minorEastAsia"/>
                <w:iCs/>
                <w:szCs w:val="21"/>
                <w:lang w:eastAsia="zh-CN"/>
              </w:rPr>
              <w:t>经销商</w:t>
            </w:r>
            <w:r>
              <w:rPr>
                <w:rFonts w:asciiTheme="minorEastAsia" w:hAnsiTheme="minorEastAsia" w:hint="eastAsia"/>
                <w:iCs/>
                <w:szCs w:val="21"/>
                <w:lang w:eastAsia="zh-CN"/>
              </w:rPr>
              <w:t>，</w:t>
            </w:r>
            <w:r>
              <w:rPr>
                <w:rFonts w:asciiTheme="minorEastAsia" w:hAnsiTheme="minorEastAsia"/>
                <w:iCs/>
                <w:szCs w:val="21"/>
                <w:lang w:eastAsia="zh-CN"/>
              </w:rPr>
              <w:t>自动带出，可</w:t>
            </w:r>
            <w:r>
              <w:rPr>
                <w:rFonts w:asciiTheme="minorEastAsia" w:hAnsiTheme="minorEastAsia" w:hint="eastAsia"/>
                <w:iCs/>
                <w:szCs w:val="21"/>
                <w:lang w:eastAsia="zh-CN"/>
              </w:rPr>
              <w:t>编辑</w:t>
            </w:r>
            <w:r>
              <w:rPr>
                <w:rFonts w:asciiTheme="minorEastAsia" w:hAnsiTheme="minorEastAsia"/>
                <w:iCs/>
                <w:szCs w:val="21"/>
                <w:lang w:eastAsia="zh-CN"/>
              </w:rPr>
              <w:t>；</w:t>
            </w:r>
          </w:p>
        </w:tc>
        <w:tc>
          <w:tcPr>
            <w:tcW w:w="831" w:type="dxa"/>
          </w:tcPr>
          <w:p w:rsidR="00F47725" w:rsidRDefault="00F47725" w:rsidP="007D0E1F">
            <w:pPr>
              <w:overflowPunct w:val="0"/>
              <w:autoSpaceDE w:val="0"/>
              <w:autoSpaceDN w:val="0"/>
              <w:adjustRightInd w:val="0"/>
              <w:ind w:firstLine="402"/>
              <w:textAlignment w:val="baseline"/>
              <w:rPr>
                <w:rFonts w:asciiTheme="minorEastAsia" w:hAnsiTheme="minorEastAsia"/>
                <w:i/>
                <w:color w:val="0000FF"/>
                <w:szCs w:val="21"/>
                <w:lang w:eastAsia="zh-CN"/>
              </w:rPr>
            </w:pPr>
          </w:p>
        </w:tc>
      </w:tr>
      <w:tr w:rsidR="00F47725" w:rsidTr="007D0E1F">
        <w:tc>
          <w:tcPr>
            <w:tcW w:w="2542" w:type="dxa"/>
          </w:tcPr>
          <w:p w:rsidR="00F47725" w:rsidRDefault="00F47725" w:rsidP="007D0E1F">
            <w:pPr>
              <w:overflowPunct w:val="0"/>
              <w:autoSpaceDE w:val="0"/>
              <w:autoSpaceDN w:val="0"/>
              <w:adjustRightInd w:val="0"/>
              <w:textAlignment w:val="baseline"/>
              <w:rPr>
                <w:rFonts w:asciiTheme="minorEastAsia" w:hAnsiTheme="minorEastAsia"/>
                <w:szCs w:val="21"/>
                <w:lang w:eastAsia="zh-CN"/>
              </w:rPr>
            </w:pPr>
            <w:r>
              <w:rPr>
                <w:rFonts w:asciiTheme="minorEastAsia" w:hAnsiTheme="minorEastAsia" w:hint="eastAsia"/>
                <w:szCs w:val="21"/>
                <w:lang w:eastAsia="zh-CN"/>
              </w:rPr>
              <w:t>子功能</w:t>
            </w:r>
          </w:p>
        </w:tc>
        <w:tc>
          <w:tcPr>
            <w:tcW w:w="5483" w:type="dxa"/>
          </w:tcPr>
          <w:p w:rsidR="00F47725" w:rsidRDefault="00F47725" w:rsidP="007D0E1F">
            <w:pPr>
              <w:overflowPunct w:val="0"/>
              <w:autoSpaceDE w:val="0"/>
              <w:autoSpaceDN w:val="0"/>
              <w:adjustRightInd w:val="0"/>
              <w:textAlignment w:val="baseline"/>
              <w:rPr>
                <w:rFonts w:asciiTheme="minorEastAsia" w:hAnsiTheme="minorEastAsia"/>
                <w:iCs/>
                <w:szCs w:val="21"/>
                <w:lang w:eastAsia="zh-CN"/>
              </w:rPr>
            </w:pPr>
            <w:r w:rsidRPr="00CA07C3">
              <w:rPr>
                <w:rFonts w:asciiTheme="minorEastAsia" w:hAnsiTheme="minorEastAsia" w:hint="eastAsia"/>
                <w:b/>
                <w:iCs/>
                <w:szCs w:val="21"/>
                <w:lang w:eastAsia="zh-CN"/>
              </w:rPr>
              <w:t>保存</w:t>
            </w:r>
            <w:r w:rsidRPr="00CA07C3">
              <w:rPr>
                <w:rFonts w:asciiTheme="minorEastAsia" w:hAnsiTheme="minorEastAsia"/>
                <w:b/>
                <w:iCs/>
                <w:szCs w:val="21"/>
                <w:lang w:eastAsia="zh-CN"/>
              </w:rPr>
              <w:t>：</w:t>
            </w:r>
            <w:r w:rsidR="000158BC">
              <w:rPr>
                <w:rFonts w:asciiTheme="minorEastAsia" w:hAnsiTheme="minorEastAsia" w:hint="eastAsia"/>
                <w:iCs/>
                <w:szCs w:val="21"/>
                <w:lang w:eastAsia="zh-CN"/>
              </w:rPr>
              <w:t>将申请信息</w:t>
            </w:r>
            <w:r>
              <w:rPr>
                <w:rFonts w:asciiTheme="minorEastAsia" w:hAnsiTheme="minorEastAsia" w:hint="eastAsia"/>
                <w:iCs/>
                <w:szCs w:val="21"/>
                <w:lang w:eastAsia="zh-CN"/>
              </w:rPr>
              <w:t>写入</w:t>
            </w:r>
            <w:r>
              <w:rPr>
                <w:rFonts w:asciiTheme="minorEastAsia" w:hAnsiTheme="minorEastAsia"/>
                <w:iCs/>
                <w:szCs w:val="21"/>
                <w:lang w:eastAsia="zh-CN"/>
              </w:rPr>
              <w:t>到呆滞品</w:t>
            </w:r>
            <w:r w:rsidR="000158BC">
              <w:rPr>
                <w:rFonts w:asciiTheme="minorEastAsia" w:hAnsiTheme="minorEastAsia" w:hint="eastAsia"/>
                <w:iCs/>
                <w:szCs w:val="21"/>
                <w:lang w:eastAsia="zh-CN"/>
              </w:rPr>
              <w:t>申请</w:t>
            </w:r>
            <w:r>
              <w:rPr>
                <w:rFonts w:asciiTheme="minorEastAsia" w:hAnsiTheme="minorEastAsia"/>
                <w:iCs/>
                <w:szCs w:val="21"/>
                <w:lang w:eastAsia="zh-CN"/>
              </w:rPr>
              <w:t>表；</w:t>
            </w:r>
          </w:p>
          <w:p w:rsidR="00F47725" w:rsidRPr="008F36A7" w:rsidRDefault="00F47725" w:rsidP="000158BC">
            <w:pPr>
              <w:overflowPunct w:val="0"/>
              <w:autoSpaceDE w:val="0"/>
              <w:autoSpaceDN w:val="0"/>
              <w:adjustRightInd w:val="0"/>
              <w:textAlignment w:val="baseline"/>
              <w:rPr>
                <w:rFonts w:asciiTheme="minorEastAsia" w:hAnsiTheme="minorEastAsia"/>
                <w:iCs/>
                <w:szCs w:val="21"/>
                <w:lang w:eastAsia="zh-CN"/>
              </w:rPr>
            </w:pPr>
            <w:r w:rsidRPr="00CA07C3">
              <w:rPr>
                <w:rFonts w:asciiTheme="minorEastAsia" w:hAnsiTheme="minorEastAsia" w:hint="eastAsia"/>
                <w:b/>
                <w:iCs/>
                <w:szCs w:val="21"/>
                <w:lang w:eastAsia="zh-CN"/>
              </w:rPr>
              <w:t>返回</w:t>
            </w:r>
            <w:r w:rsidRPr="00CA07C3">
              <w:rPr>
                <w:rFonts w:asciiTheme="minorEastAsia" w:hAnsiTheme="minorEastAsia"/>
                <w:b/>
                <w:iCs/>
                <w:szCs w:val="21"/>
                <w:lang w:eastAsia="zh-CN"/>
              </w:rPr>
              <w:t>：</w:t>
            </w:r>
            <w:r>
              <w:rPr>
                <w:rFonts w:asciiTheme="minorEastAsia" w:hAnsiTheme="minorEastAsia" w:hint="eastAsia"/>
                <w:iCs/>
                <w:szCs w:val="21"/>
                <w:lang w:eastAsia="zh-CN"/>
              </w:rPr>
              <w:t>返回呆滞</w:t>
            </w:r>
            <w:proofErr w:type="gramStart"/>
            <w:r>
              <w:rPr>
                <w:rFonts w:asciiTheme="minorEastAsia" w:hAnsiTheme="minorEastAsia" w:hint="eastAsia"/>
                <w:iCs/>
                <w:szCs w:val="21"/>
                <w:lang w:eastAsia="zh-CN"/>
              </w:rPr>
              <w:t>品</w:t>
            </w:r>
            <w:r w:rsidR="000158BC">
              <w:rPr>
                <w:rFonts w:asciiTheme="minorEastAsia" w:hAnsiTheme="minorEastAsia" w:hint="eastAsia"/>
                <w:iCs/>
                <w:szCs w:val="21"/>
                <w:lang w:eastAsia="zh-CN"/>
              </w:rPr>
              <w:t>发布</w:t>
            </w:r>
            <w:proofErr w:type="gramEnd"/>
            <w:r w:rsidR="000158BC">
              <w:rPr>
                <w:rFonts w:asciiTheme="minorEastAsia" w:hAnsiTheme="minorEastAsia" w:hint="eastAsia"/>
                <w:iCs/>
                <w:szCs w:val="21"/>
                <w:lang w:eastAsia="zh-CN"/>
              </w:rPr>
              <w:t>信息</w:t>
            </w:r>
            <w:r w:rsidR="000158BC">
              <w:rPr>
                <w:rFonts w:asciiTheme="minorEastAsia" w:hAnsiTheme="minorEastAsia"/>
                <w:iCs/>
                <w:szCs w:val="21"/>
                <w:lang w:eastAsia="zh-CN"/>
              </w:rPr>
              <w:t>查询</w:t>
            </w:r>
            <w:r>
              <w:rPr>
                <w:rFonts w:asciiTheme="minorEastAsia" w:hAnsiTheme="minorEastAsia"/>
                <w:iCs/>
                <w:szCs w:val="21"/>
                <w:lang w:eastAsia="zh-CN"/>
              </w:rPr>
              <w:t>主页面；</w:t>
            </w:r>
          </w:p>
        </w:tc>
        <w:tc>
          <w:tcPr>
            <w:tcW w:w="831" w:type="dxa"/>
          </w:tcPr>
          <w:p w:rsidR="00F47725" w:rsidRDefault="00F47725" w:rsidP="007D0E1F">
            <w:pPr>
              <w:overflowPunct w:val="0"/>
              <w:autoSpaceDE w:val="0"/>
              <w:autoSpaceDN w:val="0"/>
              <w:adjustRightInd w:val="0"/>
              <w:ind w:firstLine="402"/>
              <w:textAlignment w:val="baseline"/>
              <w:rPr>
                <w:rFonts w:asciiTheme="minorEastAsia" w:hAnsiTheme="minorEastAsia"/>
                <w:i/>
                <w:color w:val="0000FF"/>
                <w:szCs w:val="21"/>
                <w:lang w:eastAsia="zh-CN"/>
              </w:rPr>
            </w:pPr>
          </w:p>
        </w:tc>
      </w:tr>
    </w:tbl>
    <w:p w:rsidR="000C4894" w:rsidRPr="00F47725" w:rsidRDefault="000C4894" w:rsidP="00177812">
      <w:pPr>
        <w:jc w:val="center"/>
        <w:rPr>
          <w:rFonts w:ascii="宋体" w:hAnsi="宋体"/>
          <w:color w:val="000000"/>
          <w:sz w:val="21"/>
          <w:szCs w:val="21"/>
          <w:lang w:eastAsia="zh-CN"/>
        </w:rPr>
      </w:pPr>
    </w:p>
    <w:p w:rsidR="0094246C" w:rsidRDefault="0094246C" w:rsidP="0094246C">
      <w:pPr>
        <w:pStyle w:val="20"/>
      </w:pPr>
      <w:bookmarkStart w:id="65" w:name="_Toc457987617"/>
      <w:r>
        <w:t>4.</w:t>
      </w:r>
      <w:r w:rsidR="006E20EE">
        <w:t>5</w:t>
      </w:r>
      <w:r w:rsidR="00E532DE" w:rsidRPr="00E532DE">
        <w:rPr>
          <w:rFonts w:hint="eastAsia"/>
        </w:rPr>
        <w:t>呆滞品交易确认（DCS）</w:t>
      </w:r>
      <w:bookmarkEnd w:id="65"/>
    </w:p>
    <w:p w:rsidR="0094246C" w:rsidRPr="00413C16" w:rsidRDefault="0094246C" w:rsidP="00413C16">
      <w:pPr>
        <w:pStyle w:val="30"/>
        <w:rPr>
          <w:sz w:val="24"/>
        </w:rPr>
      </w:pPr>
      <w:bookmarkStart w:id="66" w:name="_Toc457987618"/>
      <w:r w:rsidRPr="00413C16">
        <w:rPr>
          <w:rFonts w:hint="eastAsia"/>
          <w:sz w:val="24"/>
        </w:rPr>
        <w:t>4.</w:t>
      </w:r>
      <w:r w:rsidR="006E20EE">
        <w:rPr>
          <w:sz w:val="24"/>
        </w:rPr>
        <w:t>5</w:t>
      </w:r>
      <w:r w:rsidRPr="00413C16">
        <w:rPr>
          <w:sz w:val="24"/>
        </w:rPr>
        <w:t>.1</w:t>
      </w:r>
      <w:r w:rsidRPr="00413C16">
        <w:rPr>
          <w:rFonts w:hint="eastAsia"/>
          <w:sz w:val="24"/>
        </w:rPr>
        <w:t>功能概述</w:t>
      </w:r>
      <w:bookmarkEnd w:id="66"/>
    </w:p>
    <w:p w:rsidR="0026110B" w:rsidRPr="000A17EC" w:rsidRDefault="0026110B" w:rsidP="006E20EE">
      <w:pPr>
        <w:spacing w:line="300" w:lineRule="auto"/>
        <w:ind w:firstLineChars="200" w:firstLine="420"/>
        <w:rPr>
          <w:rFonts w:asciiTheme="majorEastAsia" w:eastAsiaTheme="majorEastAsia" w:hAnsiTheme="majorEastAsia" w:cs="微软雅黑"/>
          <w:color w:val="000000"/>
          <w:sz w:val="21"/>
          <w:szCs w:val="21"/>
          <w:lang w:val="zh-CN" w:eastAsia="zh-CN"/>
        </w:rPr>
      </w:pPr>
      <w:r>
        <w:rPr>
          <w:rFonts w:asciiTheme="majorEastAsia" w:eastAsiaTheme="majorEastAsia" w:hAnsiTheme="majorEastAsia" w:cs="微软雅黑" w:hint="eastAsia"/>
          <w:color w:val="000000"/>
          <w:sz w:val="21"/>
          <w:szCs w:val="21"/>
          <w:lang w:val="zh-CN" w:eastAsia="zh-CN"/>
        </w:rPr>
        <w:t>1、</w:t>
      </w:r>
      <w:r w:rsidRPr="000A17EC">
        <w:rPr>
          <w:rFonts w:asciiTheme="majorEastAsia" w:eastAsiaTheme="majorEastAsia" w:hAnsiTheme="majorEastAsia" w:cs="微软雅黑" w:hint="eastAsia"/>
          <w:color w:val="000000"/>
          <w:sz w:val="21"/>
          <w:szCs w:val="21"/>
          <w:lang w:val="zh-CN" w:eastAsia="zh-CN"/>
        </w:rPr>
        <w:t>功能菜单路径：</w:t>
      </w:r>
      <w:r w:rsidRPr="0026110B">
        <w:rPr>
          <w:rFonts w:cs="Arial" w:hint="eastAsia"/>
          <w:color w:val="333333"/>
          <w:lang w:eastAsia="zh-CN"/>
        </w:rPr>
        <w:t>当前位置：配件管理</w:t>
      </w:r>
      <w:r w:rsidRPr="0026110B">
        <w:rPr>
          <w:rFonts w:cs="Arial" w:hint="eastAsia"/>
          <w:color w:val="333333"/>
          <w:lang w:eastAsia="zh-CN"/>
        </w:rPr>
        <w:t>&gt;</w:t>
      </w:r>
      <w:r w:rsidRPr="0026110B">
        <w:rPr>
          <w:rFonts w:cs="Arial" w:hint="eastAsia"/>
          <w:color w:val="333333"/>
          <w:lang w:eastAsia="zh-CN"/>
        </w:rPr>
        <w:t>呆滞品管理</w:t>
      </w:r>
      <w:r w:rsidRPr="0026110B">
        <w:rPr>
          <w:rFonts w:cs="Arial" w:hint="eastAsia"/>
          <w:color w:val="333333"/>
          <w:lang w:eastAsia="zh-CN"/>
        </w:rPr>
        <w:t>&gt;</w:t>
      </w:r>
      <w:r w:rsidRPr="0026110B">
        <w:rPr>
          <w:rFonts w:cs="Arial" w:hint="eastAsia"/>
          <w:color w:val="333333"/>
          <w:lang w:eastAsia="zh-CN"/>
        </w:rPr>
        <w:t>呆滞品交易确认</w:t>
      </w:r>
      <w:r>
        <w:rPr>
          <w:rFonts w:cs="Arial" w:hint="eastAsia"/>
          <w:color w:val="333333"/>
          <w:lang w:eastAsia="zh-CN"/>
        </w:rPr>
        <w:t>；</w:t>
      </w:r>
    </w:p>
    <w:p w:rsidR="0026110B" w:rsidRDefault="0026110B" w:rsidP="006E20EE">
      <w:pPr>
        <w:spacing w:line="300" w:lineRule="auto"/>
        <w:ind w:firstLineChars="200" w:firstLine="420"/>
        <w:rPr>
          <w:rFonts w:asciiTheme="majorEastAsia" w:eastAsiaTheme="majorEastAsia" w:hAnsiTheme="majorEastAsia" w:cs="微软雅黑"/>
          <w:color w:val="000000"/>
          <w:sz w:val="21"/>
          <w:szCs w:val="21"/>
          <w:lang w:val="zh-CN" w:eastAsia="zh-CN"/>
        </w:rPr>
      </w:pPr>
      <w:r>
        <w:rPr>
          <w:rFonts w:asciiTheme="majorEastAsia" w:eastAsiaTheme="majorEastAsia" w:hAnsiTheme="majorEastAsia" w:cs="微软雅黑" w:hint="eastAsia"/>
          <w:color w:val="000000"/>
          <w:sz w:val="21"/>
          <w:szCs w:val="21"/>
          <w:lang w:val="zh-CN" w:eastAsia="zh-CN"/>
        </w:rPr>
        <w:t>2、</w:t>
      </w:r>
      <w:r w:rsidRPr="009A0CC6">
        <w:rPr>
          <w:rFonts w:asciiTheme="majorEastAsia" w:eastAsiaTheme="majorEastAsia" w:hAnsiTheme="majorEastAsia" w:cs="微软雅黑" w:hint="eastAsia"/>
          <w:color w:val="000000"/>
          <w:sz w:val="21"/>
          <w:szCs w:val="21"/>
          <w:lang w:val="zh-CN" w:eastAsia="zh-CN"/>
        </w:rPr>
        <w:t>本功能主要功能为：</w:t>
      </w:r>
      <w:r>
        <w:rPr>
          <w:rFonts w:asciiTheme="majorEastAsia" w:eastAsiaTheme="majorEastAsia" w:hAnsiTheme="majorEastAsia" w:cs="微软雅黑" w:hint="eastAsia"/>
          <w:color w:val="000000"/>
          <w:sz w:val="21"/>
          <w:szCs w:val="21"/>
          <w:lang w:val="zh-CN" w:eastAsia="zh-CN"/>
        </w:rPr>
        <w:t>调出</w:t>
      </w:r>
      <w:r>
        <w:rPr>
          <w:rFonts w:asciiTheme="majorEastAsia" w:eastAsiaTheme="majorEastAsia" w:hAnsiTheme="majorEastAsia" w:cs="微软雅黑"/>
          <w:color w:val="000000"/>
          <w:sz w:val="21"/>
          <w:szCs w:val="21"/>
          <w:lang w:val="zh-CN" w:eastAsia="zh-CN"/>
        </w:rPr>
        <w:t>经销商查看</w:t>
      </w:r>
      <w:r>
        <w:rPr>
          <w:rFonts w:asciiTheme="majorEastAsia" w:eastAsiaTheme="majorEastAsia" w:hAnsiTheme="majorEastAsia" w:cs="微软雅黑" w:hint="eastAsia"/>
          <w:color w:val="000000"/>
          <w:sz w:val="21"/>
          <w:szCs w:val="21"/>
          <w:lang w:val="zh-CN" w:eastAsia="zh-CN"/>
        </w:rPr>
        <w:t>并确认</w:t>
      </w:r>
      <w:r>
        <w:rPr>
          <w:rFonts w:asciiTheme="majorEastAsia" w:eastAsiaTheme="majorEastAsia" w:hAnsiTheme="majorEastAsia" w:cs="微软雅黑"/>
          <w:color w:val="000000"/>
          <w:sz w:val="21"/>
          <w:szCs w:val="21"/>
          <w:lang w:val="zh-CN" w:eastAsia="zh-CN"/>
        </w:rPr>
        <w:t>呆滞品</w:t>
      </w:r>
      <w:r>
        <w:rPr>
          <w:rFonts w:asciiTheme="majorEastAsia" w:eastAsiaTheme="majorEastAsia" w:hAnsiTheme="majorEastAsia" w:cs="微软雅黑" w:hint="eastAsia"/>
          <w:color w:val="000000"/>
          <w:sz w:val="21"/>
          <w:szCs w:val="21"/>
          <w:lang w:val="zh-CN" w:eastAsia="zh-CN"/>
        </w:rPr>
        <w:t>的调拨</w:t>
      </w:r>
      <w:r>
        <w:rPr>
          <w:rFonts w:asciiTheme="majorEastAsia" w:eastAsiaTheme="majorEastAsia" w:hAnsiTheme="majorEastAsia" w:cs="微软雅黑"/>
          <w:color w:val="000000"/>
          <w:sz w:val="21"/>
          <w:szCs w:val="21"/>
          <w:lang w:val="zh-CN" w:eastAsia="zh-CN"/>
        </w:rPr>
        <w:t>申请</w:t>
      </w:r>
      <w:r>
        <w:rPr>
          <w:rFonts w:asciiTheme="majorEastAsia" w:eastAsiaTheme="majorEastAsia" w:hAnsiTheme="majorEastAsia" w:cs="微软雅黑" w:hint="eastAsia"/>
          <w:color w:val="000000"/>
          <w:sz w:val="21"/>
          <w:szCs w:val="21"/>
          <w:lang w:val="zh-CN" w:eastAsia="zh-CN"/>
        </w:rPr>
        <w:t>信息；</w:t>
      </w:r>
    </w:p>
    <w:p w:rsidR="0094246C" w:rsidRPr="00413C16" w:rsidRDefault="0094246C" w:rsidP="00413C16">
      <w:pPr>
        <w:pStyle w:val="30"/>
        <w:rPr>
          <w:sz w:val="24"/>
        </w:rPr>
      </w:pPr>
      <w:bookmarkStart w:id="67" w:name="_Toc457987619"/>
      <w:r w:rsidRPr="00413C16">
        <w:rPr>
          <w:rFonts w:hint="eastAsia"/>
          <w:sz w:val="24"/>
        </w:rPr>
        <w:t>4.</w:t>
      </w:r>
      <w:r w:rsidR="006E20EE">
        <w:rPr>
          <w:sz w:val="24"/>
        </w:rPr>
        <w:t>5</w:t>
      </w:r>
      <w:r w:rsidRPr="00413C16">
        <w:rPr>
          <w:rFonts w:hint="eastAsia"/>
          <w:sz w:val="24"/>
        </w:rPr>
        <w:t>.</w:t>
      </w:r>
      <w:r w:rsidRPr="00413C16">
        <w:rPr>
          <w:sz w:val="24"/>
        </w:rPr>
        <w:t>2涉及业务对象</w:t>
      </w:r>
      <w:bookmarkEnd w:id="67"/>
    </w:p>
    <w:p w:rsidR="00526097" w:rsidRPr="00F96985" w:rsidRDefault="00526097" w:rsidP="00526097">
      <w:pPr>
        <w:spacing w:line="300" w:lineRule="auto"/>
        <w:ind w:firstLineChars="200" w:firstLine="420"/>
        <w:rPr>
          <w:rFonts w:asciiTheme="majorEastAsia" w:eastAsiaTheme="majorEastAsia" w:hAnsiTheme="majorEastAsia" w:cs="微软雅黑"/>
          <w:sz w:val="21"/>
          <w:szCs w:val="21"/>
          <w:lang w:val="zh-CN" w:eastAsia="zh-CN"/>
        </w:rPr>
      </w:pPr>
      <w:r w:rsidRPr="00F96985">
        <w:rPr>
          <w:rFonts w:asciiTheme="majorEastAsia" w:eastAsiaTheme="majorEastAsia" w:hAnsiTheme="majorEastAsia" w:cs="微软雅黑" w:hint="eastAsia"/>
          <w:sz w:val="21"/>
          <w:szCs w:val="21"/>
          <w:lang w:val="zh-CN" w:eastAsia="zh-CN"/>
        </w:rPr>
        <w:t>《</w:t>
      </w:r>
      <w:r w:rsidR="00BC1DF1">
        <w:rPr>
          <w:rFonts w:asciiTheme="majorEastAsia" w:eastAsiaTheme="majorEastAsia" w:hAnsiTheme="majorEastAsia" w:cs="微软雅黑" w:hint="eastAsia"/>
          <w:sz w:val="21"/>
          <w:szCs w:val="21"/>
          <w:lang w:val="zh-CN" w:eastAsia="zh-CN"/>
        </w:rPr>
        <w:t>调拨申请</w:t>
      </w:r>
      <w:r w:rsidR="00BC1DF1">
        <w:rPr>
          <w:rFonts w:asciiTheme="majorEastAsia" w:eastAsiaTheme="majorEastAsia" w:hAnsiTheme="majorEastAsia" w:cs="微软雅黑"/>
          <w:sz w:val="21"/>
          <w:szCs w:val="21"/>
          <w:lang w:val="zh-CN" w:eastAsia="zh-CN"/>
        </w:rPr>
        <w:t>表</w:t>
      </w:r>
      <w:r w:rsidRPr="00F96985">
        <w:rPr>
          <w:rFonts w:asciiTheme="majorEastAsia" w:eastAsiaTheme="majorEastAsia" w:hAnsiTheme="majorEastAsia" w:cs="微软雅黑" w:hint="eastAsia"/>
          <w:sz w:val="21"/>
          <w:szCs w:val="21"/>
          <w:lang w:val="zh-CN" w:eastAsia="zh-CN"/>
        </w:rPr>
        <w:t>》</w:t>
      </w:r>
    </w:p>
    <w:p w:rsidR="0094246C" w:rsidRDefault="0094246C" w:rsidP="00413C16">
      <w:pPr>
        <w:pStyle w:val="30"/>
        <w:rPr>
          <w:sz w:val="24"/>
        </w:rPr>
      </w:pPr>
      <w:bookmarkStart w:id="68" w:name="_Toc457987620"/>
      <w:r w:rsidRPr="00413C16">
        <w:rPr>
          <w:rFonts w:hint="eastAsia"/>
          <w:sz w:val="24"/>
        </w:rPr>
        <w:t>4.</w:t>
      </w:r>
      <w:r w:rsidR="006E20EE">
        <w:rPr>
          <w:sz w:val="24"/>
        </w:rPr>
        <w:t>5</w:t>
      </w:r>
      <w:r w:rsidRPr="00413C16">
        <w:rPr>
          <w:sz w:val="24"/>
        </w:rPr>
        <w:t>.3业务规则与逻辑说明</w:t>
      </w:r>
      <w:bookmarkEnd w:id="68"/>
    </w:p>
    <w:p w:rsidR="00025E07" w:rsidRDefault="00025E07" w:rsidP="00025E07">
      <w:pPr>
        <w:spacing w:line="300" w:lineRule="auto"/>
        <w:ind w:left="420"/>
        <w:rPr>
          <w:rFonts w:ascii="宋体" w:hAnsi="宋体"/>
          <w:color w:val="000000"/>
          <w:sz w:val="21"/>
          <w:szCs w:val="21"/>
          <w:lang w:eastAsia="zh-CN"/>
        </w:rPr>
      </w:pPr>
      <w:r>
        <w:rPr>
          <w:rFonts w:ascii="宋体" w:hAnsi="宋体" w:hint="eastAsia"/>
          <w:color w:val="000000"/>
          <w:sz w:val="21"/>
          <w:szCs w:val="21"/>
          <w:lang w:eastAsia="zh-CN"/>
        </w:rPr>
        <w:t>1、调出</w:t>
      </w:r>
      <w:r>
        <w:rPr>
          <w:rFonts w:ascii="宋体" w:hAnsi="宋体"/>
          <w:color w:val="000000"/>
          <w:sz w:val="21"/>
          <w:szCs w:val="21"/>
          <w:lang w:eastAsia="zh-CN"/>
        </w:rPr>
        <w:t>经销商</w:t>
      </w:r>
      <w:r>
        <w:rPr>
          <w:rFonts w:ascii="宋体" w:hAnsi="宋体" w:hint="eastAsia"/>
          <w:color w:val="000000"/>
          <w:sz w:val="21"/>
          <w:szCs w:val="21"/>
          <w:lang w:eastAsia="zh-CN"/>
        </w:rPr>
        <w:t>确认</w:t>
      </w:r>
      <w:r>
        <w:rPr>
          <w:rFonts w:ascii="宋体" w:hAnsi="宋体"/>
          <w:color w:val="000000"/>
          <w:sz w:val="21"/>
          <w:szCs w:val="21"/>
          <w:lang w:eastAsia="zh-CN"/>
        </w:rPr>
        <w:t>调拨申请后，</w:t>
      </w:r>
      <w:r>
        <w:rPr>
          <w:rFonts w:ascii="宋体" w:hAnsi="宋体" w:hint="eastAsia"/>
          <w:color w:val="000000"/>
          <w:sz w:val="21"/>
          <w:szCs w:val="21"/>
          <w:lang w:eastAsia="zh-CN"/>
        </w:rPr>
        <w:t>系统</w:t>
      </w:r>
      <w:r>
        <w:rPr>
          <w:rFonts w:ascii="宋体" w:hAnsi="宋体"/>
          <w:color w:val="000000"/>
          <w:sz w:val="21"/>
          <w:szCs w:val="21"/>
          <w:lang w:eastAsia="zh-CN"/>
        </w:rPr>
        <w:t>自动</w:t>
      </w:r>
      <w:r>
        <w:rPr>
          <w:rFonts w:ascii="宋体" w:hAnsi="宋体" w:hint="eastAsia"/>
          <w:color w:val="000000"/>
          <w:sz w:val="21"/>
          <w:szCs w:val="21"/>
          <w:lang w:eastAsia="zh-CN"/>
        </w:rPr>
        <w:t>更新调出</w:t>
      </w:r>
      <w:r>
        <w:rPr>
          <w:rFonts w:ascii="宋体" w:hAnsi="宋体"/>
          <w:color w:val="000000"/>
          <w:sz w:val="21"/>
          <w:szCs w:val="21"/>
          <w:lang w:eastAsia="zh-CN"/>
        </w:rPr>
        <w:t>经销商在</w:t>
      </w:r>
      <w:r>
        <w:rPr>
          <w:rFonts w:ascii="宋体" w:hAnsi="宋体" w:hint="eastAsia"/>
          <w:color w:val="000000"/>
          <w:sz w:val="21"/>
          <w:szCs w:val="21"/>
          <w:lang w:eastAsia="zh-CN"/>
        </w:rPr>
        <w:t>呆滞品</w:t>
      </w:r>
      <w:r>
        <w:rPr>
          <w:rFonts w:ascii="宋体" w:hAnsi="宋体"/>
          <w:color w:val="000000"/>
          <w:sz w:val="21"/>
          <w:szCs w:val="21"/>
          <w:lang w:eastAsia="zh-CN"/>
        </w:rPr>
        <w:t>交易平台</w:t>
      </w:r>
      <w:r>
        <w:rPr>
          <w:rFonts w:ascii="宋体" w:hAnsi="宋体" w:hint="eastAsia"/>
          <w:color w:val="000000"/>
          <w:sz w:val="21"/>
          <w:szCs w:val="21"/>
          <w:lang w:eastAsia="zh-CN"/>
        </w:rPr>
        <w:t>发布</w:t>
      </w:r>
      <w:r>
        <w:rPr>
          <w:rFonts w:ascii="宋体" w:hAnsi="宋体"/>
          <w:color w:val="000000"/>
          <w:sz w:val="21"/>
          <w:szCs w:val="21"/>
          <w:lang w:eastAsia="zh-CN"/>
        </w:rPr>
        <w:t>的呆滞品数量</w:t>
      </w:r>
      <w:r w:rsidR="00541713">
        <w:rPr>
          <w:rFonts w:ascii="宋体" w:hAnsi="宋体" w:hint="eastAsia"/>
          <w:color w:val="000000"/>
          <w:sz w:val="21"/>
          <w:szCs w:val="21"/>
          <w:lang w:eastAsia="zh-CN"/>
        </w:rPr>
        <w:t>，自动生成调出经销商配件调拨出库单并将调拨出库单下发到调出经销商</w:t>
      </w:r>
    </w:p>
    <w:p w:rsidR="00025E07" w:rsidRPr="002A2452" w:rsidRDefault="00025E07" w:rsidP="00025E07">
      <w:pPr>
        <w:spacing w:line="300" w:lineRule="auto"/>
        <w:ind w:left="420"/>
        <w:rPr>
          <w:rFonts w:ascii="宋体" w:hAnsi="宋体"/>
          <w:color w:val="000000"/>
          <w:sz w:val="21"/>
          <w:szCs w:val="21"/>
          <w:lang w:eastAsia="zh-CN"/>
        </w:rPr>
      </w:pPr>
      <w:r>
        <w:rPr>
          <w:rFonts w:ascii="宋体" w:hAnsi="宋体"/>
          <w:color w:val="000000"/>
          <w:sz w:val="21"/>
          <w:szCs w:val="21"/>
          <w:lang w:eastAsia="zh-CN"/>
        </w:rPr>
        <w:t>2</w:t>
      </w:r>
      <w:r>
        <w:rPr>
          <w:rFonts w:ascii="宋体" w:hAnsi="宋体" w:hint="eastAsia"/>
          <w:color w:val="000000"/>
          <w:sz w:val="21"/>
          <w:szCs w:val="21"/>
          <w:lang w:eastAsia="zh-CN"/>
        </w:rPr>
        <w:t>、调出</w:t>
      </w:r>
      <w:r>
        <w:rPr>
          <w:rFonts w:ascii="宋体" w:hAnsi="宋体"/>
          <w:color w:val="000000"/>
          <w:sz w:val="21"/>
          <w:szCs w:val="21"/>
          <w:lang w:eastAsia="zh-CN"/>
        </w:rPr>
        <w:t>经销商</w:t>
      </w:r>
      <w:r>
        <w:rPr>
          <w:rFonts w:ascii="宋体" w:hAnsi="宋体" w:hint="eastAsia"/>
          <w:color w:val="000000"/>
          <w:sz w:val="21"/>
          <w:szCs w:val="21"/>
          <w:lang w:eastAsia="zh-CN"/>
        </w:rPr>
        <w:t>驳回</w:t>
      </w:r>
      <w:r w:rsidR="00111F5B">
        <w:rPr>
          <w:rFonts w:ascii="宋体" w:hAnsi="宋体"/>
          <w:color w:val="000000"/>
          <w:sz w:val="21"/>
          <w:szCs w:val="21"/>
          <w:lang w:eastAsia="zh-CN"/>
        </w:rPr>
        <w:t>调拨</w:t>
      </w:r>
      <w:r>
        <w:rPr>
          <w:rFonts w:ascii="宋体" w:hAnsi="宋体"/>
          <w:color w:val="000000"/>
          <w:sz w:val="21"/>
          <w:szCs w:val="21"/>
          <w:lang w:eastAsia="zh-CN"/>
        </w:rPr>
        <w:t>申请后，</w:t>
      </w:r>
      <w:r w:rsidR="00111F5B">
        <w:rPr>
          <w:rFonts w:ascii="宋体" w:hAnsi="宋体" w:hint="eastAsia"/>
          <w:color w:val="000000"/>
          <w:sz w:val="21"/>
          <w:szCs w:val="21"/>
          <w:lang w:eastAsia="zh-CN"/>
        </w:rPr>
        <w:t>申请</w:t>
      </w:r>
      <w:r w:rsidR="00111F5B">
        <w:rPr>
          <w:rFonts w:ascii="宋体" w:hAnsi="宋体"/>
          <w:color w:val="000000"/>
          <w:sz w:val="21"/>
          <w:szCs w:val="21"/>
          <w:lang w:eastAsia="zh-CN"/>
        </w:rPr>
        <w:t>经销商可</w:t>
      </w:r>
      <w:r w:rsidR="00111F5B">
        <w:rPr>
          <w:rFonts w:ascii="宋体" w:hAnsi="宋体" w:hint="eastAsia"/>
          <w:color w:val="000000"/>
          <w:sz w:val="21"/>
          <w:szCs w:val="21"/>
          <w:lang w:eastAsia="zh-CN"/>
        </w:rPr>
        <w:t>通过呆滞品</w:t>
      </w:r>
      <w:r w:rsidR="00111F5B">
        <w:rPr>
          <w:rFonts w:ascii="宋体" w:hAnsi="宋体"/>
          <w:color w:val="000000"/>
          <w:sz w:val="21"/>
          <w:szCs w:val="21"/>
          <w:lang w:eastAsia="zh-CN"/>
        </w:rPr>
        <w:t>交易历史查询</w:t>
      </w:r>
      <w:r w:rsidR="00111F5B">
        <w:rPr>
          <w:rFonts w:ascii="宋体" w:hAnsi="宋体" w:hint="eastAsia"/>
          <w:color w:val="000000"/>
          <w:sz w:val="21"/>
          <w:szCs w:val="21"/>
          <w:lang w:eastAsia="zh-CN"/>
        </w:rPr>
        <w:t>功能</w:t>
      </w:r>
      <w:r w:rsidR="00111F5B">
        <w:rPr>
          <w:rFonts w:ascii="宋体" w:hAnsi="宋体"/>
          <w:color w:val="000000"/>
          <w:sz w:val="21"/>
          <w:szCs w:val="21"/>
          <w:lang w:eastAsia="zh-CN"/>
        </w:rPr>
        <w:t>进行查看</w:t>
      </w:r>
      <w:r>
        <w:rPr>
          <w:rFonts w:ascii="宋体" w:hAnsi="宋体"/>
          <w:color w:val="000000"/>
          <w:sz w:val="21"/>
          <w:szCs w:val="21"/>
          <w:lang w:eastAsia="zh-CN"/>
        </w:rPr>
        <w:t>；</w:t>
      </w:r>
    </w:p>
    <w:p w:rsidR="0094246C" w:rsidRPr="00413C16" w:rsidRDefault="0094246C" w:rsidP="00413C16">
      <w:pPr>
        <w:pStyle w:val="30"/>
        <w:rPr>
          <w:sz w:val="24"/>
        </w:rPr>
      </w:pPr>
      <w:bookmarkStart w:id="69" w:name="_Toc457987621"/>
      <w:r w:rsidRPr="00413C16">
        <w:rPr>
          <w:rFonts w:hint="eastAsia"/>
          <w:sz w:val="24"/>
        </w:rPr>
        <w:t>4.</w:t>
      </w:r>
      <w:r w:rsidR="006E20EE">
        <w:rPr>
          <w:sz w:val="24"/>
        </w:rPr>
        <w:t>5</w:t>
      </w:r>
      <w:r w:rsidRPr="00413C16">
        <w:rPr>
          <w:sz w:val="24"/>
        </w:rPr>
        <w:t>.4</w:t>
      </w:r>
      <w:r w:rsidRPr="00413C16">
        <w:rPr>
          <w:rFonts w:hint="eastAsia"/>
          <w:sz w:val="24"/>
        </w:rPr>
        <w:t>主要页面逻辑说明</w:t>
      </w:r>
      <w:bookmarkEnd w:id="69"/>
    </w:p>
    <w:p w:rsidR="00526097" w:rsidRPr="009C64A2" w:rsidRDefault="00526097" w:rsidP="00526097">
      <w:pPr>
        <w:ind w:firstLineChars="150" w:firstLine="315"/>
        <w:rPr>
          <w:rFonts w:ascii="宋体" w:hAnsi="宋体"/>
          <w:color w:val="000000"/>
          <w:sz w:val="21"/>
          <w:szCs w:val="21"/>
          <w:lang w:eastAsia="zh-CN"/>
        </w:rPr>
      </w:pPr>
      <w:r w:rsidRPr="009C64A2">
        <w:rPr>
          <w:rFonts w:ascii="宋体" w:hAnsi="宋体" w:hint="eastAsia"/>
          <w:color w:val="000000"/>
          <w:sz w:val="21"/>
          <w:szCs w:val="21"/>
          <w:lang w:eastAsia="zh-CN"/>
        </w:rPr>
        <w:lastRenderedPageBreak/>
        <w:t>（1</w:t>
      </w:r>
      <w:r w:rsidRPr="009C64A2">
        <w:rPr>
          <w:rFonts w:ascii="宋体" w:hAnsi="宋体"/>
          <w:color w:val="000000"/>
          <w:sz w:val="21"/>
          <w:szCs w:val="21"/>
          <w:lang w:eastAsia="zh-CN"/>
        </w:rPr>
        <w:t>）</w:t>
      </w:r>
      <w:r w:rsidR="007D0E1F">
        <w:rPr>
          <w:rFonts w:cs="Arial" w:hint="eastAsia"/>
          <w:color w:val="333333"/>
          <w:lang w:eastAsia="zh-CN"/>
        </w:rPr>
        <w:t>当前位置：配件管理</w:t>
      </w:r>
      <w:r w:rsidR="007D0E1F">
        <w:rPr>
          <w:rFonts w:cs="Arial" w:hint="eastAsia"/>
          <w:color w:val="333333"/>
          <w:lang w:eastAsia="zh-CN"/>
        </w:rPr>
        <w:t> &gt; </w:t>
      </w:r>
      <w:r w:rsidR="007D0E1F">
        <w:rPr>
          <w:rFonts w:cs="Arial" w:hint="eastAsia"/>
          <w:color w:val="333333"/>
          <w:lang w:eastAsia="zh-CN"/>
        </w:rPr>
        <w:t>呆滞品管理</w:t>
      </w:r>
      <w:r w:rsidR="007D0E1F">
        <w:rPr>
          <w:rFonts w:cs="Arial" w:hint="eastAsia"/>
          <w:color w:val="333333"/>
          <w:lang w:eastAsia="zh-CN"/>
        </w:rPr>
        <w:t> &gt; </w:t>
      </w:r>
      <w:r w:rsidR="007D0E1F">
        <w:rPr>
          <w:rFonts w:cs="Arial" w:hint="eastAsia"/>
          <w:color w:val="333333"/>
          <w:lang w:eastAsia="zh-CN"/>
        </w:rPr>
        <w:t>呆滞品交易确认；</w:t>
      </w:r>
    </w:p>
    <w:p w:rsidR="00526097" w:rsidRPr="009C64A2" w:rsidRDefault="00526097" w:rsidP="00526097">
      <w:pPr>
        <w:ind w:firstLineChars="150" w:firstLine="315"/>
        <w:rPr>
          <w:rFonts w:ascii="宋体" w:hAnsi="宋体"/>
          <w:color w:val="000000"/>
          <w:sz w:val="21"/>
          <w:szCs w:val="21"/>
          <w:lang w:eastAsia="zh-CN"/>
        </w:rPr>
      </w:pPr>
      <w:r w:rsidRPr="009C64A2">
        <w:rPr>
          <w:rFonts w:ascii="宋体" w:hAnsi="宋体" w:hint="eastAsia"/>
          <w:color w:val="000000"/>
          <w:sz w:val="21"/>
          <w:szCs w:val="21"/>
          <w:lang w:eastAsia="zh-CN"/>
        </w:rPr>
        <w:t>（2</w:t>
      </w:r>
      <w:r w:rsidRPr="009C64A2">
        <w:rPr>
          <w:rFonts w:ascii="宋体" w:hAnsi="宋体"/>
          <w:color w:val="000000"/>
          <w:sz w:val="21"/>
          <w:szCs w:val="21"/>
          <w:lang w:eastAsia="zh-CN"/>
        </w:rPr>
        <w:t>）</w:t>
      </w:r>
      <w:r w:rsidRPr="009C64A2">
        <w:rPr>
          <w:rFonts w:ascii="宋体" w:hAnsi="宋体" w:hint="eastAsia"/>
          <w:color w:val="000000"/>
          <w:sz w:val="21"/>
          <w:szCs w:val="21"/>
          <w:lang w:eastAsia="zh-CN"/>
        </w:rPr>
        <w:t>使用</w:t>
      </w:r>
      <w:r w:rsidRPr="009C64A2">
        <w:rPr>
          <w:rFonts w:ascii="宋体" w:hAnsi="宋体"/>
          <w:color w:val="000000"/>
          <w:sz w:val="21"/>
          <w:szCs w:val="21"/>
          <w:lang w:eastAsia="zh-CN"/>
        </w:rPr>
        <w:t>角色：</w:t>
      </w:r>
      <w:r w:rsidR="007D0E1F">
        <w:rPr>
          <w:rFonts w:ascii="宋体" w:hAnsi="宋体" w:hint="eastAsia"/>
          <w:color w:val="000000"/>
          <w:sz w:val="21"/>
          <w:szCs w:val="21"/>
          <w:lang w:eastAsia="zh-CN"/>
        </w:rPr>
        <w:t>经销商；</w:t>
      </w:r>
    </w:p>
    <w:p w:rsidR="00526097" w:rsidRDefault="00526097" w:rsidP="00526097">
      <w:pPr>
        <w:ind w:firstLineChars="150" w:firstLine="315"/>
        <w:rPr>
          <w:rFonts w:ascii="宋体" w:hAnsi="宋体"/>
          <w:color w:val="000000"/>
          <w:sz w:val="21"/>
          <w:szCs w:val="21"/>
          <w:lang w:eastAsia="zh-CN"/>
        </w:rPr>
      </w:pPr>
      <w:r w:rsidRPr="009C64A2">
        <w:rPr>
          <w:rFonts w:ascii="宋体" w:hAnsi="宋体" w:hint="eastAsia"/>
          <w:color w:val="000000"/>
          <w:sz w:val="21"/>
          <w:szCs w:val="21"/>
          <w:lang w:eastAsia="zh-CN"/>
        </w:rPr>
        <w:t>（3</w:t>
      </w:r>
      <w:r w:rsidRPr="009C64A2">
        <w:rPr>
          <w:rFonts w:ascii="宋体" w:hAnsi="宋体"/>
          <w:color w:val="000000"/>
          <w:sz w:val="21"/>
          <w:szCs w:val="21"/>
          <w:lang w:eastAsia="zh-CN"/>
        </w:rPr>
        <w:t>）</w:t>
      </w:r>
      <w:r w:rsidRPr="009C64A2">
        <w:rPr>
          <w:rFonts w:ascii="宋体" w:hAnsi="宋体" w:hint="eastAsia"/>
          <w:color w:val="000000"/>
          <w:sz w:val="21"/>
          <w:szCs w:val="21"/>
          <w:lang w:eastAsia="zh-CN"/>
        </w:rPr>
        <w:t>登录</w:t>
      </w:r>
      <w:r w:rsidR="007D0E1F">
        <w:rPr>
          <w:rFonts w:ascii="宋体" w:hAnsi="宋体" w:hint="eastAsia"/>
          <w:color w:val="000000"/>
          <w:sz w:val="21"/>
          <w:szCs w:val="21"/>
          <w:lang w:eastAsia="zh-CN"/>
        </w:rPr>
        <w:t>DC</w:t>
      </w:r>
      <w:r>
        <w:rPr>
          <w:rFonts w:ascii="宋体" w:hAnsi="宋体" w:hint="eastAsia"/>
          <w:color w:val="000000"/>
          <w:sz w:val="21"/>
          <w:szCs w:val="21"/>
          <w:lang w:eastAsia="zh-CN"/>
        </w:rPr>
        <w:t>S</w:t>
      </w:r>
      <w:r w:rsidRPr="009C64A2">
        <w:rPr>
          <w:rFonts w:ascii="宋体" w:hAnsi="宋体" w:hint="eastAsia"/>
          <w:color w:val="000000"/>
          <w:sz w:val="21"/>
          <w:szCs w:val="21"/>
          <w:lang w:eastAsia="zh-CN"/>
        </w:rPr>
        <w:t>系统</w:t>
      </w:r>
      <w:r w:rsidRPr="009C64A2">
        <w:rPr>
          <w:rFonts w:ascii="宋体" w:hAnsi="宋体"/>
          <w:color w:val="000000"/>
          <w:sz w:val="21"/>
          <w:szCs w:val="21"/>
          <w:lang w:eastAsia="zh-CN"/>
        </w:rPr>
        <w:t>，</w:t>
      </w:r>
      <w:r w:rsidR="007D0E1F" w:rsidRPr="007D0E1F">
        <w:rPr>
          <w:rFonts w:ascii="宋体" w:hAnsi="宋体" w:hint="eastAsia"/>
          <w:color w:val="000000"/>
          <w:sz w:val="21"/>
          <w:szCs w:val="21"/>
          <w:lang w:eastAsia="zh-CN"/>
        </w:rPr>
        <w:t>当前位置：配件管理 &gt; 呆滞品管理 &gt; 呆滞品交易确认</w:t>
      </w:r>
      <w:r w:rsidRPr="009C64A2">
        <w:rPr>
          <w:rFonts w:ascii="宋体" w:hAnsi="宋体" w:hint="eastAsia"/>
          <w:color w:val="000000"/>
          <w:sz w:val="21"/>
          <w:szCs w:val="21"/>
          <w:lang w:eastAsia="zh-CN"/>
        </w:rPr>
        <w:t>，</w:t>
      </w:r>
      <w:r w:rsidRPr="009C64A2">
        <w:rPr>
          <w:rFonts w:ascii="宋体" w:hAnsi="宋体"/>
          <w:color w:val="000000"/>
          <w:sz w:val="21"/>
          <w:szCs w:val="21"/>
          <w:lang w:eastAsia="zh-CN"/>
        </w:rPr>
        <w:t>进入</w:t>
      </w:r>
      <w:r w:rsidR="007D0E1F" w:rsidRPr="007D0E1F">
        <w:rPr>
          <w:rFonts w:ascii="宋体" w:hAnsi="宋体" w:hint="eastAsia"/>
          <w:color w:val="000000"/>
          <w:sz w:val="21"/>
          <w:szCs w:val="21"/>
          <w:lang w:eastAsia="zh-CN"/>
        </w:rPr>
        <w:t>呆滞品交易确认</w:t>
      </w:r>
      <w:r w:rsidRPr="009C64A2">
        <w:rPr>
          <w:rFonts w:ascii="宋体" w:hAnsi="宋体"/>
          <w:color w:val="000000"/>
          <w:sz w:val="21"/>
          <w:szCs w:val="21"/>
          <w:lang w:eastAsia="zh-CN"/>
        </w:rPr>
        <w:t>主页面，</w:t>
      </w:r>
      <w:r w:rsidRPr="009C64A2">
        <w:rPr>
          <w:rFonts w:ascii="宋体" w:hAnsi="宋体" w:hint="eastAsia"/>
          <w:color w:val="000000"/>
          <w:sz w:val="21"/>
          <w:szCs w:val="21"/>
          <w:lang w:eastAsia="zh-CN"/>
        </w:rPr>
        <w:t>如图4.</w:t>
      </w:r>
      <w:r w:rsidR="006E20EE">
        <w:rPr>
          <w:rFonts w:ascii="宋体" w:hAnsi="宋体"/>
          <w:color w:val="000000"/>
          <w:sz w:val="21"/>
          <w:szCs w:val="21"/>
          <w:lang w:eastAsia="zh-CN"/>
        </w:rPr>
        <w:t>5</w:t>
      </w:r>
      <w:r w:rsidRPr="009C64A2">
        <w:rPr>
          <w:rFonts w:ascii="宋体" w:hAnsi="宋体" w:hint="eastAsia"/>
          <w:color w:val="000000"/>
          <w:sz w:val="21"/>
          <w:szCs w:val="21"/>
          <w:lang w:eastAsia="zh-CN"/>
        </w:rPr>
        <w:t>.4</w:t>
      </w:r>
      <w:r w:rsidRPr="009C64A2">
        <w:rPr>
          <w:rFonts w:ascii="宋体" w:hAnsi="宋体"/>
          <w:color w:val="000000"/>
          <w:sz w:val="21"/>
          <w:szCs w:val="21"/>
          <w:lang w:eastAsia="zh-CN"/>
        </w:rPr>
        <w:t>-1</w:t>
      </w:r>
      <w:r w:rsidRPr="009C64A2">
        <w:rPr>
          <w:rFonts w:ascii="宋体" w:hAnsi="宋体" w:hint="eastAsia"/>
          <w:color w:val="000000"/>
          <w:sz w:val="21"/>
          <w:szCs w:val="21"/>
          <w:lang w:eastAsia="zh-CN"/>
        </w:rPr>
        <w:t>所示</w:t>
      </w:r>
      <w:r w:rsidRPr="009C64A2">
        <w:rPr>
          <w:rFonts w:ascii="宋体" w:hAnsi="宋体"/>
          <w:color w:val="000000"/>
          <w:sz w:val="21"/>
          <w:szCs w:val="21"/>
          <w:lang w:eastAsia="zh-CN"/>
        </w:rPr>
        <w:t>：</w:t>
      </w:r>
    </w:p>
    <w:p w:rsidR="00526097" w:rsidRPr="00880F5B" w:rsidRDefault="00327B17" w:rsidP="00526097">
      <w:pPr>
        <w:spacing w:line="300" w:lineRule="auto"/>
        <w:rPr>
          <w:noProof/>
          <w:lang w:eastAsia="zh-CN"/>
        </w:rPr>
      </w:pPr>
      <w:r>
        <w:rPr>
          <w:noProof/>
          <w:lang w:eastAsia="zh-CN"/>
        </w:rPr>
        <w:drawing>
          <wp:inline distT="0" distB="0" distL="0" distR="0">
            <wp:extent cx="5486400" cy="2634615"/>
            <wp:effectExtent l="19050" t="1905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634615"/>
                    </a:xfrm>
                    <a:prstGeom prst="rect">
                      <a:avLst/>
                    </a:prstGeom>
                    <a:ln>
                      <a:solidFill>
                        <a:schemeClr val="accent1"/>
                      </a:solidFill>
                    </a:ln>
                  </pic:spPr>
                </pic:pic>
              </a:graphicData>
            </a:graphic>
          </wp:inline>
        </w:drawing>
      </w:r>
    </w:p>
    <w:p w:rsidR="00526097" w:rsidRDefault="00526097" w:rsidP="00526097">
      <w:pPr>
        <w:spacing w:line="360" w:lineRule="auto"/>
        <w:jc w:val="center"/>
        <w:rPr>
          <w:rFonts w:asciiTheme="majorEastAsia" w:eastAsiaTheme="majorEastAsia" w:hAnsiTheme="majorEastAsia"/>
          <w:sz w:val="21"/>
          <w:szCs w:val="21"/>
          <w:lang w:eastAsia="zh-CN"/>
        </w:rPr>
      </w:pPr>
      <w:r w:rsidRPr="002411B7">
        <w:rPr>
          <w:rFonts w:asciiTheme="majorEastAsia" w:eastAsiaTheme="majorEastAsia" w:hAnsiTheme="majorEastAsia" w:hint="eastAsia"/>
          <w:sz w:val="21"/>
          <w:szCs w:val="21"/>
          <w:lang w:eastAsia="zh-CN"/>
        </w:rPr>
        <w:t>图4.</w:t>
      </w:r>
      <w:r w:rsidR="006E20EE">
        <w:rPr>
          <w:rFonts w:asciiTheme="majorEastAsia" w:eastAsiaTheme="majorEastAsia" w:hAnsiTheme="majorEastAsia"/>
          <w:sz w:val="21"/>
          <w:szCs w:val="21"/>
          <w:lang w:eastAsia="zh-CN"/>
        </w:rPr>
        <w:t>5</w:t>
      </w:r>
      <w:r>
        <w:rPr>
          <w:rFonts w:asciiTheme="majorEastAsia" w:eastAsiaTheme="majorEastAsia" w:hAnsiTheme="majorEastAsia" w:hint="eastAsia"/>
          <w:sz w:val="21"/>
          <w:szCs w:val="21"/>
          <w:lang w:eastAsia="zh-CN"/>
        </w:rPr>
        <w:t>.4-</w:t>
      </w:r>
      <w:r w:rsidRPr="002411B7">
        <w:rPr>
          <w:rFonts w:asciiTheme="majorEastAsia" w:eastAsiaTheme="majorEastAsia" w:hAnsiTheme="majorEastAsia" w:hint="eastAsia"/>
          <w:sz w:val="21"/>
          <w:szCs w:val="21"/>
          <w:lang w:eastAsia="zh-CN"/>
        </w:rPr>
        <w:t>1</w:t>
      </w:r>
    </w:p>
    <w:tbl>
      <w:tblPr>
        <w:tblStyle w:val="af"/>
        <w:tblW w:w="8856" w:type="dxa"/>
        <w:tblLayout w:type="fixed"/>
        <w:tblLook w:val="04A0" w:firstRow="1" w:lastRow="0" w:firstColumn="1" w:lastColumn="0" w:noHBand="0" w:noVBand="1"/>
      </w:tblPr>
      <w:tblGrid>
        <w:gridCol w:w="2542"/>
        <w:gridCol w:w="5483"/>
        <w:gridCol w:w="831"/>
      </w:tblGrid>
      <w:tr w:rsidR="00022C19" w:rsidTr="008D2B8D">
        <w:tc>
          <w:tcPr>
            <w:tcW w:w="8856" w:type="dxa"/>
            <w:gridSpan w:val="3"/>
            <w:shd w:val="clear" w:color="auto" w:fill="FFFF00"/>
          </w:tcPr>
          <w:p w:rsidR="00022C19" w:rsidRDefault="00022C19" w:rsidP="00022C19">
            <w:pPr>
              <w:overflowPunct w:val="0"/>
              <w:autoSpaceDE w:val="0"/>
              <w:autoSpaceDN w:val="0"/>
              <w:adjustRightInd w:val="0"/>
              <w:textAlignment w:val="baseline"/>
              <w:rPr>
                <w:rFonts w:asciiTheme="minorEastAsia" w:hAnsiTheme="minorEastAsia"/>
                <w:b/>
                <w:szCs w:val="21"/>
                <w:lang w:eastAsia="zh-CN"/>
              </w:rPr>
            </w:pPr>
            <w:r>
              <w:rPr>
                <w:rFonts w:asciiTheme="minorEastAsia" w:hAnsiTheme="minorEastAsia" w:hint="eastAsia"/>
                <w:b/>
                <w:szCs w:val="21"/>
                <w:lang w:eastAsia="zh-CN"/>
              </w:rPr>
              <w:t>《呆滞品交易确认</w:t>
            </w:r>
            <w:r>
              <w:rPr>
                <w:rFonts w:asciiTheme="minorEastAsia" w:hAnsiTheme="minorEastAsia"/>
                <w:b/>
                <w:szCs w:val="21"/>
                <w:lang w:eastAsia="zh-CN"/>
              </w:rPr>
              <w:t>主页面</w:t>
            </w:r>
            <w:r>
              <w:rPr>
                <w:rFonts w:asciiTheme="minorEastAsia" w:hAnsiTheme="minorEastAsia" w:hint="eastAsia"/>
                <w:b/>
                <w:szCs w:val="21"/>
                <w:lang w:eastAsia="zh-CN"/>
              </w:rPr>
              <w:t>》</w:t>
            </w:r>
          </w:p>
        </w:tc>
      </w:tr>
      <w:tr w:rsidR="00022C19" w:rsidTr="008D2B8D">
        <w:tc>
          <w:tcPr>
            <w:tcW w:w="2542" w:type="dxa"/>
            <w:shd w:val="clear" w:color="auto" w:fill="FFFF00"/>
          </w:tcPr>
          <w:p w:rsidR="00022C19" w:rsidRDefault="00022C19" w:rsidP="006E20EE">
            <w:pPr>
              <w:overflowPunct w:val="0"/>
              <w:autoSpaceDE w:val="0"/>
              <w:autoSpaceDN w:val="0"/>
              <w:adjustRightInd w:val="0"/>
              <w:textAlignment w:val="baseline"/>
              <w:rPr>
                <w:rFonts w:asciiTheme="minorEastAsia" w:hAnsiTheme="minorEastAsia"/>
                <w:b/>
                <w:szCs w:val="21"/>
              </w:rPr>
            </w:pPr>
            <w:r>
              <w:rPr>
                <w:rFonts w:asciiTheme="minorEastAsia" w:hAnsiTheme="minorEastAsia" w:hint="eastAsia"/>
                <w:b/>
                <w:szCs w:val="21"/>
              </w:rPr>
              <w:t>页面编号：</w:t>
            </w:r>
            <w:r>
              <w:rPr>
                <w:rFonts w:asciiTheme="minorEastAsia" w:hAnsiTheme="minorEastAsia"/>
                <w:b/>
                <w:szCs w:val="21"/>
              </w:rPr>
              <w:t>4.</w:t>
            </w:r>
            <w:r w:rsidR="006E20EE">
              <w:rPr>
                <w:rFonts w:asciiTheme="minorEastAsia" w:hAnsiTheme="minorEastAsia"/>
                <w:b/>
                <w:szCs w:val="21"/>
              </w:rPr>
              <w:t>5</w:t>
            </w:r>
            <w:r>
              <w:rPr>
                <w:rFonts w:asciiTheme="minorEastAsia" w:hAnsiTheme="minorEastAsia"/>
                <w:b/>
                <w:szCs w:val="21"/>
              </w:rPr>
              <w:t>.4-1</w:t>
            </w:r>
          </w:p>
        </w:tc>
        <w:tc>
          <w:tcPr>
            <w:tcW w:w="5483" w:type="dxa"/>
            <w:shd w:val="clear" w:color="auto" w:fill="FFFF00"/>
          </w:tcPr>
          <w:p w:rsidR="00022C19" w:rsidRDefault="00022C19" w:rsidP="008D2B8D">
            <w:pPr>
              <w:overflowPunct w:val="0"/>
              <w:autoSpaceDE w:val="0"/>
              <w:autoSpaceDN w:val="0"/>
              <w:adjustRightInd w:val="0"/>
              <w:textAlignment w:val="baseline"/>
              <w:rPr>
                <w:rFonts w:asciiTheme="minorEastAsia" w:hAnsiTheme="minorEastAsia"/>
                <w:b/>
                <w:szCs w:val="21"/>
              </w:rPr>
            </w:pPr>
            <w:proofErr w:type="spellStart"/>
            <w:r>
              <w:rPr>
                <w:rFonts w:asciiTheme="minorEastAsia" w:hAnsiTheme="minorEastAsia" w:hint="eastAsia"/>
                <w:b/>
                <w:szCs w:val="21"/>
              </w:rPr>
              <w:t>逻辑明细</w:t>
            </w:r>
            <w:proofErr w:type="spellEnd"/>
          </w:p>
        </w:tc>
        <w:tc>
          <w:tcPr>
            <w:tcW w:w="831" w:type="dxa"/>
            <w:shd w:val="clear" w:color="auto" w:fill="FFFF00"/>
          </w:tcPr>
          <w:p w:rsidR="00022C19" w:rsidRDefault="00022C19" w:rsidP="008D2B8D">
            <w:pPr>
              <w:overflowPunct w:val="0"/>
              <w:autoSpaceDE w:val="0"/>
              <w:autoSpaceDN w:val="0"/>
              <w:adjustRightInd w:val="0"/>
              <w:textAlignment w:val="baseline"/>
              <w:rPr>
                <w:rFonts w:asciiTheme="minorEastAsia" w:hAnsiTheme="minorEastAsia"/>
                <w:b/>
                <w:szCs w:val="21"/>
              </w:rPr>
            </w:pPr>
            <w:proofErr w:type="spellStart"/>
            <w:r>
              <w:rPr>
                <w:rFonts w:asciiTheme="minorEastAsia" w:hAnsiTheme="minorEastAsia" w:hint="eastAsia"/>
                <w:b/>
                <w:szCs w:val="21"/>
              </w:rPr>
              <w:t>备注</w:t>
            </w:r>
            <w:proofErr w:type="spellEnd"/>
          </w:p>
        </w:tc>
      </w:tr>
      <w:tr w:rsidR="00022C19" w:rsidTr="008D2B8D">
        <w:tc>
          <w:tcPr>
            <w:tcW w:w="2542" w:type="dxa"/>
          </w:tcPr>
          <w:p w:rsidR="00022C19" w:rsidRDefault="00022C19" w:rsidP="008D2B8D">
            <w:pPr>
              <w:overflowPunct w:val="0"/>
              <w:autoSpaceDE w:val="0"/>
              <w:autoSpaceDN w:val="0"/>
              <w:adjustRightInd w:val="0"/>
              <w:textAlignment w:val="baseline"/>
              <w:rPr>
                <w:rFonts w:asciiTheme="minorEastAsia" w:hAnsiTheme="minorEastAsia"/>
                <w:szCs w:val="21"/>
              </w:rPr>
            </w:pPr>
            <w:proofErr w:type="spellStart"/>
            <w:r>
              <w:rPr>
                <w:rFonts w:asciiTheme="minorEastAsia" w:hAnsiTheme="minorEastAsia" w:hint="eastAsia"/>
                <w:szCs w:val="21"/>
              </w:rPr>
              <w:t>页面初始化</w:t>
            </w:r>
            <w:proofErr w:type="spellEnd"/>
          </w:p>
        </w:tc>
        <w:tc>
          <w:tcPr>
            <w:tcW w:w="5483" w:type="dxa"/>
          </w:tcPr>
          <w:p w:rsidR="00022C19" w:rsidRDefault="00022C19" w:rsidP="008D2B8D">
            <w:pPr>
              <w:overflowPunct w:val="0"/>
              <w:autoSpaceDE w:val="0"/>
              <w:autoSpaceDN w:val="0"/>
              <w:adjustRightInd w:val="0"/>
              <w:textAlignment w:val="baseline"/>
              <w:rPr>
                <w:rFonts w:asciiTheme="minorEastAsia" w:hAnsiTheme="minorEastAsia"/>
                <w:iCs/>
                <w:szCs w:val="21"/>
                <w:lang w:eastAsia="zh-CN"/>
              </w:rPr>
            </w:pPr>
            <w:r>
              <w:rPr>
                <w:rFonts w:asciiTheme="minorEastAsia" w:hAnsiTheme="minorEastAsia" w:hint="eastAsia"/>
                <w:iCs/>
                <w:szCs w:val="21"/>
                <w:lang w:eastAsia="zh-CN"/>
              </w:rPr>
              <w:t>初始</w:t>
            </w:r>
            <w:r>
              <w:rPr>
                <w:rFonts w:asciiTheme="minorEastAsia" w:hAnsiTheme="minorEastAsia"/>
                <w:iCs/>
                <w:szCs w:val="21"/>
                <w:lang w:eastAsia="zh-CN"/>
              </w:rPr>
              <w:t>页面</w:t>
            </w:r>
            <w:r>
              <w:rPr>
                <w:rFonts w:asciiTheme="minorEastAsia" w:hAnsiTheme="minorEastAsia" w:hint="eastAsia"/>
                <w:iCs/>
                <w:szCs w:val="21"/>
                <w:lang w:eastAsia="zh-CN"/>
              </w:rPr>
              <w:t>默认只显示</w:t>
            </w:r>
            <w:r>
              <w:rPr>
                <w:rFonts w:asciiTheme="minorEastAsia" w:hAnsiTheme="minorEastAsia"/>
                <w:iCs/>
                <w:szCs w:val="21"/>
                <w:lang w:eastAsia="zh-CN"/>
              </w:rPr>
              <w:t>查询条件；</w:t>
            </w:r>
          </w:p>
        </w:tc>
        <w:tc>
          <w:tcPr>
            <w:tcW w:w="831" w:type="dxa"/>
          </w:tcPr>
          <w:p w:rsidR="00022C19" w:rsidRDefault="00022C19" w:rsidP="008D2B8D">
            <w:pPr>
              <w:overflowPunct w:val="0"/>
              <w:autoSpaceDE w:val="0"/>
              <w:autoSpaceDN w:val="0"/>
              <w:adjustRightInd w:val="0"/>
              <w:ind w:firstLine="402"/>
              <w:textAlignment w:val="baseline"/>
              <w:rPr>
                <w:rFonts w:asciiTheme="minorEastAsia" w:hAnsiTheme="minorEastAsia"/>
                <w:i/>
                <w:color w:val="0000FF"/>
                <w:szCs w:val="21"/>
                <w:lang w:eastAsia="zh-CN"/>
              </w:rPr>
            </w:pPr>
          </w:p>
        </w:tc>
      </w:tr>
      <w:tr w:rsidR="00022C19" w:rsidTr="008D2B8D">
        <w:tc>
          <w:tcPr>
            <w:tcW w:w="2542" w:type="dxa"/>
          </w:tcPr>
          <w:p w:rsidR="00022C19" w:rsidRDefault="00022C19" w:rsidP="008D2B8D">
            <w:pPr>
              <w:overflowPunct w:val="0"/>
              <w:autoSpaceDE w:val="0"/>
              <w:autoSpaceDN w:val="0"/>
              <w:adjustRightInd w:val="0"/>
              <w:textAlignment w:val="baseline"/>
              <w:rPr>
                <w:rFonts w:asciiTheme="minorEastAsia" w:hAnsiTheme="minorEastAsia"/>
                <w:szCs w:val="21"/>
                <w:lang w:eastAsia="zh-CN"/>
              </w:rPr>
            </w:pPr>
            <w:r>
              <w:rPr>
                <w:rFonts w:asciiTheme="minorEastAsia" w:hAnsiTheme="minorEastAsia" w:hint="eastAsia"/>
                <w:szCs w:val="21"/>
                <w:lang w:eastAsia="zh-CN"/>
              </w:rPr>
              <w:t>查询</w:t>
            </w:r>
            <w:r>
              <w:rPr>
                <w:rFonts w:asciiTheme="minorEastAsia" w:hAnsiTheme="minorEastAsia"/>
                <w:szCs w:val="21"/>
                <w:lang w:eastAsia="zh-CN"/>
              </w:rPr>
              <w:t>条件</w:t>
            </w:r>
          </w:p>
        </w:tc>
        <w:tc>
          <w:tcPr>
            <w:tcW w:w="5483" w:type="dxa"/>
          </w:tcPr>
          <w:p w:rsidR="00022C19" w:rsidRPr="003F1935" w:rsidRDefault="00022C19" w:rsidP="008D2B8D">
            <w:pPr>
              <w:overflowPunct w:val="0"/>
              <w:autoSpaceDE w:val="0"/>
              <w:autoSpaceDN w:val="0"/>
              <w:adjustRightInd w:val="0"/>
              <w:textAlignment w:val="baseline"/>
              <w:rPr>
                <w:rFonts w:asciiTheme="minorEastAsia" w:hAnsiTheme="minorEastAsia"/>
                <w:b/>
                <w:iCs/>
                <w:szCs w:val="21"/>
                <w:lang w:eastAsia="zh-CN"/>
              </w:rPr>
            </w:pPr>
            <w:r>
              <w:rPr>
                <w:rFonts w:asciiTheme="minorEastAsia" w:hAnsiTheme="minorEastAsia" w:hint="eastAsia"/>
                <w:b/>
                <w:iCs/>
                <w:szCs w:val="21"/>
                <w:lang w:eastAsia="zh-CN"/>
              </w:rPr>
              <w:t>申请</w:t>
            </w:r>
            <w:r w:rsidRPr="003F1935">
              <w:rPr>
                <w:rFonts w:asciiTheme="minorEastAsia" w:hAnsiTheme="minorEastAsia" w:hint="eastAsia"/>
                <w:b/>
                <w:iCs/>
                <w:szCs w:val="21"/>
                <w:lang w:eastAsia="zh-CN"/>
              </w:rPr>
              <w:t>时间：</w:t>
            </w:r>
            <w:r w:rsidRPr="003F1935">
              <w:rPr>
                <w:rFonts w:asciiTheme="minorEastAsia" w:hAnsiTheme="minorEastAsia" w:hint="eastAsia"/>
                <w:iCs/>
                <w:szCs w:val="21"/>
                <w:lang w:eastAsia="zh-CN"/>
              </w:rPr>
              <w:t>日期范围，如2016</w:t>
            </w:r>
            <w:r w:rsidRPr="003F1935">
              <w:rPr>
                <w:rFonts w:asciiTheme="minorEastAsia" w:hAnsiTheme="minorEastAsia"/>
                <w:iCs/>
                <w:szCs w:val="21"/>
                <w:lang w:eastAsia="zh-CN"/>
              </w:rPr>
              <w:t>-07-01</w:t>
            </w:r>
            <w:r w:rsidRPr="003F1935">
              <w:rPr>
                <w:rFonts w:asciiTheme="minorEastAsia" w:hAnsiTheme="minorEastAsia" w:hint="eastAsia"/>
                <w:iCs/>
                <w:szCs w:val="21"/>
                <w:lang w:eastAsia="zh-CN"/>
              </w:rPr>
              <w:t>至2016</w:t>
            </w:r>
            <w:r w:rsidRPr="003F1935">
              <w:rPr>
                <w:rFonts w:asciiTheme="minorEastAsia" w:hAnsiTheme="minorEastAsia"/>
                <w:iCs/>
                <w:szCs w:val="21"/>
                <w:lang w:eastAsia="zh-CN"/>
              </w:rPr>
              <w:t>-07-28；</w:t>
            </w:r>
          </w:p>
          <w:p w:rsidR="00022C19" w:rsidRDefault="00022C19" w:rsidP="00022C19">
            <w:pPr>
              <w:overflowPunct w:val="0"/>
              <w:autoSpaceDE w:val="0"/>
              <w:autoSpaceDN w:val="0"/>
              <w:adjustRightInd w:val="0"/>
              <w:textAlignment w:val="baseline"/>
              <w:rPr>
                <w:rFonts w:asciiTheme="minorEastAsia" w:hAnsiTheme="minorEastAsia"/>
                <w:iCs/>
                <w:szCs w:val="21"/>
                <w:lang w:eastAsia="zh-CN"/>
              </w:rPr>
            </w:pPr>
            <w:r>
              <w:rPr>
                <w:rFonts w:asciiTheme="minorEastAsia" w:hAnsiTheme="minorEastAsia" w:hint="eastAsia"/>
                <w:b/>
                <w:iCs/>
                <w:szCs w:val="21"/>
                <w:lang w:eastAsia="zh-CN"/>
              </w:rPr>
              <w:t>申请</w:t>
            </w:r>
            <w:r>
              <w:rPr>
                <w:rFonts w:asciiTheme="minorEastAsia" w:hAnsiTheme="minorEastAsia"/>
                <w:b/>
                <w:iCs/>
                <w:szCs w:val="21"/>
                <w:lang w:eastAsia="zh-CN"/>
              </w:rPr>
              <w:t>经销商</w:t>
            </w:r>
            <w:r w:rsidRPr="003F1935">
              <w:rPr>
                <w:rFonts w:asciiTheme="minorEastAsia" w:hAnsiTheme="minorEastAsia" w:hint="eastAsia"/>
                <w:b/>
                <w:iCs/>
                <w:szCs w:val="21"/>
                <w:lang w:eastAsia="zh-CN"/>
              </w:rPr>
              <w:t>：</w:t>
            </w:r>
            <w:r>
              <w:rPr>
                <w:rFonts w:asciiTheme="minorEastAsia" w:hAnsiTheme="minorEastAsia" w:hint="eastAsia"/>
                <w:iCs/>
                <w:szCs w:val="21"/>
                <w:lang w:eastAsia="zh-CN"/>
              </w:rPr>
              <w:t>精确</w:t>
            </w:r>
            <w:r>
              <w:rPr>
                <w:rFonts w:asciiTheme="minorEastAsia" w:hAnsiTheme="minorEastAsia"/>
                <w:iCs/>
                <w:szCs w:val="21"/>
                <w:lang w:eastAsia="zh-CN"/>
              </w:rPr>
              <w:t>查找带回</w:t>
            </w:r>
            <w:r w:rsidRPr="003F1935">
              <w:rPr>
                <w:rFonts w:asciiTheme="minorEastAsia" w:hAnsiTheme="minorEastAsia"/>
                <w:iCs/>
                <w:szCs w:val="21"/>
                <w:lang w:eastAsia="zh-CN"/>
              </w:rPr>
              <w:t>；</w:t>
            </w:r>
          </w:p>
          <w:p w:rsidR="00022C19" w:rsidRPr="00022C19" w:rsidRDefault="00022C19" w:rsidP="00022C19">
            <w:pPr>
              <w:overflowPunct w:val="0"/>
              <w:autoSpaceDE w:val="0"/>
              <w:autoSpaceDN w:val="0"/>
              <w:adjustRightInd w:val="0"/>
              <w:textAlignment w:val="baseline"/>
              <w:rPr>
                <w:rFonts w:asciiTheme="minorEastAsia" w:hAnsiTheme="minorEastAsia"/>
                <w:b/>
                <w:iCs/>
                <w:szCs w:val="21"/>
                <w:lang w:eastAsia="zh-CN"/>
              </w:rPr>
            </w:pPr>
            <w:r w:rsidRPr="00022C19">
              <w:rPr>
                <w:rFonts w:asciiTheme="minorEastAsia" w:hAnsiTheme="minorEastAsia" w:hint="eastAsia"/>
                <w:b/>
                <w:iCs/>
                <w:szCs w:val="21"/>
                <w:lang w:eastAsia="zh-CN"/>
              </w:rPr>
              <w:t>配件</w:t>
            </w:r>
            <w:r w:rsidRPr="00022C19">
              <w:rPr>
                <w:rFonts w:asciiTheme="minorEastAsia" w:hAnsiTheme="minorEastAsia"/>
                <w:b/>
                <w:iCs/>
                <w:szCs w:val="21"/>
                <w:lang w:eastAsia="zh-CN"/>
              </w:rPr>
              <w:t>代码：</w:t>
            </w:r>
            <w:r w:rsidRPr="00022C19">
              <w:rPr>
                <w:rFonts w:asciiTheme="minorEastAsia" w:hAnsiTheme="minorEastAsia" w:hint="eastAsia"/>
                <w:iCs/>
                <w:szCs w:val="21"/>
                <w:lang w:eastAsia="zh-CN"/>
              </w:rPr>
              <w:t>模糊</w:t>
            </w:r>
            <w:r w:rsidRPr="00022C19">
              <w:rPr>
                <w:rFonts w:asciiTheme="minorEastAsia" w:hAnsiTheme="minorEastAsia"/>
                <w:iCs/>
                <w:szCs w:val="21"/>
                <w:lang w:eastAsia="zh-CN"/>
              </w:rPr>
              <w:t>查询；</w:t>
            </w:r>
          </w:p>
          <w:p w:rsidR="00022C19" w:rsidRDefault="00022C19" w:rsidP="00022C19">
            <w:pPr>
              <w:overflowPunct w:val="0"/>
              <w:autoSpaceDE w:val="0"/>
              <w:autoSpaceDN w:val="0"/>
              <w:adjustRightInd w:val="0"/>
              <w:textAlignment w:val="baseline"/>
              <w:rPr>
                <w:rFonts w:asciiTheme="minorEastAsia" w:hAnsiTheme="minorEastAsia"/>
                <w:iCs/>
                <w:szCs w:val="21"/>
                <w:lang w:eastAsia="zh-CN"/>
              </w:rPr>
            </w:pPr>
            <w:r w:rsidRPr="00022C19">
              <w:rPr>
                <w:rFonts w:asciiTheme="minorEastAsia" w:hAnsiTheme="minorEastAsia" w:hint="eastAsia"/>
                <w:b/>
                <w:iCs/>
                <w:szCs w:val="21"/>
                <w:lang w:eastAsia="zh-CN"/>
              </w:rPr>
              <w:t>配件名称</w:t>
            </w:r>
            <w:r w:rsidRPr="00022C19">
              <w:rPr>
                <w:rFonts w:asciiTheme="minorEastAsia" w:hAnsiTheme="minorEastAsia"/>
                <w:b/>
                <w:iCs/>
                <w:szCs w:val="21"/>
                <w:lang w:eastAsia="zh-CN"/>
              </w:rPr>
              <w:t>：</w:t>
            </w:r>
            <w:r w:rsidRPr="00022C19">
              <w:rPr>
                <w:rFonts w:asciiTheme="minorEastAsia" w:hAnsiTheme="minorEastAsia" w:hint="eastAsia"/>
                <w:iCs/>
                <w:szCs w:val="21"/>
                <w:lang w:eastAsia="zh-CN"/>
              </w:rPr>
              <w:t>模糊</w:t>
            </w:r>
            <w:r w:rsidRPr="00022C19">
              <w:rPr>
                <w:rFonts w:asciiTheme="minorEastAsia" w:hAnsiTheme="minorEastAsia"/>
                <w:iCs/>
                <w:szCs w:val="21"/>
                <w:lang w:eastAsia="zh-CN"/>
              </w:rPr>
              <w:t>查询；</w:t>
            </w:r>
          </w:p>
          <w:p w:rsidR="00327B17" w:rsidRPr="00327B17" w:rsidRDefault="00327B17" w:rsidP="00022C19">
            <w:pPr>
              <w:overflowPunct w:val="0"/>
              <w:autoSpaceDE w:val="0"/>
              <w:autoSpaceDN w:val="0"/>
              <w:adjustRightInd w:val="0"/>
              <w:textAlignment w:val="baseline"/>
              <w:rPr>
                <w:rFonts w:asciiTheme="minorEastAsia" w:hAnsiTheme="minorEastAsia"/>
                <w:b/>
                <w:iCs/>
                <w:szCs w:val="21"/>
                <w:highlight w:val="yellow"/>
                <w:lang w:eastAsia="zh-CN"/>
              </w:rPr>
            </w:pPr>
            <w:r w:rsidRPr="00327B17">
              <w:rPr>
                <w:rFonts w:asciiTheme="minorEastAsia" w:hAnsiTheme="minorEastAsia" w:hint="eastAsia"/>
                <w:b/>
                <w:iCs/>
                <w:szCs w:val="21"/>
                <w:lang w:eastAsia="zh-CN"/>
              </w:rPr>
              <w:t>状态</w:t>
            </w:r>
            <w:r w:rsidRPr="00327B17">
              <w:rPr>
                <w:rFonts w:asciiTheme="minorEastAsia" w:hAnsiTheme="minorEastAsia"/>
                <w:b/>
                <w:iCs/>
                <w:szCs w:val="21"/>
                <w:lang w:eastAsia="zh-CN"/>
              </w:rPr>
              <w:t>：</w:t>
            </w:r>
            <w:r w:rsidRPr="00327B17">
              <w:rPr>
                <w:rFonts w:asciiTheme="minorEastAsia" w:hAnsiTheme="minorEastAsia" w:hint="eastAsia"/>
                <w:iCs/>
                <w:szCs w:val="21"/>
                <w:lang w:eastAsia="zh-CN"/>
              </w:rPr>
              <w:t>下拉</w:t>
            </w:r>
            <w:r w:rsidRPr="00327B17">
              <w:rPr>
                <w:rFonts w:asciiTheme="minorEastAsia" w:hAnsiTheme="minorEastAsia"/>
                <w:iCs/>
                <w:szCs w:val="21"/>
                <w:lang w:eastAsia="zh-CN"/>
              </w:rPr>
              <w:t>选项，下拉值：</w:t>
            </w:r>
            <w:r w:rsidRPr="00327B17">
              <w:rPr>
                <w:rFonts w:asciiTheme="minorEastAsia" w:hAnsiTheme="minorEastAsia" w:hint="eastAsia"/>
                <w:iCs/>
                <w:szCs w:val="21"/>
                <w:lang w:eastAsia="zh-CN"/>
              </w:rPr>
              <w:t>请选择</w:t>
            </w:r>
            <w:r w:rsidRPr="00327B17">
              <w:rPr>
                <w:rFonts w:asciiTheme="minorEastAsia" w:hAnsiTheme="minorEastAsia"/>
                <w:iCs/>
                <w:szCs w:val="21"/>
                <w:lang w:eastAsia="zh-CN"/>
              </w:rPr>
              <w:t>、已确认、待确认</w:t>
            </w:r>
            <w:r w:rsidR="00C2767B">
              <w:rPr>
                <w:rFonts w:asciiTheme="minorEastAsia" w:hAnsiTheme="minorEastAsia" w:hint="eastAsia"/>
                <w:iCs/>
                <w:szCs w:val="21"/>
                <w:lang w:eastAsia="zh-CN"/>
              </w:rPr>
              <w:t>、</w:t>
            </w:r>
            <w:r w:rsidR="00C2767B">
              <w:rPr>
                <w:rFonts w:asciiTheme="minorEastAsia" w:hAnsiTheme="minorEastAsia"/>
                <w:iCs/>
                <w:szCs w:val="21"/>
                <w:lang w:eastAsia="zh-CN"/>
              </w:rPr>
              <w:t>驳回</w:t>
            </w:r>
            <w:r w:rsidRPr="00327B17">
              <w:rPr>
                <w:rFonts w:asciiTheme="minorEastAsia" w:hAnsiTheme="minorEastAsia"/>
                <w:iCs/>
                <w:szCs w:val="21"/>
                <w:lang w:eastAsia="zh-CN"/>
              </w:rPr>
              <w:t>，默认显示</w:t>
            </w:r>
            <w:r w:rsidRPr="00327B17">
              <w:rPr>
                <w:rFonts w:asciiTheme="minorEastAsia" w:hAnsiTheme="minorEastAsia" w:hint="eastAsia"/>
                <w:iCs/>
                <w:szCs w:val="21"/>
                <w:lang w:eastAsia="zh-CN"/>
              </w:rPr>
              <w:t>待</w:t>
            </w:r>
            <w:r w:rsidRPr="00327B17">
              <w:rPr>
                <w:rFonts w:asciiTheme="minorEastAsia" w:hAnsiTheme="minorEastAsia"/>
                <w:iCs/>
                <w:szCs w:val="21"/>
                <w:lang w:eastAsia="zh-CN"/>
              </w:rPr>
              <w:t>确认；</w:t>
            </w:r>
          </w:p>
        </w:tc>
        <w:tc>
          <w:tcPr>
            <w:tcW w:w="831" w:type="dxa"/>
          </w:tcPr>
          <w:p w:rsidR="00022C19" w:rsidRDefault="00022C19" w:rsidP="008D2B8D">
            <w:pPr>
              <w:overflowPunct w:val="0"/>
              <w:autoSpaceDE w:val="0"/>
              <w:autoSpaceDN w:val="0"/>
              <w:adjustRightInd w:val="0"/>
              <w:ind w:firstLine="402"/>
              <w:textAlignment w:val="baseline"/>
              <w:rPr>
                <w:rFonts w:asciiTheme="minorEastAsia" w:hAnsiTheme="minorEastAsia"/>
                <w:i/>
                <w:color w:val="0000FF"/>
                <w:szCs w:val="21"/>
                <w:lang w:eastAsia="zh-CN"/>
              </w:rPr>
            </w:pPr>
          </w:p>
        </w:tc>
      </w:tr>
      <w:tr w:rsidR="00022C19" w:rsidTr="008D2B8D">
        <w:tc>
          <w:tcPr>
            <w:tcW w:w="2542" w:type="dxa"/>
          </w:tcPr>
          <w:p w:rsidR="00022C19" w:rsidRDefault="00022C19" w:rsidP="008D2B8D">
            <w:pPr>
              <w:overflowPunct w:val="0"/>
              <w:autoSpaceDE w:val="0"/>
              <w:autoSpaceDN w:val="0"/>
              <w:adjustRightInd w:val="0"/>
              <w:textAlignment w:val="baseline"/>
              <w:rPr>
                <w:rFonts w:asciiTheme="minorEastAsia" w:hAnsiTheme="minorEastAsia"/>
                <w:szCs w:val="21"/>
                <w:lang w:eastAsia="zh-CN"/>
              </w:rPr>
            </w:pPr>
            <w:r>
              <w:rPr>
                <w:rFonts w:asciiTheme="minorEastAsia" w:hAnsiTheme="minorEastAsia" w:hint="eastAsia"/>
                <w:szCs w:val="21"/>
                <w:lang w:eastAsia="zh-CN"/>
              </w:rPr>
              <w:t>子功能</w:t>
            </w:r>
            <w:r>
              <w:rPr>
                <w:rFonts w:asciiTheme="minorEastAsia" w:hAnsiTheme="minorEastAsia"/>
                <w:szCs w:val="21"/>
                <w:lang w:eastAsia="zh-CN"/>
              </w:rPr>
              <w:t>：</w:t>
            </w:r>
          </w:p>
        </w:tc>
        <w:tc>
          <w:tcPr>
            <w:tcW w:w="5483" w:type="dxa"/>
          </w:tcPr>
          <w:p w:rsidR="00022C19" w:rsidRDefault="00022C19" w:rsidP="008D2B8D">
            <w:pPr>
              <w:overflowPunct w:val="0"/>
              <w:autoSpaceDE w:val="0"/>
              <w:autoSpaceDN w:val="0"/>
              <w:adjustRightInd w:val="0"/>
              <w:textAlignment w:val="baseline"/>
              <w:rPr>
                <w:rFonts w:asciiTheme="minorEastAsia" w:hAnsiTheme="minorEastAsia"/>
                <w:iCs/>
                <w:szCs w:val="21"/>
                <w:lang w:eastAsia="zh-CN"/>
              </w:rPr>
            </w:pPr>
            <w:r>
              <w:rPr>
                <w:rFonts w:asciiTheme="minorEastAsia" w:hAnsiTheme="minorEastAsia" w:hint="eastAsia"/>
                <w:b/>
                <w:iCs/>
                <w:szCs w:val="21"/>
                <w:lang w:eastAsia="zh-CN"/>
              </w:rPr>
              <w:t>查询：</w:t>
            </w:r>
            <w:r>
              <w:rPr>
                <w:rFonts w:asciiTheme="minorEastAsia" w:hAnsiTheme="minorEastAsia" w:hint="eastAsia"/>
                <w:iCs/>
                <w:szCs w:val="21"/>
                <w:lang w:eastAsia="zh-CN"/>
              </w:rPr>
              <w:t>根据</w:t>
            </w:r>
            <w:r>
              <w:rPr>
                <w:rFonts w:asciiTheme="minorEastAsia" w:hAnsiTheme="minorEastAsia"/>
                <w:iCs/>
                <w:szCs w:val="21"/>
                <w:lang w:eastAsia="zh-CN"/>
              </w:rPr>
              <w:t>选择条件</w:t>
            </w:r>
            <w:r>
              <w:rPr>
                <w:rFonts w:asciiTheme="minorEastAsia" w:hAnsiTheme="minorEastAsia" w:hint="eastAsia"/>
                <w:iCs/>
                <w:szCs w:val="21"/>
                <w:lang w:eastAsia="zh-CN"/>
              </w:rPr>
              <w:t>跳转查询</w:t>
            </w:r>
            <w:r>
              <w:rPr>
                <w:rFonts w:asciiTheme="minorEastAsia" w:hAnsiTheme="minorEastAsia"/>
                <w:iCs/>
                <w:szCs w:val="21"/>
                <w:lang w:eastAsia="zh-CN"/>
              </w:rPr>
              <w:t>结果</w:t>
            </w:r>
            <w:r>
              <w:rPr>
                <w:rFonts w:asciiTheme="minorEastAsia" w:hAnsiTheme="minorEastAsia" w:hint="eastAsia"/>
                <w:iCs/>
                <w:szCs w:val="21"/>
                <w:lang w:eastAsia="zh-CN"/>
              </w:rPr>
              <w:t>列表</w:t>
            </w:r>
            <w:r>
              <w:rPr>
                <w:rFonts w:asciiTheme="minorEastAsia" w:hAnsiTheme="minorEastAsia"/>
                <w:iCs/>
                <w:szCs w:val="21"/>
                <w:lang w:eastAsia="zh-CN"/>
              </w:rPr>
              <w:t>；</w:t>
            </w:r>
          </w:p>
          <w:p w:rsidR="00022C19" w:rsidRDefault="00022C19" w:rsidP="008D2B8D">
            <w:pPr>
              <w:overflowPunct w:val="0"/>
              <w:autoSpaceDE w:val="0"/>
              <w:autoSpaceDN w:val="0"/>
              <w:adjustRightInd w:val="0"/>
              <w:textAlignment w:val="baseline"/>
              <w:rPr>
                <w:rFonts w:asciiTheme="minorEastAsia" w:hAnsiTheme="minorEastAsia"/>
                <w:b/>
                <w:iCs/>
                <w:szCs w:val="21"/>
                <w:lang w:eastAsia="zh-CN"/>
              </w:rPr>
            </w:pPr>
            <w:r>
              <w:rPr>
                <w:rFonts w:asciiTheme="minorEastAsia" w:hAnsiTheme="minorEastAsia" w:hint="eastAsia"/>
                <w:b/>
                <w:iCs/>
                <w:szCs w:val="21"/>
                <w:lang w:eastAsia="zh-CN"/>
              </w:rPr>
              <w:t>下载</w:t>
            </w:r>
            <w:r>
              <w:rPr>
                <w:rFonts w:asciiTheme="minorEastAsia" w:hAnsiTheme="minorEastAsia"/>
                <w:b/>
                <w:iCs/>
                <w:szCs w:val="21"/>
                <w:lang w:eastAsia="zh-CN"/>
              </w:rPr>
              <w:t>：</w:t>
            </w:r>
            <w:r>
              <w:rPr>
                <w:rFonts w:asciiTheme="minorEastAsia" w:hAnsiTheme="minorEastAsia" w:hint="eastAsia"/>
                <w:iCs/>
                <w:szCs w:val="21"/>
                <w:lang w:eastAsia="zh-CN"/>
              </w:rPr>
              <w:t>根据</w:t>
            </w:r>
            <w:r>
              <w:rPr>
                <w:rFonts w:asciiTheme="minorEastAsia" w:hAnsiTheme="minorEastAsia"/>
                <w:iCs/>
                <w:szCs w:val="21"/>
                <w:lang w:eastAsia="zh-CN"/>
              </w:rPr>
              <w:t>查询</w:t>
            </w:r>
            <w:r>
              <w:rPr>
                <w:rFonts w:asciiTheme="minorEastAsia" w:hAnsiTheme="minorEastAsia" w:hint="eastAsia"/>
                <w:iCs/>
                <w:szCs w:val="21"/>
                <w:lang w:eastAsia="zh-CN"/>
              </w:rPr>
              <w:t>条件</w:t>
            </w:r>
            <w:r>
              <w:rPr>
                <w:rFonts w:asciiTheme="minorEastAsia" w:hAnsiTheme="minorEastAsia"/>
                <w:iCs/>
                <w:szCs w:val="21"/>
                <w:lang w:eastAsia="zh-CN"/>
              </w:rPr>
              <w:t>过滤下载；</w:t>
            </w:r>
          </w:p>
        </w:tc>
        <w:tc>
          <w:tcPr>
            <w:tcW w:w="831" w:type="dxa"/>
          </w:tcPr>
          <w:p w:rsidR="00022C19" w:rsidRDefault="00022C19" w:rsidP="008D2B8D">
            <w:pPr>
              <w:overflowPunct w:val="0"/>
              <w:autoSpaceDE w:val="0"/>
              <w:autoSpaceDN w:val="0"/>
              <w:adjustRightInd w:val="0"/>
              <w:ind w:firstLine="402"/>
              <w:textAlignment w:val="baseline"/>
              <w:rPr>
                <w:rFonts w:asciiTheme="minorEastAsia" w:hAnsiTheme="minorEastAsia"/>
                <w:i/>
                <w:color w:val="0000FF"/>
                <w:szCs w:val="21"/>
                <w:lang w:eastAsia="zh-CN"/>
              </w:rPr>
            </w:pPr>
          </w:p>
        </w:tc>
      </w:tr>
    </w:tbl>
    <w:p w:rsidR="00101EED" w:rsidRDefault="00101EED" w:rsidP="00101EED">
      <w:pPr>
        <w:ind w:firstLineChars="150" w:firstLine="315"/>
        <w:rPr>
          <w:rFonts w:ascii="宋体" w:hAnsi="宋体"/>
          <w:color w:val="000000"/>
          <w:sz w:val="21"/>
          <w:szCs w:val="21"/>
          <w:lang w:eastAsia="zh-CN"/>
        </w:rPr>
      </w:pPr>
      <w:r>
        <w:rPr>
          <w:rFonts w:ascii="宋体" w:hAnsi="宋体" w:hint="eastAsia"/>
          <w:color w:val="000000"/>
          <w:sz w:val="21"/>
          <w:szCs w:val="21"/>
          <w:lang w:eastAsia="zh-CN"/>
        </w:rPr>
        <w:t>（</w:t>
      </w:r>
      <w:r w:rsidR="005B5F09">
        <w:rPr>
          <w:rFonts w:ascii="宋体" w:hAnsi="宋体"/>
          <w:color w:val="000000"/>
          <w:sz w:val="21"/>
          <w:szCs w:val="21"/>
          <w:lang w:eastAsia="zh-CN"/>
        </w:rPr>
        <w:t>4</w:t>
      </w:r>
      <w:r>
        <w:rPr>
          <w:rFonts w:ascii="宋体" w:hAnsi="宋体" w:hint="eastAsia"/>
          <w:color w:val="000000"/>
          <w:sz w:val="21"/>
          <w:szCs w:val="21"/>
          <w:lang w:eastAsia="zh-CN"/>
        </w:rPr>
        <w:t>）</w:t>
      </w:r>
      <w:r w:rsidR="00E1191B">
        <w:rPr>
          <w:rFonts w:ascii="宋体" w:hAnsi="宋体" w:hint="eastAsia"/>
          <w:color w:val="000000"/>
          <w:sz w:val="21"/>
          <w:szCs w:val="21"/>
          <w:lang w:eastAsia="zh-CN"/>
        </w:rPr>
        <w:t>在呆滞品</w:t>
      </w:r>
      <w:r w:rsidR="00E1191B">
        <w:rPr>
          <w:rFonts w:ascii="宋体" w:hAnsi="宋体"/>
          <w:color w:val="000000"/>
          <w:sz w:val="21"/>
          <w:szCs w:val="21"/>
          <w:lang w:eastAsia="zh-CN"/>
        </w:rPr>
        <w:t>交易</w:t>
      </w:r>
      <w:r w:rsidR="00E1191B">
        <w:rPr>
          <w:rFonts w:ascii="宋体" w:hAnsi="宋体" w:hint="eastAsia"/>
          <w:color w:val="000000"/>
          <w:sz w:val="21"/>
          <w:szCs w:val="21"/>
          <w:lang w:eastAsia="zh-CN"/>
        </w:rPr>
        <w:t>确认</w:t>
      </w:r>
      <w:r w:rsidR="00E1191B">
        <w:rPr>
          <w:rFonts w:ascii="宋体" w:hAnsi="宋体"/>
          <w:color w:val="000000"/>
          <w:sz w:val="21"/>
          <w:szCs w:val="21"/>
          <w:lang w:eastAsia="zh-CN"/>
        </w:rPr>
        <w:t>主页面</w:t>
      </w:r>
      <w:r w:rsidRPr="009C64A2">
        <w:rPr>
          <w:rFonts w:ascii="宋体" w:hAnsi="宋体" w:hint="eastAsia"/>
          <w:color w:val="000000"/>
          <w:sz w:val="21"/>
          <w:szCs w:val="21"/>
          <w:lang w:eastAsia="zh-CN"/>
        </w:rPr>
        <w:t>，</w:t>
      </w:r>
      <w:r w:rsidR="00E1191B">
        <w:rPr>
          <w:rFonts w:ascii="宋体" w:hAnsi="宋体" w:hint="eastAsia"/>
          <w:color w:val="000000"/>
          <w:sz w:val="21"/>
          <w:szCs w:val="21"/>
          <w:lang w:eastAsia="zh-CN"/>
        </w:rPr>
        <w:t>选择查询</w:t>
      </w:r>
      <w:r w:rsidR="00E1191B">
        <w:rPr>
          <w:rFonts w:ascii="宋体" w:hAnsi="宋体"/>
          <w:color w:val="000000"/>
          <w:sz w:val="21"/>
          <w:szCs w:val="21"/>
          <w:lang w:eastAsia="zh-CN"/>
        </w:rPr>
        <w:t>条件点击查询按钮</w:t>
      </w:r>
      <w:r>
        <w:rPr>
          <w:rFonts w:ascii="宋体" w:hAnsi="宋体" w:hint="eastAsia"/>
          <w:color w:val="000000"/>
          <w:sz w:val="21"/>
          <w:szCs w:val="21"/>
          <w:lang w:eastAsia="zh-CN"/>
        </w:rPr>
        <w:t>，</w:t>
      </w:r>
      <w:r w:rsidR="00E1191B">
        <w:rPr>
          <w:rFonts w:ascii="宋体" w:hAnsi="宋体" w:hint="eastAsia"/>
          <w:color w:val="000000"/>
          <w:sz w:val="21"/>
          <w:szCs w:val="21"/>
          <w:lang w:eastAsia="zh-CN"/>
        </w:rPr>
        <w:t>跳转</w:t>
      </w:r>
      <w:r w:rsidR="00E1191B">
        <w:rPr>
          <w:rFonts w:ascii="宋体" w:hAnsi="宋体"/>
          <w:color w:val="000000"/>
          <w:sz w:val="21"/>
          <w:szCs w:val="21"/>
          <w:lang w:eastAsia="zh-CN"/>
        </w:rPr>
        <w:t>查询结果列表，</w:t>
      </w:r>
      <w:r>
        <w:rPr>
          <w:rFonts w:ascii="宋体" w:hAnsi="宋体" w:hint="eastAsia"/>
          <w:color w:val="000000"/>
          <w:sz w:val="21"/>
          <w:szCs w:val="21"/>
          <w:lang w:eastAsia="zh-CN"/>
        </w:rPr>
        <w:t>如图</w:t>
      </w:r>
      <w:r w:rsidRPr="009C64A2">
        <w:rPr>
          <w:rFonts w:ascii="宋体" w:hAnsi="宋体" w:hint="eastAsia"/>
          <w:color w:val="000000"/>
          <w:sz w:val="21"/>
          <w:szCs w:val="21"/>
          <w:lang w:eastAsia="zh-CN"/>
        </w:rPr>
        <w:t>4.</w:t>
      </w:r>
      <w:r w:rsidR="006E20EE">
        <w:rPr>
          <w:rFonts w:ascii="宋体" w:hAnsi="宋体"/>
          <w:color w:val="000000"/>
          <w:sz w:val="21"/>
          <w:szCs w:val="21"/>
          <w:lang w:eastAsia="zh-CN"/>
        </w:rPr>
        <w:t>5</w:t>
      </w:r>
      <w:r w:rsidRPr="009C64A2">
        <w:rPr>
          <w:rFonts w:ascii="宋体" w:hAnsi="宋体" w:hint="eastAsia"/>
          <w:color w:val="000000"/>
          <w:sz w:val="21"/>
          <w:szCs w:val="21"/>
          <w:lang w:eastAsia="zh-CN"/>
        </w:rPr>
        <w:t>.4</w:t>
      </w:r>
      <w:r>
        <w:rPr>
          <w:rFonts w:ascii="宋体" w:hAnsi="宋体"/>
          <w:color w:val="000000"/>
          <w:sz w:val="21"/>
          <w:szCs w:val="21"/>
          <w:lang w:eastAsia="zh-CN"/>
        </w:rPr>
        <w:t>-</w:t>
      </w:r>
      <w:r w:rsidR="00E1191B">
        <w:rPr>
          <w:rFonts w:ascii="宋体" w:hAnsi="宋体"/>
          <w:color w:val="000000"/>
          <w:sz w:val="21"/>
          <w:szCs w:val="21"/>
          <w:lang w:eastAsia="zh-CN"/>
        </w:rPr>
        <w:t>2</w:t>
      </w:r>
      <w:r>
        <w:rPr>
          <w:rFonts w:ascii="宋体" w:hAnsi="宋体" w:hint="eastAsia"/>
          <w:color w:val="000000"/>
          <w:sz w:val="21"/>
          <w:szCs w:val="21"/>
          <w:lang w:eastAsia="zh-CN"/>
        </w:rPr>
        <w:t>所示：</w:t>
      </w:r>
    </w:p>
    <w:p w:rsidR="00E1191B" w:rsidRDefault="00985BF3" w:rsidP="00E1191B">
      <w:pPr>
        <w:jc w:val="center"/>
        <w:rPr>
          <w:rFonts w:ascii="宋体" w:hAnsi="宋体"/>
          <w:color w:val="000000"/>
          <w:sz w:val="21"/>
          <w:szCs w:val="21"/>
          <w:lang w:eastAsia="zh-CN"/>
        </w:rPr>
      </w:pPr>
      <w:r>
        <w:rPr>
          <w:noProof/>
          <w:lang w:eastAsia="zh-CN"/>
        </w:rPr>
        <w:lastRenderedPageBreak/>
        <w:drawing>
          <wp:inline distT="0" distB="0" distL="0" distR="0" wp14:anchorId="49C1AC17" wp14:editId="5EE11C48">
            <wp:extent cx="5486400" cy="2638425"/>
            <wp:effectExtent l="19050" t="1905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638425"/>
                    </a:xfrm>
                    <a:prstGeom prst="rect">
                      <a:avLst/>
                    </a:prstGeom>
                    <a:ln>
                      <a:solidFill>
                        <a:schemeClr val="accent1"/>
                      </a:solidFill>
                    </a:ln>
                  </pic:spPr>
                </pic:pic>
              </a:graphicData>
            </a:graphic>
          </wp:inline>
        </w:drawing>
      </w:r>
    </w:p>
    <w:p w:rsidR="00E1191B" w:rsidRDefault="00E1191B" w:rsidP="00E1191B">
      <w:pPr>
        <w:spacing w:line="360" w:lineRule="auto"/>
        <w:jc w:val="center"/>
        <w:rPr>
          <w:rFonts w:asciiTheme="majorEastAsia" w:eastAsiaTheme="majorEastAsia" w:hAnsiTheme="majorEastAsia"/>
          <w:sz w:val="21"/>
          <w:szCs w:val="21"/>
          <w:lang w:eastAsia="zh-CN"/>
        </w:rPr>
      </w:pPr>
      <w:r w:rsidRPr="002411B7">
        <w:rPr>
          <w:rFonts w:asciiTheme="majorEastAsia" w:eastAsiaTheme="majorEastAsia" w:hAnsiTheme="majorEastAsia" w:hint="eastAsia"/>
          <w:sz w:val="21"/>
          <w:szCs w:val="21"/>
          <w:lang w:eastAsia="zh-CN"/>
        </w:rPr>
        <w:t>图4.</w:t>
      </w:r>
      <w:r>
        <w:rPr>
          <w:rFonts w:asciiTheme="majorEastAsia" w:eastAsiaTheme="majorEastAsia" w:hAnsiTheme="majorEastAsia"/>
          <w:sz w:val="21"/>
          <w:szCs w:val="21"/>
          <w:lang w:eastAsia="zh-CN"/>
        </w:rPr>
        <w:t>4</w:t>
      </w:r>
      <w:r>
        <w:rPr>
          <w:rFonts w:asciiTheme="majorEastAsia" w:eastAsiaTheme="majorEastAsia" w:hAnsiTheme="majorEastAsia" w:hint="eastAsia"/>
          <w:sz w:val="21"/>
          <w:szCs w:val="21"/>
          <w:lang w:eastAsia="zh-CN"/>
        </w:rPr>
        <w:t>.4-2</w:t>
      </w:r>
    </w:p>
    <w:tbl>
      <w:tblPr>
        <w:tblStyle w:val="af"/>
        <w:tblW w:w="8856" w:type="dxa"/>
        <w:tblLayout w:type="fixed"/>
        <w:tblLook w:val="04A0" w:firstRow="1" w:lastRow="0" w:firstColumn="1" w:lastColumn="0" w:noHBand="0" w:noVBand="1"/>
      </w:tblPr>
      <w:tblGrid>
        <w:gridCol w:w="2542"/>
        <w:gridCol w:w="5483"/>
        <w:gridCol w:w="831"/>
      </w:tblGrid>
      <w:tr w:rsidR="00E1191B" w:rsidTr="008D2B8D">
        <w:tc>
          <w:tcPr>
            <w:tcW w:w="8856" w:type="dxa"/>
            <w:gridSpan w:val="3"/>
            <w:shd w:val="clear" w:color="auto" w:fill="FFFF00"/>
          </w:tcPr>
          <w:p w:rsidR="00E1191B" w:rsidRDefault="00E1191B" w:rsidP="00E1191B">
            <w:pPr>
              <w:overflowPunct w:val="0"/>
              <w:autoSpaceDE w:val="0"/>
              <w:autoSpaceDN w:val="0"/>
              <w:adjustRightInd w:val="0"/>
              <w:textAlignment w:val="baseline"/>
              <w:rPr>
                <w:rFonts w:asciiTheme="minorEastAsia" w:hAnsiTheme="minorEastAsia"/>
                <w:b/>
                <w:szCs w:val="21"/>
                <w:lang w:eastAsia="zh-CN"/>
              </w:rPr>
            </w:pPr>
            <w:r>
              <w:rPr>
                <w:rFonts w:asciiTheme="minorEastAsia" w:hAnsiTheme="minorEastAsia" w:hint="eastAsia"/>
                <w:b/>
                <w:szCs w:val="21"/>
                <w:lang w:eastAsia="zh-CN"/>
              </w:rPr>
              <w:t>《呆滞品交易确认查询结果列表》</w:t>
            </w:r>
          </w:p>
        </w:tc>
      </w:tr>
      <w:tr w:rsidR="00E1191B" w:rsidTr="008D2B8D">
        <w:tc>
          <w:tcPr>
            <w:tcW w:w="2542" w:type="dxa"/>
            <w:shd w:val="clear" w:color="auto" w:fill="FFFF00"/>
          </w:tcPr>
          <w:p w:rsidR="00E1191B" w:rsidRDefault="00E1191B" w:rsidP="006E20EE">
            <w:pPr>
              <w:overflowPunct w:val="0"/>
              <w:autoSpaceDE w:val="0"/>
              <w:autoSpaceDN w:val="0"/>
              <w:adjustRightInd w:val="0"/>
              <w:textAlignment w:val="baseline"/>
              <w:rPr>
                <w:rFonts w:asciiTheme="minorEastAsia" w:hAnsiTheme="minorEastAsia"/>
                <w:b/>
                <w:szCs w:val="21"/>
              </w:rPr>
            </w:pPr>
            <w:r>
              <w:rPr>
                <w:rFonts w:asciiTheme="minorEastAsia" w:hAnsiTheme="minorEastAsia" w:hint="eastAsia"/>
                <w:b/>
                <w:szCs w:val="21"/>
              </w:rPr>
              <w:t>页面编号：</w:t>
            </w:r>
            <w:r w:rsidRPr="00B63091">
              <w:rPr>
                <w:rFonts w:asciiTheme="minorEastAsia" w:hAnsiTheme="minorEastAsia"/>
                <w:b/>
                <w:szCs w:val="21"/>
              </w:rPr>
              <w:t>4.</w:t>
            </w:r>
            <w:r w:rsidR="006E20EE">
              <w:rPr>
                <w:rFonts w:asciiTheme="minorEastAsia" w:hAnsiTheme="minorEastAsia"/>
                <w:b/>
                <w:szCs w:val="21"/>
              </w:rPr>
              <w:t>5</w:t>
            </w:r>
            <w:r w:rsidRPr="00B63091">
              <w:rPr>
                <w:rFonts w:asciiTheme="minorEastAsia" w:hAnsiTheme="minorEastAsia"/>
                <w:b/>
                <w:szCs w:val="21"/>
              </w:rPr>
              <w:t>.4-2</w:t>
            </w:r>
          </w:p>
        </w:tc>
        <w:tc>
          <w:tcPr>
            <w:tcW w:w="5483" w:type="dxa"/>
            <w:shd w:val="clear" w:color="auto" w:fill="FFFF00"/>
          </w:tcPr>
          <w:p w:rsidR="00E1191B" w:rsidRDefault="00E1191B" w:rsidP="008D2B8D">
            <w:pPr>
              <w:overflowPunct w:val="0"/>
              <w:autoSpaceDE w:val="0"/>
              <w:autoSpaceDN w:val="0"/>
              <w:adjustRightInd w:val="0"/>
              <w:textAlignment w:val="baseline"/>
              <w:rPr>
                <w:rFonts w:asciiTheme="minorEastAsia" w:hAnsiTheme="minorEastAsia"/>
                <w:b/>
                <w:szCs w:val="21"/>
              </w:rPr>
            </w:pPr>
            <w:proofErr w:type="spellStart"/>
            <w:r>
              <w:rPr>
                <w:rFonts w:asciiTheme="minorEastAsia" w:hAnsiTheme="minorEastAsia" w:hint="eastAsia"/>
                <w:b/>
                <w:szCs w:val="21"/>
              </w:rPr>
              <w:t>逻辑明细</w:t>
            </w:r>
            <w:proofErr w:type="spellEnd"/>
          </w:p>
        </w:tc>
        <w:tc>
          <w:tcPr>
            <w:tcW w:w="831" w:type="dxa"/>
            <w:shd w:val="clear" w:color="auto" w:fill="FFFF00"/>
          </w:tcPr>
          <w:p w:rsidR="00E1191B" w:rsidRDefault="00E1191B" w:rsidP="008D2B8D">
            <w:pPr>
              <w:overflowPunct w:val="0"/>
              <w:autoSpaceDE w:val="0"/>
              <w:autoSpaceDN w:val="0"/>
              <w:adjustRightInd w:val="0"/>
              <w:textAlignment w:val="baseline"/>
              <w:rPr>
                <w:rFonts w:asciiTheme="minorEastAsia" w:hAnsiTheme="minorEastAsia"/>
                <w:b/>
                <w:szCs w:val="21"/>
              </w:rPr>
            </w:pPr>
            <w:proofErr w:type="spellStart"/>
            <w:r>
              <w:rPr>
                <w:rFonts w:asciiTheme="minorEastAsia" w:hAnsiTheme="minorEastAsia" w:hint="eastAsia"/>
                <w:b/>
                <w:szCs w:val="21"/>
              </w:rPr>
              <w:t>备注</w:t>
            </w:r>
            <w:proofErr w:type="spellEnd"/>
          </w:p>
        </w:tc>
      </w:tr>
      <w:tr w:rsidR="00E1191B" w:rsidTr="008D2B8D">
        <w:tc>
          <w:tcPr>
            <w:tcW w:w="2542" w:type="dxa"/>
          </w:tcPr>
          <w:p w:rsidR="00E1191B" w:rsidRDefault="00E1191B" w:rsidP="008D2B8D">
            <w:pPr>
              <w:overflowPunct w:val="0"/>
              <w:autoSpaceDE w:val="0"/>
              <w:autoSpaceDN w:val="0"/>
              <w:adjustRightInd w:val="0"/>
              <w:textAlignment w:val="baseline"/>
              <w:rPr>
                <w:rFonts w:asciiTheme="minorEastAsia" w:hAnsiTheme="minorEastAsia"/>
                <w:szCs w:val="21"/>
              </w:rPr>
            </w:pPr>
            <w:proofErr w:type="spellStart"/>
            <w:r>
              <w:rPr>
                <w:rFonts w:asciiTheme="minorEastAsia" w:hAnsiTheme="minorEastAsia" w:hint="eastAsia"/>
                <w:szCs w:val="21"/>
              </w:rPr>
              <w:t>页面初始化</w:t>
            </w:r>
            <w:proofErr w:type="spellEnd"/>
          </w:p>
        </w:tc>
        <w:tc>
          <w:tcPr>
            <w:tcW w:w="5483" w:type="dxa"/>
          </w:tcPr>
          <w:p w:rsidR="00E1191B" w:rsidRDefault="00E1191B" w:rsidP="006E20EE">
            <w:pPr>
              <w:overflowPunct w:val="0"/>
              <w:autoSpaceDE w:val="0"/>
              <w:autoSpaceDN w:val="0"/>
              <w:adjustRightInd w:val="0"/>
              <w:textAlignment w:val="baseline"/>
              <w:rPr>
                <w:rFonts w:asciiTheme="minorEastAsia" w:hAnsiTheme="minorEastAsia"/>
                <w:iCs/>
                <w:szCs w:val="21"/>
                <w:lang w:eastAsia="zh-CN"/>
              </w:rPr>
            </w:pPr>
            <w:r>
              <w:rPr>
                <w:rFonts w:asciiTheme="minorEastAsia" w:hAnsiTheme="minorEastAsia" w:hint="eastAsia"/>
                <w:iCs/>
                <w:szCs w:val="21"/>
                <w:lang w:eastAsia="zh-CN"/>
              </w:rPr>
              <w:t>继承图4.</w:t>
            </w:r>
            <w:r w:rsidR="006E20EE">
              <w:rPr>
                <w:rFonts w:asciiTheme="minorEastAsia" w:hAnsiTheme="minorEastAsia"/>
                <w:iCs/>
                <w:szCs w:val="21"/>
                <w:lang w:eastAsia="zh-CN"/>
              </w:rPr>
              <w:t>5</w:t>
            </w:r>
            <w:r>
              <w:rPr>
                <w:rFonts w:asciiTheme="minorEastAsia" w:hAnsiTheme="minorEastAsia" w:hint="eastAsia"/>
                <w:iCs/>
                <w:szCs w:val="21"/>
                <w:lang w:eastAsia="zh-CN"/>
              </w:rPr>
              <w:t>.4</w:t>
            </w:r>
            <w:r>
              <w:rPr>
                <w:rFonts w:asciiTheme="minorEastAsia" w:hAnsiTheme="minorEastAsia"/>
                <w:iCs/>
                <w:szCs w:val="21"/>
                <w:lang w:eastAsia="zh-CN"/>
              </w:rPr>
              <w:t>-1</w:t>
            </w:r>
            <w:r>
              <w:rPr>
                <w:rFonts w:asciiTheme="minorEastAsia" w:hAnsiTheme="minorEastAsia" w:hint="eastAsia"/>
                <w:iCs/>
                <w:szCs w:val="21"/>
                <w:lang w:eastAsia="zh-CN"/>
              </w:rPr>
              <w:t>页面</w:t>
            </w:r>
            <w:r>
              <w:rPr>
                <w:rFonts w:asciiTheme="minorEastAsia" w:hAnsiTheme="minorEastAsia"/>
                <w:iCs/>
                <w:szCs w:val="21"/>
                <w:lang w:eastAsia="zh-CN"/>
              </w:rPr>
              <w:t>的</w:t>
            </w:r>
            <w:r>
              <w:rPr>
                <w:rFonts w:asciiTheme="minorEastAsia" w:hAnsiTheme="minorEastAsia" w:hint="eastAsia"/>
                <w:iCs/>
                <w:szCs w:val="21"/>
                <w:lang w:eastAsia="zh-CN"/>
              </w:rPr>
              <w:t>查询条件值</w:t>
            </w:r>
          </w:p>
        </w:tc>
        <w:tc>
          <w:tcPr>
            <w:tcW w:w="831" w:type="dxa"/>
          </w:tcPr>
          <w:p w:rsidR="00E1191B" w:rsidRDefault="00E1191B" w:rsidP="008D2B8D">
            <w:pPr>
              <w:overflowPunct w:val="0"/>
              <w:autoSpaceDE w:val="0"/>
              <w:autoSpaceDN w:val="0"/>
              <w:adjustRightInd w:val="0"/>
              <w:ind w:firstLine="402"/>
              <w:textAlignment w:val="baseline"/>
              <w:rPr>
                <w:rFonts w:asciiTheme="minorEastAsia" w:hAnsiTheme="minorEastAsia"/>
                <w:i/>
                <w:color w:val="0000FF"/>
                <w:szCs w:val="21"/>
                <w:lang w:eastAsia="zh-CN"/>
              </w:rPr>
            </w:pPr>
          </w:p>
        </w:tc>
      </w:tr>
      <w:tr w:rsidR="00E1191B" w:rsidTr="008D2B8D">
        <w:tc>
          <w:tcPr>
            <w:tcW w:w="2542" w:type="dxa"/>
          </w:tcPr>
          <w:p w:rsidR="00E1191B" w:rsidRDefault="00E1191B" w:rsidP="008D2B8D">
            <w:pPr>
              <w:overflowPunct w:val="0"/>
              <w:autoSpaceDE w:val="0"/>
              <w:autoSpaceDN w:val="0"/>
              <w:adjustRightInd w:val="0"/>
              <w:textAlignment w:val="baseline"/>
              <w:rPr>
                <w:rFonts w:asciiTheme="minorEastAsia" w:hAnsiTheme="minorEastAsia"/>
                <w:szCs w:val="21"/>
                <w:lang w:eastAsia="zh-CN"/>
              </w:rPr>
            </w:pPr>
            <w:r>
              <w:rPr>
                <w:rFonts w:asciiTheme="minorEastAsia" w:hAnsiTheme="minorEastAsia" w:hint="eastAsia"/>
                <w:szCs w:val="21"/>
                <w:lang w:eastAsia="zh-CN"/>
              </w:rPr>
              <w:t>查询</w:t>
            </w:r>
            <w:r>
              <w:rPr>
                <w:rFonts w:asciiTheme="minorEastAsia" w:hAnsiTheme="minorEastAsia"/>
                <w:szCs w:val="21"/>
                <w:lang w:eastAsia="zh-CN"/>
              </w:rPr>
              <w:t>条件</w:t>
            </w:r>
          </w:p>
        </w:tc>
        <w:tc>
          <w:tcPr>
            <w:tcW w:w="5483" w:type="dxa"/>
          </w:tcPr>
          <w:p w:rsidR="00E1191B" w:rsidRPr="005F1628" w:rsidRDefault="00E1191B" w:rsidP="008D2B8D">
            <w:pPr>
              <w:overflowPunct w:val="0"/>
              <w:autoSpaceDE w:val="0"/>
              <w:autoSpaceDN w:val="0"/>
              <w:adjustRightInd w:val="0"/>
              <w:textAlignment w:val="baseline"/>
              <w:rPr>
                <w:rFonts w:asciiTheme="minorEastAsia" w:hAnsiTheme="minorEastAsia"/>
                <w:b/>
                <w:iCs/>
                <w:szCs w:val="21"/>
                <w:highlight w:val="yellow"/>
                <w:lang w:eastAsia="zh-CN"/>
              </w:rPr>
            </w:pPr>
            <w:r w:rsidRPr="008F36A7">
              <w:rPr>
                <w:rFonts w:asciiTheme="minorEastAsia" w:hAnsiTheme="minorEastAsia" w:hint="eastAsia"/>
                <w:iCs/>
                <w:szCs w:val="21"/>
                <w:lang w:eastAsia="zh-CN"/>
              </w:rPr>
              <w:t>同页面</w:t>
            </w:r>
            <w:r w:rsidR="006E20EE">
              <w:rPr>
                <w:rFonts w:asciiTheme="minorEastAsia" w:hAnsiTheme="minorEastAsia" w:hint="eastAsia"/>
                <w:iCs/>
                <w:szCs w:val="21"/>
                <w:lang w:eastAsia="zh-CN"/>
              </w:rPr>
              <w:t>4.</w:t>
            </w:r>
            <w:r w:rsidR="006E20EE">
              <w:rPr>
                <w:rFonts w:asciiTheme="minorEastAsia" w:hAnsiTheme="minorEastAsia"/>
                <w:iCs/>
                <w:szCs w:val="21"/>
                <w:lang w:eastAsia="zh-CN"/>
              </w:rPr>
              <w:t>5</w:t>
            </w:r>
            <w:r w:rsidR="006E20EE">
              <w:rPr>
                <w:rFonts w:asciiTheme="minorEastAsia" w:hAnsiTheme="minorEastAsia" w:hint="eastAsia"/>
                <w:iCs/>
                <w:szCs w:val="21"/>
                <w:lang w:eastAsia="zh-CN"/>
              </w:rPr>
              <w:t>.4</w:t>
            </w:r>
            <w:r w:rsidR="006E20EE">
              <w:rPr>
                <w:rFonts w:asciiTheme="minorEastAsia" w:hAnsiTheme="minorEastAsia"/>
                <w:iCs/>
                <w:szCs w:val="21"/>
                <w:lang w:eastAsia="zh-CN"/>
              </w:rPr>
              <w:t>-1</w:t>
            </w:r>
          </w:p>
        </w:tc>
        <w:tc>
          <w:tcPr>
            <w:tcW w:w="831" w:type="dxa"/>
          </w:tcPr>
          <w:p w:rsidR="00E1191B" w:rsidRDefault="00E1191B" w:rsidP="008D2B8D">
            <w:pPr>
              <w:overflowPunct w:val="0"/>
              <w:autoSpaceDE w:val="0"/>
              <w:autoSpaceDN w:val="0"/>
              <w:adjustRightInd w:val="0"/>
              <w:ind w:firstLine="402"/>
              <w:textAlignment w:val="baseline"/>
              <w:rPr>
                <w:rFonts w:asciiTheme="minorEastAsia" w:hAnsiTheme="minorEastAsia"/>
                <w:i/>
                <w:color w:val="0000FF"/>
                <w:szCs w:val="21"/>
                <w:lang w:eastAsia="zh-CN"/>
              </w:rPr>
            </w:pPr>
          </w:p>
        </w:tc>
      </w:tr>
      <w:tr w:rsidR="00E1191B" w:rsidTr="008D2B8D">
        <w:tc>
          <w:tcPr>
            <w:tcW w:w="2542" w:type="dxa"/>
          </w:tcPr>
          <w:p w:rsidR="00E1191B" w:rsidRDefault="00E1191B" w:rsidP="008D2B8D">
            <w:pPr>
              <w:overflowPunct w:val="0"/>
              <w:autoSpaceDE w:val="0"/>
              <w:autoSpaceDN w:val="0"/>
              <w:adjustRightInd w:val="0"/>
              <w:textAlignment w:val="baseline"/>
              <w:rPr>
                <w:rFonts w:asciiTheme="minorEastAsia" w:hAnsiTheme="minorEastAsia"/>
                <w:szCs w:val="21"/>
                <w:lang w:eastAsia="zh-CN"/>
              </w:rPr>
            </w:pPr>
            <w:r>
              <w:rPr>
                <w:rFonts w:asciiTheme="minorEastAsia" w:hAnsiTheme="minorEastAsia" w:hint="eastAsia"/>
                <w:szCs w:val="21"/>
                <w:lang w:eastAsia="zh-CN"/>
              </w:rPr>
              <w:t>子功能</w:t>
            </w:r>
            <w:r>
              <w:rPr>
                <w:rFonts w:asciiTheme="minorEastAsia" w:hAnsiTheme="minorEastAsia"/>
                <w:szCs w:val="21"/>
                <w:lang w:eastAsia="zh-CN"/>
              </w:rPr>
              <w:t>：</w:t>
            </w:r>
          </w:p>
        </w:tc>
        <w:tc>
          <w:tcPr>
            <w:tcW w:w="5483" w:type="dxa"/>
          </w:tcPr>
          <w:p w:rsidR="00E1191B" w:rsidRPr="008F36A7" w:rsidRDefault="00E1191B" w:rsidP="008D2B8D">
            <w:pPr>
              <w:overflowPunct w:val="0"/>
              <w:autoSpaceDE w:val="0"/>
              <w:autoSpaceDN w:val="0"/>
              <w:adjustRightInd w:val="0"/>
              <w:textAlignment w:val="baseline"/>
              <w:rPr>
                <w:rFonts w:asciiTheme="minorEastAsia" w:hAnsiTheme="minorEastAsia"/>
                <w:iCs/>
                <w:szCs w:val="21"/>
                <w:lang w:eastAsia="zh-CN"/>
              </w:rPr>
            </w:pPr>
            <w:r w:rsidRPr="008F36A7">
              <w:rPr>
                <w:rFonts w:asciiTheme="minorEastAsia" w:hAnsiTheme="minorEastAsia" w:hint="eastAsia"/>
                <w:iCs/>
                <w:szCs w:val="21"/>
                <w:lang w:eastAsia="zh-CN"/>
              </w:rPr>
              <w:t>同页面</w:t>
            </w:r>
            <w:r w:rsidR="006E20EE">
              <w:rPr>
                <w:rFonts w:asciiTheme="minorEastAsia" w:hAnsiTheme="minorEastAsia" w:hint="eastAsia"/>
                <w:iCs/>
                <w:szCs w:val="21"/>
                <w:lang w:eastAsia="zh-CN"/>
              </w:rPr>
              <w:t>4.</w:t>
            </w:r>
            <w:r w:rsidR="006E20EE">
              <w:rPr>
                <w:rFonts w:asciiTheme="minorEastAsia" w:hAnsiTheme="minorEastAsia"/>
                <w:iCs/>
                <w:szCs w:val="21"/>
                <w:lang w:eastAsia="zh-CN"/>
              </w:rPr>
              <w:t>5</w:t>
            </w:r>
            <w:r w:rsidR="006E20EE">
              <w:rPr>
                <w:rFonts w:asciiTheme="minorEastAsia" w:hAnsiTheme="minorEastAsia" w:hint="eastAsia"/>
                <w:iCs/>
                <w:szCs w:val="21"/>
                <w:lang w:eastAsia="zh-CN"/>
              </w:rPr>
              <w:t>.4</w:t>
            </w:r>
            <w:r w:rsidR="006E20EE">
              <w:rPr>
                <w:rFonts w:asciiTheme="minorEastAsia" w:hAnsiTheme="minorEastAsia"/>
                <w:iCs/>
                <w:szCs w:val="21"/>
                <w:lang w:eastAsia="zh-CN"/>
              </w:rPr>
              <w:t>-1</w:t>
            </w:r>
          </w:p>
        </w:tc>
        <w:tc>
          <w:tcPr>
            <w:tcW w:w="831" w:type="dxa"/>
          </w:tcPr>
          <w:p w:rsidR="00E1191B" w:rsidRDefault="00E1191B" w:rsidP="008D2B8D">
            <w:pPr>
              <w:overflowPunct w:val="0"/>
              <w:autoSpaceDE w:val="0"/>
              <w:autoSpaceDN w:val="0"/>
              <w:adjustRightInd w:val="0"/>
              <w:ind w:firstLine="402"/>
              <w:textAlignment w:val="baseline"/>
              <w:rPr>
                <w:rFonts w:asciiTheme="minorEastAsia" w:hAnsiTheme="minorEastAsia"/>
                <w:i/>
                <w:color w:val="0000FF"/>
                <w:szCs w:val="21"/>
                <w:lang w:eastAsia="zh-CN"/>
              </w:rPr>
            </w:pPr>
          </w:p>
        </w:tc>
      </w:tr>
      <w:tr w:rsidR="00E1191B" w:rsidTr="008D2B8D">
        <w:tc>
          <w:tcPr>
            <w:tcW w:w="2542" w:type="dxa"/>
          </w:tcPr>
          <w:p w:rsidR="00E1191B" w:rsidRDefault="00E1191B" w:rsidP="008D2B8D">
            <w:pPr>
              <w:overflowPunct w:val="0"/>
              <w:autoSpaceDE w:val="0"/>
              <w:autoSpaceDN w:val="0"/>
              <w:adjustRightInd w:val="0"/>
              <w:textAlignment w:val="baseline"/>
              <w:rPr>
                <w:rFonts w:asciiTheme="minorEastAsia" w:hAnsiTheme="minorEastAsia"/>
                <w:szCs w:val="21"/>
                <w:lang w:eastAsia="zh-CN"/>
              </w:rPr>
            </w:pPr>
            <w:r>
              <w:rPr>
                <w:rFonts w:asciiTheme="minorEastAsia" w:hAnsiTheme="minorEastAsia" w:hint="eastAsia"/>
                <w:szCs w:val="21"/>
                <w:lang w:eastAsia="zh-CN"/>
              </w:rPr>
              <w:t>查询</w:t>
            </w:r>
            <w:r>
              <w:rPr>
                <w:rFonts w:asciiTheme="minorEastAsia" w:hAnsiTheme="minorEastAsia"/>
                <w:szCs w:val="21"/>
                <w:lang w:eastAsia="zh-CN"/>
              </w:rPr>
              <w:t>结果列表</w:t>
            </w:r>
          </w:p>
        </w:tc>
        <w:tc>
          <w:tcPr>
            <w:tcW w:w="5483" w:type="dxa"/>
          </w:tcPr>
          <w:p w:rsidR="00E1191B" w:rsidRDefault="00E1191B" w:rsidP="008D2B8D">
            <w:pPr>
              <w:overflowPunct w:val="0"/>
              <w:autoSpaceDE w:val="0"/>
              <w:autoSpaceDN w:val="0"/>
              <w:adjustRightInd w:val="0"/>
              <w:textAlignment w:val="baseline"/>
              <w:rPr>
                <w:rFonts w:asciiTheme="minorEastAsia" w:hAnsiTheme="minorEastAsia"/>
                <w:b/>
                <w:iCs/>
                <w:szCs w:val="21"/>
                <w:lang w:eastAsia="zh-CN"/>
              </w:rPr>
            </w:pPr>
            <w:r>
              <w:rPr>
                <w:rFonts w:asciiTheme="minorEastAsia" w:hAnsiTheme="minorEastAsia" w:hint="eastAsia"/>
                <w:b/>
                <w:iCs/>
                <w:szCs w:val="21"/>
                <w:lang w:eastAsia="zh-CN"/>
              </w:rPr>
              <w:t>序号</w:t>
            </w:r>
            <w:r w:rsidRPr="003B1F5B">
              <w:rPr>
                <w:rFonts w:asciiTheme="minorEastAsia" w:hAnsiTheme="minorEastAsia"/>
                <w:b/>
                <w:iCs/>
                <w:szCs w:val="21"/>
                <w:lang w:eastAsia="zh-CN"/>
              </w:rPr>
              <w:t>：</w:t>
            </w:r>
            <w:r>
              <w:rPr>
                <w:rFonts w:asciiTheme="minorEastAsia" w:hAnsiTheme="minorEastAsia" w:hint="eastAsia"/>
                <w:iCs/>
                <w:szCs w:val="21"/>
                <w:lang w:eastAsia="zh-CN"/>
              </w:rPr>
              <w:t>系统自动</w:t>
            </w:r>
            <w:r>
              <w:rPr>
                <w:rFonts w:asciiTheme="minorEastAsia" w:hAnsiTheme="minorEastAsia"/>
                <w:iCs/>
                <w:szCs w:val="21"/>
                <w:lang w:eastAsia="zh-CN"/>
              </w:rPr>
              <w:t>生成，按照</w:t>
            </w:r>
            <w:r w:rsidR="00517C0C">
              <w:rPr>
                <w:rFonts w:asciiTheme="minorEastAsia" w:hAnsiTheme="minorEastAsia" w:hint="eastAsia"/>
                <w:iCs/>
                <w:szCs w:val="21"/>
                <w:lang w:eastAsia="zh-CN"/>
              </w:rPr>
              <w:t>申请</w:t>
            </w:r>
            <w:r>
              <w:rPr>
                <w:rFonts w:asciiTheme="minorEastAsia" w:hAnsiTheme="minorEastAsia"/>
                <w:iCs/>
                <w:szCs w:val="21"/>
                <w:lang w:eastAsia="zh-CN"/>
              </w:rPr>
              <w:t>日期</w:t>
            </w:r>
            <w:r>
              <w:rPr>
                <w:rFonts w:asciiTheme="minorEastAsia" w:hAnsiTheme="minorEastAsia" w:hint="eastAsia"/>
                <w:iCs/>
                <w:szCs w:val="21"/>
                <w:lang w:eastAsia="zh-CN"/>
              </w:rPr>
              <w:t>从大</w:t>
            </w:r>
            <w:r>
              <w:rPr>
                <w:rFonts w:asciiTheme="minorEastAsia" w:hAnsiTheme="minorEastAsia"/>
                <w:iCs/>
                <w:szCs w:val="21"/>
                <w:lang w:eastAsia="zh-CN"/>
              </w:rPr>
              <w:t>到小排列</w:t>
            </w:r>
            <w:r w:rsidRPr="003B1F5B">
              <w:rPr>
                <w:rFonts w:asciiTheme="minorEastAsia" w:hAnsiTheme="minorEastAsia"/>
                <w:iCs/>
                <w:szCs w:val="21"/>
                <w:lang w:eastAsia="zh-CN"/>
              </w:rPr>
              <w:t>；</w:t>
            </w:r>
          </w:p>
          <w:p w:rsidR="00E1191B" w:rsidRPr="003B1F5B" w:rsidRDefault="00E1191B" w:rsidP="008D2B8D">
            <w:pPr>
              <w:overflowPunct w:val="0"/>
              <w:autoSpaceDE w:val="0"/>
              <w:autoSpaceDN w:val="0"/>
              <w:adjustRightInd w:val="0"/>
              <w:textAlignment w:val="baseline"/>
              <w:rPr>
                <w:rFonts w:asciiTheme="minorEastAsia" w:hAnsiTheme="minorEastAsia"/>
                <w:b/>
                <w:iCs/>
                <w:szCs w:val="21"/>
                <w:lang w:eastAsia="zh-CN"/>
              </w:rPr>
            </w:pPr>
            <w:r>
              <w:rPr>
                <w:rFonts w:asciiTheme="minorEastAsia" w:hAnsiTheme="minorEastAsia" w:hint="eastAsia"/>
                <w:b/>
                <w:iCs/>
                <w:szCs w:val="21"/>
                <w:lang w:eastAsia="zh-CN"/>
              </w:rPr>
              <w:t>大区</w:t>
            </w:r>
            <w:r w:rsidRPr="003B1F5B">
              <w:rPr>
                <w:rFonts w:asciiTheme="minorEastAsia" w:hAnsiTheme="minorEastAsia"/>
                <w:b/>
                <w:iCs/>
                <w:szCs w:val="21"/>
                <w:lang w:eastAsia="zh-CN"/>
              </w:rPr>
              <w:t>：</w:t>
            </w:r>
            <w:r w:rsidR="00517C0C">
              <w:rPr>
                <w:rFonts w:asciiTheme="minorEastAsia" w:hAnsiTheme="minorEastAsia" w:hint="eastAsia"/>
                <w:iCs/>
                <w:szCs w:val="21"/>
                <w:lang w:eastAsia="zh-CN"/>
              </w:rPr>
              <w:t>申请</w:t>
            </w:r>
            <w:r>
              <w:rPr>
                <w:rFonts w:asciiTheme="minorEastAsia" w:hAnsiTheme="minorEastAsia"/>
                <w:iCs/>
                <w:szCs w:val="21"/>
                <w:lang w:eastAsia="zh-CN"/>
              </w:rPr>
              <w:t>经销商所在售后大区</w:t>
            </w:r>
            <w:r w:rsidRPr="003B1F5B">
              <w:rPr>
                <w:rFonts w:asciiTheme="minorEastAsia" w:hAnsiTheme="minorEastAsia"/>
                <w:iCs/>
                <w:szCs w:val="21"/>
                <w:lang w:eastAsia="zh-CN"/>
              </w:rPr>
              <w:t>；</w:t>
            </w:r>
          </w:p>
          <w:p w:rsidR="00E1191B" w:rsidRPr="003B1F5B" w:rsidRDefault="00E1191B" w:rsidP="008D2B8D">
            <w:pPr>
              <w:overflowPunct w:val="0"/>
              <w:autoSpaceDE w:val="0"/>
              <w:autoSpaceDN w:val="0"/>
              <w:adjustRightInd w:val="0"/>
              <w:textAlignment w:val="baseline"/>
              <w:rPr>
                <w:rFonts w:asciiTheme="minorEastAsia" w:hAnsiTheme="minorEastAsia"/>
                <w:b/>
                <w:iCs/>
                <w:szCs w:val="21"/>
                <w:lang w:eastAsia="zh-CN"/>
              </w:rPr>
            </w:pPr>
            <w:r>
              <w:rPr>
                <w:rFonts w:asciiTheme="minorEastAsia" w:hAnsiTheme="minorEastAsia" w:hint="eastAsia"/>
                <w:b/>
                <w:iCs/>
                <w:szCs w:val="21"/>
                <w:lang w:eastAsia="zh-CN"/>
              </w:rPr>
              <w:t>小区</w:t>
            </w:r>
            <w:r w:rsidRPr="003B1F5B">
              <w:rPr>
                <w:rFonts w:asciiTheme="minorEastAsia" w:hAnsiTheme="minorEastAsia"/>
                <w:b/>
                <w:iCs/>
                <w:szCs w:val="21"/>
                <w:lang w:eastAsia="zh-CN"/>
              </w:rPr>
              <w:t>：</w:t>
            </w:r>
            <w:r w:rsidR="00517C0C" w:rsidRPr="00517C0C">
              <w:rPr>
                <w:rFonts w:asciiTheme="minorEastAsia" w:hAnsiTheme="minorEastAsia" w:hint="eastAsia"/>
                <w:iCs/>
                <w:szCs w:val="21"/>
                <w:lang w:eastAsia="zh-CN"/>
              </w:rPr>
              <w:t>申请</w:t>
            </w:r>
            <w:r>
              <w:rPr>
                <w:rFonts w:asciiTheme="minorEastAsia" w:hAnsiTheme="minorEastAsia" w:hint="eastAsia"/>
                <w:iCs/>
                <w:szCs w:val="21"/>
                <w:lang w:eastAsia="zh-CN"/>
              </w:rPr>
              <w:t>经销商</w:t>
            </w:r>
            <w:r>
              <w:rPr>
                <w:rFonts w:asciiTheme="minorEastAsia" w:hAnsiTheme="minorEastAsia"/>
                <w:iCs/>
                <w:szCs w:val="21"/>
                <w:lang w:eastAsia="zh-CN"/>
              </w:rPr>
              <w:t>所在售后小区</w:t>
            </w:r>
            <w:r w:rsidRPr="003B1F5B">
              <w:rPr>
                <w:rFonts w:asciiTheme="minorEastAsia" w:hAnsiTheme="minorEastAsia"/>
                <w:iCs/>
                <w:szCs w:val="21"/>
                <w:lang w:eastAsia="zh-CN"/>
              </w:rPr>
              <w:t>；</w:t>
            </w:r>
          </w:p>
          <w:p w:rsidR="00E1191B" w:rsidRPr="003B1F5B" w:rsidRDefault="00E1191B" w:rsidP="008D2B8D">
            <w:pPr>
              <w:overflowPunct w:val="0"/>
              <w:autoSpaceDE w:val="0"/>
              <w:autoSpaceDN w:val="0"/>
              <w:adjustRightInd w:val="0"/>
              <w:textAlignment w:val="baseline"/>
              <w:rPr>
                <w:rFonts w:asciiTheme="minorEastAsia" w:hAnsiTheme="minorEastAsia"/>
                <w:iCs/>
                <w:szCs w:val="21"/>
                <w:lang w:eastAsia="zh-CN"/>
              </w:rPr>
            </w:pPr>
            <w:r>
              <w:rPr>
                <w:rFonts w:asciiTheme="minorEastAsia" w:hAnsiTheme="minorEastAsia" w:hint="eastAsia"/>
                <w:b/>
                <w:iCs/>
                <w:szCs w:val="21"/>
                <w:lang w:eastAsia="zh-CN"/>
              </w:rPr>
              <w:t>经销商代码：</w:t>
            </w:r>
            <w:r w:rsidR="00517C0C">
              <w:rPr>
                <w:rFonts w:asciiTheme="minorEastAsia" w:hAnsiTheme="minorEastAsia" w:hint="eastAsia"/>
                <w:iCs/>
                <w:szCs w:val="21"/>
                <w:lang w:eastAsia="zh-CN"/>
              </w:rPr>
              <w:t>申请</w:t>
            </w:r>
            <w:r>
              <w:rPr>
                <w:rFonts w:asciiTheme="minorEastAsia" w:hAnsiTheme="minorEastAsia" w:hint="eastAsia"/>
                <w:iCs/>
                <w:szCs w:val="21"/>
                <w:lang w:eastAsia="zh-CN"/>
              </w:rPr>
              <w:t>经销商</w:t>
            </w:r>
            <w:r>
              <w:rPr>
                <w:rFonts w:asciiTheme="minorEastAsia" w:hAnsiTheme="minorEastAsia"/>
                <w:iCs/>
                <w:szCs w:val="21"/>
                <w:lang w:eastAsia="zh-CN"/>
              </w:rPr>
              <w:t>代码</w:t>
            </w:r>
            <w:r w:rsidRPr="003B1F5B">
              <w:rPr>
                <w:rFonts w:asciiTheme="minorEastAsia" w:hAnsiTheme="minorEastAsia"/>
                <w:iCs/>
                <w:szCs w:val="21"/>
                <w:lang w:eastAsia="zh-CN"/>
              </w:rPr>
              <w:t>；</w:t>
            </w:r>
          </w:p>
          <w:p w:rsidR="00E1191B" w:rsidRDefault="00E1191B" w:rsidP="008D2B8D">
            <w:pPr>
              <w:overflowPunct w:val="0"/>
              <w:autoSpaceDE w:val="0"/>
              <w:autoSpaceDN w:val="0"/>
              <w:adjustRightInd w:val="0"/>
              <w:textAlignment w:val="baseline"/>
              <w:rPr>
                <w:rFonts w:cs="Arial"/>
                <w:b/>
                <w:bCs/>
                <w:color w:val="333333"/>
                <w:lang w:eastAsia="zh-CN"/>
              </w:rPr>
            </w:pPr>
            <w:r>
              <w:rPr>
                <w:rFonts w:cs="Arial" w:hint="eastAsia"/>
                <w:b/>
                <w:bCs/>
                <w:color w:val="333333"/>
                <w:lang w:eastAsia="zh-CN"/>
              </w:rPr>
              <w:t>经销商名称：</w:t>
            </w:r>
            <w:r w:rsidR="00517C0C">
              <w:rPr>
                <w:rFonts w:asciiTheme="minorEastAsia" w:hAnsiTheme="minorEastAsia" w:hint="eastAsia"/>
                <w:iCs/>
                <w:szCs w:val="21"/>
                <w:lang w:eastAsia="zh-CN"/>
              </w:rPr>
              <w:t>申请</w:t>
            </w:r>
            <w:r>
              <w:rPr>
                <w:rFonts w:cs="Arial" w:hint="eastAsia"/>
                <w:bCs/>
                <w:color w:val="333333"/>
                <w:lang w:eastAsia="zh-CN"/>
              </w:rPr>
              <w:t>经销商</w:t>
            </w:r>
            <w:r>
              <w:rPr>
                <w:rFonts w:cs="Arial"/>
                <w:bCs/>
                <w:color w:val="333333"/>
                <w:lang w:eastAsia="zh-CN"/>
              </w:rPr>
              <w:t>名称</w:t>
            </w:r>
            <w:r w:rsidRPr="003B1F5B">
              <w:rPr>
                <w:rFonts w:cs="Arial"/>
                <w:bCs/>
                <w:color w:val="333333"/>
                <w:lang w:eastAsia="zh-CN"/>
              </w:rPr>
              <w:t>；</w:t>
            </w:r>
          </w:p>
          <w:p w:rsidR="00E1191B" w:rsidRDefault="00E1191B" w:rsidP="008D2B8D">
            <w:pPr>
              <w:overflowPunct w:val="0"/>
              <w:autoSpaceDE w:val="0"/>
              <w:autoSpaceDN w:val="0"/>
              <w:adjustRightInd w:val="0"/>
              <w:textAlignment w:val="baseline"/>
              <w:rPr>
                <w:rFonts w:cs="Arial"/>
                <w:b/>
                <w:bCs/>
                <w:color w:val="333333"/>
                <w:lang w:eastAsia="zh-CN"/>
              </w:rPr>
            </w:pPr>
            <w:r>
              <w:rPr>
                <w:rFonts w:cs="Arial" w:hint="eastAsia"/>
                <w:b/>
                <w:bCs/>
                <w:color w:val="333333"/>
                <w:lang w:eastAsia="zh-CN"/>
              </w:rPr>
              <w:t>联系人：</w:t>
            </w:r>
            <w:r>
              <w:rPr>
                <w:rFonts w:cs="Arial" w:hint="eastAsia"/>
                <w:bCs/>
                <w:color w:val="333333"/>
                <w:lang w:eastAsia="zh-CN"/>
              </w:rPr>
              <w:t>手工录入</w:t>
            </w:r>
            <w:r w:rsidRPr="003B1F5B">
              <w:rPr>
                <w:rFonts w:cs="Arial"/>
                <w:bCs/>
                <w:color w:val="333333"/>
                <w:lang w:eastAsia="zh-CN"/>
              </w:rPr>
              <w:t>；</w:t>
            </w:r>
          </w:p>
          <w:p w:rsidR="00E1191B" w:rsidRDefault="00E1191B" w:rsidP="008D2B8D">
            <w:pPr>
              <w:overflowPunct w:val="0"/>
              <w:autoSpaceDE w:val="0"/>
              <w:autoSpaceDN w:val="0"/>
              <w:adjustRightInd w:val="0"/>
              <w:textAlignment w:val="baseline"/>
              <w:rPr>
                <w:rFonts w:cs="Arial"/>
                <w:bCs/>
                <w:color w:val="333333"/>
                <w:lang w:eastAsia="zh-CN"/>
              </w:rPr>
            </w:pPr>
            <w:r>
              <w:rPr>
                <w:rFonts w:cs="Arial" w:hint="eastAsia"/>
                <w:b/>
                <w:bCs/>
                <w:color w:val="333333"/>
                <w:lang w:eastAsia="zh-CN"/>
              </w:rPr>
              <w:t>联系电话：</w:t>
            </w:r>
            <w:r>
              <w:rPr>
                <w:rFonts w:cs="Arial" w:hint="eastAsia"/>
                <w:bCs/>
                <w:color w:val="333333"/>
                <w:lang w:eastAsia="zh-CN"/>
              </w:rPr>
              <w:t>手工录入</w:t>
            </w:r>
            <w:r w:rsidRPr="003B1F5B">
              <w:rPr>
                <w:rFonts w:cs="Arial"/>
                <w:bCs/>
                <w:color w:val="333333"/>
                <w:lang w:eastAsia="zh-CN"/>
              </w:rPr>
              <w:t>；</w:t>
            </w:r>
          </w:p>
          <w:p w:rsidR="00517C0C" w:rsidRDefault="00517C0C" w:rsidP="008D2B8D">
            <w:pPr>
              <w:overflowPunct w:val="0"/>
              <w:autoSpaceDE w:val="0"/>
              <w:autoSpaceDN w:val="0"/>
              <w:adjustRightInd w:val="0"/>
              <w:textAlignment w:val="baseline"/>
              <w:rPr>
                <w:rFonts w:cs="Arial"/>
                <w:bCs/>
                <w:color w:val="333333"/>
                <w:lang w:eastAsia="zh-CN"/>
              </w:rPr>
            </w:pPr>
            <w:r w:rsidRPr="00517C0C">
              <w:rPr>
                <w:rFonts w:cs="Arial" w:hint="eastAsia"/>
                <w:b/>
                <w:bCs/>
                <w:color w:val="333333"/>
                <w:lang w:eastAsia="zh-CN"/>
              </w:rPr>
              <w:t>地址：</w:t>
            </w:r>
            <w:r>
              <w:rPr>
                <w:rFonts w:cs="Arial" w:hint="eastAsia"/>
                <w:bCs/>
                <w:color w:val="333333"/>
                <w:lang w:eastAsia="zh-CN"/>
              </w:rPr>
              <w:t>手工录入</w:t>
            </w:r>
            <w:r w:rsidRPr="003B1F5B">
              <w:rPr>
                <w:rFonts w:cs="Arial"/>
                <w:bCs/>
                <w:color w:val="333333"/>
                <w:lang w:eastAsia="zh-CN"/>
              </w:rPr>
              <w:t>；</w:t>
            </w:r>
          </w:p>
          <w:p w:rsidR="00517C0C" w:rsidRDefault="00517C0C" w:rsidP="008D2B8D">
            <w:pPr>
              <w:overflowPunct w:val="0"/>
              <w:autoSpaceDE w:val="0"/>
              <w:autoSpaceDN w:val="0"/>
              <w:adjustRightInd w:val="0"/>
              <w:textAlignment w:val="baseline"/>
              <w:rPr>
                <w:rFonts w:cs="Arial"/>
                <w:bCs/>
                <w:color w:val="333333"/>
                <w:lang w:eastAsia="zh-CN"/>
              </w:rPr>
            </w:pPr>
            <w:r w:rsidRPr="00517C0C">
              <w:rPr>
                <w:rFonts w:cs="Arial" w:hint="eastAsia"/>
                <w:b/>
                <w:bCs/>
                <w:color w:val="333333"/>
                <w:lang w:eastAsia="zh-CN"/>
              </w:rPr>
              <w:t>邮编：</w:t>
            </w:r>
            <w:r>
              <w:rPr>
                <w:rFonts w:cs="Arial" w:hint="eastAsia"/>
                <w:bCs/>
                <w:color w:val="333333"/>
                <w:lang w:eastAsia="zh-CN"/>
              </w:rPr>
              <w:t>手工录入</w:t>
            </w:r>
            <w:r w:rsidRPr="003B1F5B">
              <w:rPr>
                <w:rFonts w:cs="Arial"/>
                <w:bCs/>
                <w:color w:val="333333"/>
                <w:lang w:eastAsia="zh-CN"/>
              </w:rPr>
              <w:t>；</w:t>
            </w:r>
          </w:p>
          <w:p w:rsidR="00985BF3" w:rsidRPr="00985BF3" w:rsidRDefault="00985BF3" w:rsidP="008D2B8D">
            <w:pPr>
              <w:overflowPunct w:val="0"/>
              <w:autoSpaceDE w:val="0"/>
              <w:autoSpaceDN w:val="0"/>
              <w:adjustRightInd w:val="0"/>
              <w:textAlignment w:val="baseline"/>
              <w:rPr>
                <w:rFonts w:cs="Arial"/>
                <w:b/>
                <w:bCs/>
                <w:color w:val="333333"/>
                <w:lang w:eastAsia="zh-CN"/>
              </w:rPr>
            </w:pPr>
            <w:r w:rsidRPr="00985BF3">
              <w:rPr>
                <w:rFonts w:cs="Arial" w:hint="eastAsia"/>
                <w:b/>
                <w:bCs/>
                <w:color w:val="333333"/>
                <w:lang w:eastAsia="zh-CN"/>
              </w:rPr>
              <w:t>仓库：</w:t>
            </w:r>
            <w:r w:rsidRPr="00985BF3">
              <w:rPr>
                <w:rFonts w:cs="Arial" w:hint="eastAsia"/>
                <w:bCs/>
                <w:color w:val="333333"/>
                <w:lang w:eastAsia="zh-CN"/>
              </w:rPr>
              <w:t>DMS</w:t>
            </w:r>
            <w:r w:rsidRPr="00985BF3">
              <w:rPr>
                <w:rFonts w:cs="Arial" w:hint="eastAsia"/>
                <w:bCs/>
                <w:color w:val="333333"/>
                <w:lang w:eastAsia="zh-CN"/>
              </w:rPr>
              <w:t>上报</w:t>
            </w:r>
            <w:r w:rsidRPr="00985BF3">
              <w:rPr>
                <w:rFonts w:cs="Arial"/>
                <w:bCs/>
                <w:color w:val="333333"/>
                <w:lang w:eastAsia="zh-CN"/>
              </w:rPr>
              <w:t>；</w:t>
            </w:r>
          </w:p>
          <w:p w:rsidR="00E1191B" w:rsidRDefault="00E1191B" w:rsidP="008D2B8D">
            <w:pPr>
              <w:overflowPunct w:val="0"/>
              <w:autoSpaceDE w:val="0"/>
              <w:autoSpaceDN w:val="0"/>
              <w:adjustRightInd w:val="0"/>
              <w:textAlignment w:val="baseline"/>
              <w:rPr>
                <w:rFonts w:cs="Arial"/>
                <w:b/>
                <w:bCs/>
                <w:color w:val="333333"/>
                <w:lang w:eastAsia="zh-CN"/>
              </w:rPr>
            </w:pPr>
            <w:r>
              <w:rPr>
                <w:rFonts w:cs="Arial" w:hint="eastAsia"/>
                <w:b/>
                <w:bCs/>
                <w:color w:val="333333"/>
                <w:lang w:eastAsia="zh-CN"/>
              </w:rPr>
              <w:t>配件代码：</w:t>
            </w:r>
            <w:r>
              <w:rPr>
                <w:rFonts w:cs="Arial" w:hint="eastAsia"/>
                <w:bCs/>
                <w:color w:val="333333"/>
                <w:lang w:eastAsia="zh-CN"/>
              </w:rPr>
              <w:t>原厂</w:t>
            </w:r>
            <w:r>
              <w:rPr>
                <w:rFonts w:cs="Arial"/>
                <w:bCs/>
                <w:color w:val="333333"/>
                <w:lang w:eastAsia="zh-CN"/>
              </w:rPr>
              <w:t>件</w:t>
            </w:r>
            <w:r>
              <w:rPr>
                <w:rFonts w:cs="Arial" w:hint="eastAsia"/>
                <w:bCs/>
                <w:color w:val="333333"/>
                <w:lang w:eastAsia="zh-CN"/>
              </w:rPr>
              <w:t>配件</w:t>
            </w:r>
            <w:r>
              <w:rPr>
                <w:rFonts w:cs="Arial"/>
                <w:bCs/>
                <w:color w:val="333333"/>
                <w:lang w:eastAsia="zh-CN"/>
              </w:rPr>
              <w:t>代码</w:t>
            </w:r>
            <w:r w:rsidRPr="003B1F5B">
              <w:rPr>
                <w:rFonts w:cs="Arial"/>
                <w:bCs/>
                <w:color w:val="333333"/>
                <w:lang w:eastAsia="zh-CN"/>
              </w:rPr>
              <w:t>；</w:t>
            </w:r>
          </w:p>
          <w:p w:rsidR="00E1191B" w:rsidRDefault="00E1191B" w:rsidP="008D2B8D">
            <w:pPr>
              <w:overflowPunct w:val="0"/>
              <w:autoSpaceDE w:val="0"/>
              <w:autoSpaceDN w:val="0"/>
              <w:adjustRightInd w:val="0"/>
              <w:textAlignment w:val="baseline"/>
              <w:rPr>
                <w:rFonts w:cs="Arial"/>
                <w:b/>
                <w:bCs/>
                <w:color w:val="333333"/>
                <w:lang w:eastAsia="zh-CN"/>
              </w:rPr>
            </w:pPr>
            <w:r>
              <w:rPr>
                <w:rFonts w:cs="Arial" w:hint="eastAsia"/>
                <w:b/>
                <w:bCs/>
                <w:color w:val="333333"/>
                <w:lang w:eastAsia="zh-CN"/>
              </w:rPr>
              <w:t>配件名称：</w:t>
            </w:r>
            <w:r>
              <w:rPr>
                <w:rFonts w:cs="Arial" w:hint="eastAsia"/>
                <w:bCs/>
                <w:color w:val="333333"/>
                <w:lang w:eastAsia="zh-CN"/>
              </w:rPr>
              <w:t>原厂</w:t>
            </w:r>
            <w:r>
              <w:rPr>
                <w:rFonts w:cs="Arial"/>
                <w:bCs/>
                <w:color w:val="333333"/>
                <w:lang w:eastAsia="zh-CN"/>
              </w:rPr>
              <w:t>件</w:t>
            </w:r>
            <w:r>
              <w:rPr>
                <w:rFonts w:cs="Arial" w:hint="eastAsia"/>
                <w:bCs/>
                <w:color w:val="333333"/>
                <w:lang w:eastAsia="zh-CN"/>
              </w:rPr>
              <w:t>配件名称；</w:t>
            </w:r>
          </w:p>
          <w:p w:rsidR="00E1191B" w:rsidRDefault="00517C0C" w:rsidP="008D2B8D">
            <w:pPr>
              <w:overflowPunct w:val="0"/>
              <w:autoSpaceDE w:val="0"/>
              <w:autoSpaceDN w:val="0"/>
              <w:adjustRightInd w:val="0"/>
              <w:textAlignment w:val="baseline"/>
              <w:rPr>
                <w:rFonts w:cs="Arial"/>
                <w:color w:val="333333"/>
                <w:lang w:eastAsia="zh-CN"/>
              </w:rPr>
            </w:pPr>
            <w:r>
              <w:rPr>
                <w:rFonts w:cs="Arial" w:hint="eastAsia"/>
                <w:b/>
                <w:color w:val="333333"/>
                <w:lang w:eastAsia="zh-CN"/>
              </w:rPr>
              <w:t>发布</w:t>
            </w:r>
            <w:r w:rsidR="00E1191B">
              <w:rPr>
                <w:rFonts w:cs="Arial" w:hint="eastAsia"/>
                <w:b/>
                <w:color w:val="333333"/>
                <w:lang w:eastAsia="zh-CN"/>
              </w:rPr>
              <w:t>数量</w:t>
            </w:r>
            <w:r w:rsidR="00E1191B" w:rsidRPr="003B1F5B">
              <w:rPr>
                <w:rFonts w:cs="Arial" w:hint="eastAsia"/>
                <w:b/>
                <w:color w:val="333333"/>
                <w:lang w:eastAsia="zh-CN"/>
              </w:rPr>
              <w:t>：</w:t>
            </w:r>
            <w:r w:rsidR="00E1191B">
              <w:rPr>
                <w:rFonts w:cs="Arial" w:hint="eastAsia"/>
                <w:color w:val="333333"/>
                <w:lang w:eastAsia="zh-CN"/>
              </w:rPr>
              <w:t>手工录入</w:t>
            </w:r>
            <w:r w:rsidR="00E1191B" w:rsidRPr="003B1F5B">
              <w:rPr>
                <w:rFonts w:cs="Arial"/>
                <w:color w:val="333333"/>
                <w:lang w:eastAsia="zh-CN"/>
              </w:rPr>
              <w:t>；</w:t>
            </w:r>
          </w:p>
          <w:p w:rsidR="00517C0C" w:rsidRPr="00517C0C" w:rsidRDefault="00517C0C" w:rsidP="008D2B8D">
            <w:pPr>
              <w:overflowPunct w:val="0"/>
              <w:autoSpaceDE w:val="0"/>
              <w:autoSpaceDN w:val="0"/>
              <w:adjustRightInd w:val="0"/>
              <w:textAlignment w:val="baseline"/>
              <w:rPr>
                <w:rFonts w:cs="Arial"/>
                <w:b/>
                <w:color w:val="333333"/>
                <w:lang w:eastAsia="zh-CN"/>
              </w:rPr>
            </w:pPr>
            <w:r w:rsidRPr="00517C0C">
              <w:rPr>
                <w:rFonts w:cs="Arial" w:hint="eastAsia"/>
                <w:b/>
                <w:color w:val="333333"/>
                <w:lang w:eastAsia="zh-CN"/>
              </w:rPr>
              <w:t>申请</w:t>
            </w:r>
            <w:r w:rsidRPr="00517C0C">
              <w:rPr>
                <w:rFonts w:cs="Arial"/>
                <w:b/>
                <w:color w:val="333333"/>
                <w:lang w:eastAsia="zh-CN"/>
              </w:rPr>
              <w:t>调拨数量：</w:t>
            </w:r>
            <w:r>
              <w:rPr>
                <w:rFonts w:cs="Arial" w:hint="eastAsia"/>
                <w:color w:val="333333"/>
                <w:lang w:eastAsia="zh-CN"/>
              </w:rPr>
              <w:t>手工录入</w:t>
            </w:r>
            <w:r w:rsidRPr="003B1F5B">
              <w:rPr>
                <w:rFonts w:cs="Arial"/>
                <w:color w:val="333333"/>
                <w:lang w:eastAsia="zh-CN"/>
              </w:rPr>
              <w:t>；</w:t>
            </w:r>
          </w:p>
          <w:p w:rsidR="00E1191B" w:rsidRDefault="00E1191B" w:rsidP="008D2B8D">
            <w:pPr>
              <w:overflowPunct w:val="0"/>
              <w:autoSpaceDE w:val="0"/>
              <w:autoSpaceDN w:val="0"/>
              <w:adjustRightInd w:val="0"/>
              <w:textAlignment w:val="baseline"/>
              <w:rPr>
                <w:rFonts w:cs="Arial"/>
                <w:color w:val="333333"/>
                <w:lang w:eastAsia="zh-CN"/>
              </w:rPr>
            </w:pPr>
            <w:r w:rsidRPr="00851BCB">
              <w:rPr>
                <w:rFonts w:cs="Arial" w:hint="eastAsia"/>
                <w:b/>
                <w:color w:val="333333"/>
                <w:lang w:eastAsia="zh-CN"/>
              </w:rPr>
              <w:t>单价</w:t>
            </w:r>
            <w:r w:rsidRPr="00851BCB">
              <w:rPr>
                <w:rFonts w:cs="Arial"/>
                <w:b/>
                <w:color w:val="333333"/>
                <w:lang w:eastAsia="zh-CN"/>
              </w:rPr>
              <w:t>：</w:t>
            </w:r>
            <w:r w:rsidRPr="00851BCB">
              <w:rPr>
                <w:rFonts w:cs="Arial" w:hint="eastAsia"/>
                <w:color w:val="333333"/>
                <w:lang w:eastAsia="zh-CN"/>
              </w:rPr>
              <w:t>手工录入</w:t>
            </w:r>
            <w:r>
              <w:rPr>
                <w:rFonts w:cs="Arial" w:hint="eastAsia"/>
                <w:color w:val="333333"/>
                <w:lang w:eastAsia="zh-CN"/>
              </w:rPr>
              <w:t>；</w:t>
            </w:r>
          </w:p>
          <w:p w:rsidR="00517C0C" w:rsidRPr="00851BCB" w:rsidRDefault="00517C0C" w:rsidP="008D2B8D">
            <w:pPr>
              <w:overflowPunct w:val="0"/>
              <w:autoSpaceDE w:val="0"/>
              <w:autoSpaceDN w:val="0"/>
              <w:adjustRightInd w:val="0"/>
              <w:textAlignment w:val="baseline"/>
              <w:rPr>
                <w:rFonts w:cs="Arial"/>
                <w:color w:val="333333"/>
                <w:lang w:eastAsia="zh-CN"/>
              </w:rPr>
            </w:pPr>
            <w:r w:rsidRPr="00517C0C">
              <w:rPr>
                <w:rFonts w:cs="Arial" w:hint="eastAsia"/>
                <w:b/>
                <w:color w:val="333333"/>
                <w:lang w:eastAsia="zh-CN"/>
              </w:rPr>
              <w:t>金额：</w:t>
            </w:r>
            <w:r>
              <w:rPr>
                <w:rFonts w:cs="Arial"/>
                <w:color w:val="333333"/>
                <w:lang w:eastAsia="zh-CN"/>
              </w:rPr>
              <w:t>系统自动计算，</w:t>
            </w:r>
            <w:r>
              <w:rPr>
                <w:rFonts w:cs="Arial" w:hint="eastAsia"/>
                <w:color w:val="333333"/>
                <w:lang w:eastAsia="zh-CN"/>
              </w:rPr>
              <w:t>计算</w:t>
            </w:r>
            <w:r>
              <w:rPr>
                <w:rFonts w:cs="Arial"/>
                <w:color w:val="333333"/>
                <w:lang w:eastAsia="zh-CN"/>
              </w:rPr>
              <w:t>公式：金额</w:t>
            </w:r>
            <w:r>
              <w:rPr>
                <w:rFonts w:cs="Arial"/>
                <w:color w:val="333333"/>
                <w:lang w:eastAsia="zh-CN"/>
              </w:rPr>
              <w:t>=</w:t>
            </w:r>
            <w:r>
              <w:rPr>
                <w:rFonts w:cs="Arial"/>
                <w:color w:val="333333"/>
                <w:lang w:eastAsia="zh-CN"/>
              </w:rPr>
              <w:t>单价</w:t>
            </w:r>
            <w:r>
              <w:rPr>
                <w:rFonts w:cs="Arial"/>
                <w:color w:val="333333"/>
                <w:lang w:eastAsia="zh-CN"/>
              </w:rPr>
              <w:t>*</w:t>
            </w:r>
            <w:r>
              <w:rPr>
                <w:rFonts w:cs="Arial" w:hint="eastAsia"/>
                <w:color w:val="333333"/>
                <w:lang w:eastAsia="zh-CN"/>
              </w:rPr>
              <w:t>申请</w:t>
            </w:r>
            <w:r>
              <w:rPr>
                <w:rFonts w:cs="Arial"/>
                <w:color w:val="333333"/>
                <w:lang w:eastAsia="zh-CN"/>
              </w:rPr>
              <w:t>调拨数量；</w:t>
            </w:r>
          </w:p>
          <w:p w:rsidR="00E1191B" w:rsidRDefault="00517C0C" w:rsidP="008D2B8D">
            <w:pPr>
              <w:overflowPunct w:val="0"/>
              <w:autoSpaceDE w:val="0"/>
              <w:autoSpaceDN w:val="0"/>
              <w:adjustRightInd w:val="0"/>
              <w:textAlignment w:val="baseline"/>
              <w:rPr>
                <w:rFonts w:cs="Arial"/>
                <w:color w:val="333333"/>
                <w:lang w:eastAsia="zh-CN"/>
              </w:rPr>
            </w:pPr>
            <w:r>
              <w:rPr>
                <w:rFonts w:cs="Arial" w:hint="eastAsia"/>
                <w:b/>
                <w:color w:val="333333"/>
                <w:lang w:eastAsia="zh-CN"/>
              </w:rPr>
              <w:t>申请</w:t>
            </w:r>
            <w:r w:rsidR="00E1191B" w:rsidRPr="00851BCB">
              <w:rPr>
                <w:rFonts w:cs="Arial"/>
                <w:b/>
                <w:color w:val="333333"/>
                <w:lang w:eastAsia="zh-CN"/>
              </w:rPr>
              <w:t>日期：</w:t>
            </w:r>
            <w:r w:rsidR="00E1191B" w:rsidRPr="00851BCB">
              <w:rPr>
                <w:rFonts w:cs="Arial" w:hint="eastAsia"/>
                <w:color w:val="333333"/>
                <w:lang w:eastAsia="zh-CN"/>
              </w:rPr>
              <w:t>系统</w:t>
            </w:r>
            <w:r w:rsidR="00E1191B" w:rsidRPr="00851BCB">
              <w:rPr>
                <w:rFonts w:cs="Arial"/>
                <w:color w:val="333333"/>
                <w:lang w:eastAsia="zh-CN"/>
              </w:rPr>
              <w:t>自动获取；</w:t>
            </w:r>
          </w:p>
          <w:p w:rsidR="00312D9B" w:rsidRDefault="00312D9B" w:rsidP="008D2B8D">
            <w:pPr>
              <w:overflowPunct w:val="0"/>
              <w:autoSpaceDE w:val="0"/>
              <w:autoSpaceDN w:val="0"/>
              <w:adjustRightInd w:val="0"/>
              <w:textAlignment w:val="baseline"/>
              <w:rPr>
                <w:rFonts w:cs="Arial"/>
                <w:color w:val="333333"/>
                <w:lang w:eastAsia="zh-CN"/>
              </w:rPr>
            </w:pPr>
            <w:r w:rsidRPr="00312D9B">
              <w:rPr>
                <w:rFonts w:cs="Arial" w:hint="eastAsia"/>
                <w:b/>
                <w:color w:val="333333"/>
                <w:lang w:eastAsia="zh-CN"/>
              </w:rPr>
              <w:t>确认</w:t>
            </w:r>
            <w:r w:rsidRPr="00312D9B">
              <w:rPr>
                <w:rFonts w:cs="Arial"/>
                <w:b/>
                <w:color w:val="333333"/>
                <w:lang w:eastAsia="zh-CN"/>
              </w:rPr>
              <w:t>日期：</w:t>
            </w:r>
            <w:r w:rsidRPr="00851BCB">
              <w:rPr>
                <w:rFonts w:cs="Arial" w:hint="eastAsia"/>
                <w:color w:val="333333"/>
                <w:lang w:eastAsia="zh-CN"/>
              </w:rPr>
              <w:t>系统</w:t>
            </w:r>
            <w:r w:rsidRPr="00851BCB">
              <w:rPr>
                <w:rFonts w:cs="Arial"/>
                <w:color w:val="333333"/>
                <w:lang w:eastAsia="zh-CN"/>
              </w:rPr>
              <w:t>自动获取；</w:t>
            </w:r>
          </w:p>
          <w:p w:rsidR="00312D9B" w:rsidRPr="00312D9B" w:rsidRDefault="00312D9B" w:rsidP="008D2B8D">
            <w:pPr>
              <w:overflowPunct w:val="0"/>
              <w:autoSpaceDE w:val="0"/>
              <w:autoSpaceDN w:val="0"/>
              <w:adjustRightInd w:val="0"/>
              <w:textAlignment w:val="baseline"/>
              <w:rPr>
                <w:rFonts w:cs="Arial"/>
                <w:b/>
                <w:color w:val="333333"/>
                <w:lang w:eastAsia="zh-CN"/>
              </w:rPr>
            </w:pPr>
            <w:r w:rsidRPr="00312D9B">
              <w:rPr>
                <w:rFonts w:cs="Arial" w:hint="eastAsia"/>
                <w:b/>
                <w:color w:val="333333"/>
                <w:lang w:eastAsia="zh-CN"/>
              </w:rPr>
              <w:t>状态</w:t>
            </w:r>
            <w:r w:rsidRPr="00312D9B">
              <w:rPr>
                <w:rFonts w:cs="Arial"/>
                <w:b/>
                <w:color w:val="333333"/>
                <w:lang w:eastAsia="zh-CN"/>
              </w:rPr>
              <w:t>：</w:t>
            </w:r>
            <w:r w:rsidRPr="00312D9B">
              <w:rPr>
                <w:rFonts w:cs="Arial" w:hint="eastAsia"/>
                <w:color w:val="333333"/>
                <w:lang w:eastAsia="zh-CN"/>
              </w:rPr>
              <w:t>已确认</w:t>
            </w:r>
            <w:r w:rsidRPr="00312D9B">
              <w:rPr>
                <w:rFonts w:cs="Arial" w:hint="eastAsia"/>
                <w:color w:val="333333"/>
                <w:lang w:eastAsia="zh-CN"/>
              </w:rPr>
              <w:t>/</w:t>
            </w:r>
            <w:r w:rsidRPr="00312D9B">
              <w:rPr>
                <w:rFonts w:cs="Arial" w:hint="eastAsia"/>
                <w:color w:val="333333"/>
                <w:lang w:eastAsia="zh-CN"/>
              </w:rPr>
              <w:t>待</w:t>
            </w:r>
            <w:r w:rsidRPr="00312D9B">
              <w:rPr>
                <w:rFonts w:cs="Arial"/>
                <w:color w:val="333333"/>
                <w:lang w:eastAsia="zh-CN"/>
              </w:rPr>
              <w:t>确认</w:t>
            </w:r>
            <w:r w:rsidR="001E4D59">
              <w:rPr>
                <w:rFonts w:cs="Arial" w:hint="eastAsia"/>
                <w:color w:val="333333"/>
                <w:lang w:eastAsia="zh-CN"/>
              </w:rPr>
              <w:t>/</w:t>
            </w:r>
            <w:r w:rsidR="001E4D59">
              <w:rPr>
                <w:rFonts w:cs="Arial" w:hint="eastAsia"/>
                <w:color w:val="333333"/>
                <w:lang w:eastAsia="zh-CN"/>
              </w:rPr>
              <w:t>驳回</w:t>
            </w:r>
            <w:r w:rsidRPr="00312D9B">
              <w:rPr>
                <w:rFonts w:cs="Arial"/>
                <w:color w:val="333333"/>
                <w:lang w:eastAsia="zh-CN"/>
              </w:rPr>
              <w:t>，系统自动获取；</w:t>
            </w:r>
          </w:p>
          <w:p w:rsidR="00E1191B" w:rsidRPr="00851BCB" w:rsidRDefault="00E1191B" w:rsidP="00517C0C">
            <w:pPr>
              <w:overflowPunct w:val="0"/>
              <w:autoSpaceDE w:val="0"/>
              <w:autoSpaceDN w:val="0"/>
              <w:adjustRightInd w:val="0"/>
              <w:textAlignment w:val="baseline"/>
              <w:rPr>
                <w:rFonts w:asciiTheme="minorEastAsia" w:hAnsiTheme="minorEastAsia"/>
                <w:b/>
                <w:iCs/>
                <w:szCs w:val="21"/>
                <w:highlight w:val="yellow"/>
                <w:lang w:eastAsia="zh-CN"/>
              </w:rPr>
            </w:pPr>
            <w:r w:rsidRPr="00851BCB">
              <w:rPr>
                <w:rFonts w:cs="Arial" w:hint="eastAsia"/>
                <w:b/>
                <w:color w:val="333333"/>
                <w:lang w:eastAsia="zh-CN"/>
              </w:rPr>
              <w:t>操作</w:t>
            </w:r>
            <w:r w:rsidRPr="00851BCB">
              <w:rPr>
                <w:rFonts w:cs="Arial"/>
                <w:b/>
                <w:color w:val="333333"/>
                <w:lang w:eastAsia="zh-CN"/>
              </w:rPr>
              <w:t>：</w:t>
            </w:r>
            <w:r w:rsidR="00517C0C">
              <w:rPr>
                <w:rFonts w:cs="Arial" w:hint="eastAsia"/>
                <w:color w:val="333333"/>
                <w:lang w:eastAsia="zh-CN"/>
              </w:rPr>
              <w:t>确认</w:t>
            </w:r>
            <w:r w:rsidR="00517C0C">
              <w:rPr>
                <w:rFonts w:cs="Arial" w:hint="eastAsia"/>
                <w:color w:val="333333"/>
                <w:lang w:eastAsia="zh-CN"/>
              </w:rPr>
              <w:t>\</w:t>
            </w:r>
            <w:r w:rsidR="00517C0C">
              <w:rPr>
                <w:rFonts w:cs="Arial" w:hint="eastAsia"/>
                <w:color w:val="333333"/>
                <w:lang w:eastAsia="zh-CN"/>
              </w:rPr>
              <w:t>驳回</w:t>
            </w:r>
            <w:r w:rsidR="00517C0C">
              <w:rPr>
                <w:rFonts w:cs="Arial"/>
                <w:color w:val="333333"/>
                <w:lang w:eastAsia="zh-CN"/>
              </w:rPr>
              <w:t>；</w:t>
            </w:r>
          </w:p>
        </w:tc>
        <w:tc>
          <w:tcPr>
            <w:tcW w:w="831" w:type="dxa"/>
          </w:tcPr>
          <w:p w:rsidR="00E1191B" w:rsidRDefault="00E1191B" w:rsidP="008D2B8D">
            <w:pPr>
              <w:overflowPunct w:val="0"/>
              <w:autoSpaceDE w:val="0"/>
              <w:autoSpaceDN w:val="0"/>
              <w:adjustRightInd w:val="0"/>
              <w:ind w:firstLine="402"/>
              <w:textAlignment w:val="baseline"/>
              <w:rPr>
                <w:rFonts w:asciiTheme="minorEastAsia" w:hAnsiTheme="minorEastAsia"/>
                <w:i/>
                <w:color w:val="0000FF"/>
                <w:szCs w:val="21"/>
                <w:lang w:eastAsia="zh-CN"/>
              </w:rPr>
            </w:pPr>
          </w:p>
        </w:tc>
      </w:tr>
    </w:tbl>
    <w:p w:rsidR="006E20EE" w:rsidRDefault="006E20EE" w:rsidP="006E20EE">
      <w:pPr>
        <w:pStyle w:val="20"/>
      </w:pPr>
      <w:bookmarkStart w:id="70" w:name="_Toc457829624"/>
      <w:bookmarkStart w:id="71" w:name="_Toc457987622"/>
      <w:r>
        <w:t>4.</w:t>
      </w:r>
      <w:r>
        <w:rPr>
          <w:rFonts w:hint="eastAsia"/>
        </w:rPr>
        <w:t>6</w:t>
      </w:r>
      <w:r w:rsidRPr="00245907">
        <w:rPr>
          <w:rFonts w:hint="eastAsia"/>
        </w:rPr>
        <w:t>调拨出库（DMS）</w:t>
      </w:r>
      <w:bookmarkEnd w:id="70"/>
      <w:bookmarkEnd w:id="71"/>
    </w:p>
    <w:p w:rsidR="006E20EE" w:rsidRDefault="006E20EE" w:rsidP="006E20EE">
      <w:pPr>
        <w:pStyle w:val="30"/>
        <w:rPr>
          <w:sz w:val="24"/>
        </w:rPr>
      </w:pPr>
      <w:bookmarkStart w:id="72" w:name="_Toc457829625"/>
      <w:bookmarkStart w:id="73" w:name="_Toc457987623"/>
      <w:r w:rsidRPr="00413C16">
        <w:rPr>
          <w:rFonts w:hint="eastAsia"/>
          <w:sz w:val="24"/>
        </w:rPr>
        <w:t>4.</w:t>
      </w:r>
      <w:r>
        <w:rPr>
          <w:rFonts w:hint="eastAsia"/>
          <w:sz w:val="24"/>
        </w:rPr>
        <w:t>6</w:t>
      </w:r>
      <w:r w:rsidRPr="00413C16">
        <w:rPr>
          <w:sz w:val="24"/>
        </w:rPr>
        <w:t>.1</w:t>
      </w:r>
      <w:r w:rsidRPr="00413C16">
        <w:rPr>
          <w:rFonts w:hint="eastAsia"/>
          <w:sz w:val="24"/>
        </w:rPr>
        <w:t>功能概述</w:t>
      </w:r>
      <w:bookmarkEnd w:id="72"/>
      <w:bookmarkEnd w:id="73"/>
    </w:p>
    <w:p w:rsidR="006E20EE" w:rsidRPr="00C011D6" w:rsidRDefault="006E20EE" w:rsidP="006E20EE">
      <w:pPr>
        <w:spacing w:line="300" w:lineRule="auto"/>
        <w:rPr>
          <w:sz w:val="21"/>
          <w:lang w:eastAsia="zh-CN"/>
        </w:rPr>
      </w:pPr>
      <w:r w:rsidRPr="00C011D6">
        <w:rPr>
          <w:rFonts w:hint="eastAsia"/>
          <w:sz w:val="21"/>
          <w:lang w:eastAsia="zh-CN"/>
        </w:rPr>
        <w:t>1</w:t>
      </w:r>
      <w:r w:rsidRPr="00C011D6">
        <w:rPr>
          <w:rFonts w:hint="eastAsia"/>
          <w:sz w:val="21"/>
          <w:lang w:eastAsia="zh-CN"/>
        </w:rPr>
        <w:t>、功能菜单路径：</w:t>
      </w:r>
      <w:r>
        <w:rPr>
          <w:rFonts w:hint="eastAsia"/>
          <w:sz w:val="21"/>
          <w:lang w:eastAsia="zh-CN"/>
        </w:rPr>
        <w:t>配件管理</w:t>
      </w:r>
      <w:r w:rsidRPr="00C011D6">
        <w:rPr>
          <w:sz w:val="21"/>
          <w:lang w:eastAsia="zh-CN"/>
        </w:rPr>
        <w:t>&gt;</w:t>
      </w:r>
      <w:r>
        <w:rPr>
          <w:rFonts w:hint="eastAsia"/>
          <w:sz w:val="21"/>
          <w:lang w:eastAsia="zh-CN"/>
        </w:rPr>
        <w:t>配件出库</w:t>
      </w:r>
      <w:r w:rsidRPr="00C011D6">
        <w:rPr>
          <w:rFonts w:hint="eastAsia"/>
          <w:sz w:val="21"/>
          <w:lang w:eastAsia="zh-CN"/>
        </w:rPr>
        <w:t>&gt;</w:t>
      </w:r>
      <w:r>
        <w:rPr>
          <w:rFonts w:hint="eastAsia"/>
          <w:sz w:val="21"/>
          <w:lang w:eastAsia="zh-CN"/>
        </w:rPr>
        <w:t>调拨出库</w:t>
      </w:r>
      <w:r w:rsidRPr="00C011D6">
        <w:rPr>
          <w:rFonts w:hint="eastAsia"/>
          <w:sz w:val="21"/>
          <w:lang w:eastAsia="zh-CN"/>
        </w:rPr>
        <w:t>；</w:t>
      </w:r>
    </w:p>
    <w:p w:rsidR="006E20EE" w:rsidRDefault="006E20EE" w:rsidP="006E20EE">
      <w:pPr>
        <w:rPr>
          <w:lang w:eastAsia="zh-CN"/>
        </w:rPr>
      </w:pPr>
      <w:r w:rsidRPr="00C011D6">
        <w:rPr>
          <w:sz w:val="21"/>
          <w:lang w:eastAsia="zh-CN"/>
        </w:rPr>
        <w:lastRenderedPageBreak/>
        <w:t>2</w:t>
      </w:r>
      <w:r w:rsidRPr="00C011D6">
        <w:rPr>
          <w:rFonts w:hint="eastAsia"/>
          <w:sz w:val="21"/>
          <w:lang w:eastAsia="zh-CN"/>
        </w:rPr>
        <w:t>、本功能主要功能为：</w:t>
      </w:r>
      <w:r>
        <w:rPr>
          <w:rFonts w:hint="eastAsia"/>
          <w:sz w:val="21"/>
          <w:lang w:eastAsia="zh-CN"/>
        </w:rPr>
        <w:t>发布经销商在呆滞品交易平台确认申请经销商的调拨申请后，会自动生成一条调拨出库单，发布经销商在收到后可在</w:t>
      </w:r>
      <w:r>
        <w:rPr>
          <w:rFonts w:hint="eastAsia"/>
          <w:sz w:val="21"/>
          <w:lang w:eastAsia="zh-CN"/>
        </w:rPr>
        <w:t>DMS</w:t>
      </w:r>
      <w:r>
        <w:rPr>
          <w:rFonts w:hint="eastAsia"/>
          <w:sz w:val="21"/>
          <w:lang w:eastAsia="zh-CN"/>
        </w:rPr>
        <w:t>调拨出库功能处进行快速出库操作。</w:t>
      </w:r>
    </w:p>
    <w:p w:rsidR="006E20EE" w:rsidRDefault="006E20EE" w:rsidP="006E20EE">
      <w:pPr>
        <w:pStyle w:val="30"/>
        <w:rPr>
          <w:sz w:val="24"/>
        </w:rPr>
      </w:pPr>
      <w:bookmarkStart w:id="74" w:name="_Toc457829626"/>
      <w:bookmarkStart w:id="75" w:name="_Toc457987624"/>
      <w:r w:rsidRPr="00413C16">
        <w:rPr>
          <w:rFonts w:hint="eastAsia"/>
          <w:sz w:val="24"/>
        </w:rPr>
        <w:t>4.</w:t>
      </w:r>
      <w:r>
        <w:rPr>
          <w:rFonts w:hint="eastAsia"/>
          <w:sz w:val="24"/>
        </w:rPr>
        <w:t>6</w:t>
      </w:r>
      <w:r w:rsidRPr="00413C16">
        <w:rPr>
          <w:rFonts w:hint="eastAsia"/>
          <w:sz w:val="24"/>
        </w:rPr>
        <w:t>.</w:t>
      </w:r>
      <w:r w:rsidRPr="00413C16">
        <w:rPr>
          <w:sz w:val="24"/>
        </w:rPr>
        <w:t>2涉及业务对象</w:t>
      </w:r>
      <w:bookmarkEnd w:id="74"/>
      <w:bookmarkEnd w:id="75"/>
    </w:p>
    <w:p w:rsidR="006E20EE" w:rsidRDefault="006E20EE" w:rsidP="006E20EE">
      <w:pPr>
        <w:rPr>
          <w:lang w:eastAsia="zh-CN"/>
        </w:rPr>
      </w:pPr>
      <w:r>
        <w:rPr>
          <w:rFonts w:hint="eastAsia"/>
          <w:lang w:eastAsia="zh-CN"/>
        </w:rPr>
        <w:t>《调拨出库表》《配件库存表》</w:t>
      </w:r>
    </w:p>
    <w:p w:rsidR="006E20EE" w:rsidRDefault="006E20EE" w:rsidP="006E20EE">
      <w:pPr>
        <w:pStyle w:val="30"/>
        <w:rPr>
          <w:sz w:val="24"/>
        </w:rPr>
      </w:pPr>
      <w:bookmarkStart w:id="76" w:name="_Toc457829627"/>
      <w:bookmarkStart w:id="77" w:name="_Toc457987625"/>
      <w:r w:rsidRPr="00413C16">
        <w:rPr>
          <w:rFonts w:hint="eastAsia"/>
          <w:sz w:val="24"/>
        </w:rPr>
        <w:t>4.</w:t>
      </w:r>
      <w:r>
        <w:rPr>
          <w:rFonts w:hint="eastAsia"/>
          <w:sz w:val="24"/>
        </w:rPr>
        <w:t>6</w:t>
      </w:r>
      <w:r w:rsidRPr="00413C16">
        <w:rPr>
          <w:sz w:val="24"/>
        </w:rPr>
        <w:t>.3业务规则与逻辑说明</w:t>
      </w:r>
      <w:bookmarkEnd w:id="76"/>
      <w:bookmarkEnd w:id="77"/>
    </w:p>
    <w:p w:rsidR="006E20EE" w:rsidRDefault="006E20EE" w:rsidP="006E20EE">
      <w:pPr>
        <w:rPr>
          <w:lang w:eastAsia="zh-CN"/>
        </w:rPr>
      </w:pPr>
      <w:r>
        <w:rPr>
          <w:rFonts w:hint="eastAsia"/>
          <w:lang w:eastAsia="zh-CN"/>
        </w:rPr>
        <w:t>1</w:t>
      </w:r>
      <w:r>
        <w:rPr>
          <w:rFonts w:hint="eastAsia"/>
          <w:lang w:eastAsia="zh-CN"/>
        </w:rPr>
        <w:t>、</w:t>
      </w:r>
      <w:r>
        <w:rPr>
          <w:rFonts w:hint="eastAsia"/>
          <w:sz w:val="21"/>
          <w:lang w:eastAsia="zh-CN"/>
        </w:rPr>
        <w:t>发布经销商在呆滞品交易平台确认申请经销商的调拨申请后，会自动生成一条调拨出库单，发布经销商在收到后可在</w:t>
      </w:r>
      <w:r>
        <w:rPr>
          <w:rFonts w:hint="eastAsia"/>
          <w:sz w:val="21"/>
          <w:lang w:eastAsia="zh-CN"/>
        </w:rPr>
        <w:t>DMS</w:t>
      </w:r>
      <w:r>
        <w:rPr>
          <w:rFonts w:hint="eastAsia"/>
          <w:sz w:val="21"/>
          <w:lang w:eastAsia="zh-CN"/>
        </w:rPr>
        <w:t>调拨出库功能处进行快速出库操作。</w:t>
      </w:r>
    </w:p>
    <w:p w:rsidR="006E20EE" w:rsidRDefault="006E20EE" w:rsidP="006E20EE">
      <w:pPr>
        <w:pStyle w:val="30"/>
        <w:rPr>
          <w:sz w:val="24"/>
        </w:rPr>
      </w:pPr>
      <w:bookmarkStart w:id="78" w:name="_Toc457829628"/>
      <w:bookmarkStart w:id="79" w:name="_Toc457987626"/>
      <w:r w:rsidRPr="00413C16">
        <w:rPr>
          <w:rFonts w:hint="eastAsia"/>
          <w:sz w:val="24"/>
        </w:rPr>
        <w:t>4.</w:t>
      </w:r>
      <w:r>
        <w:rPr>
          <w:rFonts w:hint="eastAsia"/>
          <w:sz w:val="24"/>
        </w:rPr>
        <w:t>6</w:t>
      </w:r>
      <w:r w:rsidRPr="00413C16">
        <w:rPr>
          <w:sz w:val="24"/>
        </w:rPr>
        <w:t>.4</w:t>
      </w:r>
      <w:r w:rsidRPr="00413C16">
        <w:rPr>
          <w:rFonts w:hint="eastAsia"/>
          <w:sz w:val="24"/>
        </w:rPr>
        <w:t>主要页面逻辑说明</w:t>
      </w:r>
      <w:bookmarkEnd w:id="78"/>
      <w:bookmarkEnd w:id="79"/>
    </w:p>
    <w:p w:rsidR="006E20EE" w:rsidRDefault="006E20EE" w:rsidP="006E20EE">
      <w:pPr>
        <w:rPr>
          <w:lang w:eastAsia="zh-CN"/>
        </w:rPr>
      </w:pPr>
      <w:r>
        <w:rPr>
          <w:rFonts w:hint="eastAsia"/>
          <w:lang w:eastAsia="zh-CN"/>
        </w:rPr>
        <w:t>1</w:t>
      </w:r>
      <w:r>
        <w:rPr>
          <w:rFonts w:hint="eastAsia"/>
          <w:lang w:eastAsia="zh-CN"/>
        </w:rPr>
        <w:t>、</w:t>
      </w:r>
      <w:r>
        <w:rPr>
          <w:rFonts w:hint="eastAsia"/>
          <w:sz w:val="21"/>
          <w:lang w:eastAsia="zh-CN"/>
        </w:rPr>
        <w:t>发布经销商在呆滞品交易平台确认申请经销商的调拨申请后，会自动生成一条调拨出库单，该调拨出库单的</w:t>
      </w:r>
      <w:r w:rsidR="001D0CCC">
        <w:rPr>
          <w:sz w:val="21"/>
          <w:lang w:eastAsia="zh-CN"/>
        </w:rPr>
        <w:t>“</w:t>
      </w:r>
      <w:r>
        <w:rPr>
          <w:rFonts w:hint="eastAsia"/>
          <w:sz w:val="21"/>
          <w:lang w:eastAsia="zh-CN"/>
        </w:rPr>
        <w:t>是否呆滞调拨</w:t>
      </w:r>
      <w:r>
        <w:rPr>
          <w:sz w:val="21"/>
          <w:lang w:eastAsia="zh-CN"/>
        </w:rPr>
        <w:t>”</w:t>
      </w:r>
      <w:r>
        <w:rPr>
          <w:rFonts w:hint="eastAsia"/>
          <w:sz w:val="21"/>
          <w:lang w:eastAsia="zh-CN"/>
        </w:rPr>
        <w:t>为</w:t>
      </w:r>
      <w:r w:rsidR="001D0CCC">
        <w:rPr>
          <w:sz w:val="21"/>
          <w:lang w:eastAsia="zh-CN"/>
        </w:rPr>
        <w:t>“</w:t>
      </w:r>
      <w:r>
        <w:rPr>
          <w:rFonts w:hint="eastAsia"/>
          <w:sz w:val="21"/>
          <w:lang w:eastAsia="zh-CN"/>
        </w:rPr>
        <w:t>是</w:t>
      </w:r>
      <w:r>
        <w:rPr>
          <w:sz w:val="21"/>
          <w:lang w:eastAsia="zh-CN"/>
        </w:rPr>
        <w:t>”</w:t>
      </w:r>
    </w:p>
    <w:p w:rsidR="006E20EE" w:rsidRDefault="006E20EE" w:rsidP="006E20EE">
      <w:pPr>
        <w:rPr>
          <w:lang w:eastAsia="zh-CN"/>
        </w:rPr>
      </w:pPr>
    </w:p>
    <w:p w:rsidR="006E20EE" w:rsidRPr="00944A98" w:rsidRDefault="006E20EE" w:rsidP="006E20EE">
      <w:pPr>
        <w:rPr>
          <w:lang w:eastAsia="zh-CN"/>
        </w:rPr>
      </w:pPr>
      <w:r>
        <w:rPr>
          <w:rFonts w:hint="eastAsia"/>
          <w:lang w:eastAsia="zh-CN"/>
        </w:rPr>
        <w:t>2</w:t>
      </w:r>
      <w:r>
        <w:rPr>
          <w:rFonts w:hint="eastAsia"/>
          <w:lang w:eastAsia="zh-CN"/>
        </w:rPr>
        <w:t>、经销商登录</w:t>
      </w:r>
      <w:r>
        <w:rPr>
          <w:rFonts w:hint="eastAsia"/>
          <w:lang w:eastAsia="zh-CN"/>
        </w:rPr>
        <w:t>DMS</w:t>
      </w:r>
      <w:r>
        <w:rPr>
          <w:rFonts w:hint="eastAsia"/>
          <w:lang w:eastAsia="zh-CN"/>
        </w:rPr>
        <w:t>，打开配件调拨出库功能，点击</w:t>
      </w:r>
      <w:r w:rsidR="00856B78">
        <w:rPr>
          <w:rFonts w:hint="eastAsia"/>
          <w:lang w:eastAsia="zh-CN"/>
        </w:rPr>
        <w:t>“</w:t>
      </w:r>
      <w:r>
        <w:rPr>
          <w:rFonts w:hint="eastAsia"/>
          <w:lang w:eastAsia="zh-CN"/>
        </w:rPr>
        <w:t>?</w:t>
      </w:r>
      <w:r w:rsidR="00856B78" w:rsidRPr="00856B78">
        <w:rPr>
          <w:rFonts w:hint="eastAsia"/>
          <w:lang w:eastAsia="zh-CN"/>
        </w:rPr>
        <w:t xml:space="preserve"> </w:t>
      </w:r>
      <w:r w:rsidR="00856B78">
        <w:rPr>
          <w:rFonts w:hint="eastAsia"/>
          <w:lang w:eastAsia="zh-CN"/>
        </w:rPr>
        <w:t>”</w:t>
      </w:r>
      <w:r>
        <w:rPr>
          <w:rFonts w:hint="eastAsia"/>
          <w:lang w:eastAsia="zh-CN"/>
        </w:rPr>
        <w:t>查看滞销件调拨出库单，将滞销件带入</w:t>
      </w:r>
    </w:p>
    <w:p w:rsidR="006E20EE" w:rsidRDefault="006E20EE" w:rsidP="006E20EE">
      <w:pPr>
        <w:ind w:firstLineChars="150" w:firstLine="315"/>
        <w:rPr>
          <w:rFonts w:ascii="宋体" w:hAnsi="宋体"/>
          <w:color w:val="000000"/>
          <w:sz w:val="21"/>
          <w:szCs w:val="21"/>
          <w:lang w:eastAsia="zh-CN"/>
        </w:rPr>
      </w:pPr>
      <w:r>
        <w:rPr>
          <w:rFonts w:ascii="宋体" w:hAnsi="宋体" w:hint="eastAsia"/>
          <w:color w:val="000000"/>
          <w:sz w:val="21"/>
          <w:szCs w:val="21"/>
          <w:lang w:eastAsia="zh-CN"/>
        </w:rPr>
        <w:t>新增</w:t>
      </w:r>
      <w:r w:rsidR="001D0CCC">
        <w:rPr>
          <w:rFonts w:ascii="宋体" w:hAnsi="宋体" w:hint="eastAsia"/>
          <w:color w:val="000000"/>
          <w:sz w:val="21"/>
          <w:szCs w:val="21"/>
          <w:lang w:eastAsia="zh-CN"/>
        </w:rPr>
        <w:t>“</w:t>
      </w:r>
      <w:r>
        <w:rPr>
          <w:rFonts w:ascii="宋体" w:hAnsi="宋体" w:hint="eastAsia"/>
          <w:color w:val="000000"/>
          <w:sz w:val="21"/>
          <w:szCs w:val="21"/>
          <w:lang w:eastAsia="zh-CN"/>
        </w:rPr>
        <w:t>是否交易平台调拨</w:t>
      </w:r>
      <w:r>
        <w:rPr>
          <w:rFonts w:ascii="宋体" w:hAnsi="宋体"/>
          <w:color w:val="000000"/>
          <w:sz w:val="21"/>
          <w:szCs w:val="21"/>
          <w:lang w:eastAsia="zh-CN"/>
        </w:rPr>
        <w:t>”</w:t>
      </w:r>
      <w:r>
        <w:rPr>
          <w:rFonts w:ascii="宋体" w:hAnsi="宋体" w:hint="eastAsia"/>
          <w:color w:val="000000"/>
          <w:sz w:val="21"/>
          <w:szCs w:val="21"/>
          <w:lang w:eastAsia="zh-CN"/>
        </w:rPr>
        <w:t>为</w:t>
      </w:r>
      <w:r w:rsidR="001D0CCC">
        <w:rPr>
          <w:rFonts w:ascii="宋体" w:hAnsi="宋体"/>
          <w:color w:val="000000"/>
          <w:sz w:val="21"/>
          <w:szCs w:val="21"/>
          <w:lang w:eastAsia="zh-CN"/>
        </w:rPr>
        <w:t>“</w:t>
      </w:r>
      <w:r>
        <w:rPr>
          <w:rFonts w:ascii="宋体" w:hAnsi="宋体" w:hint="eastAsia"/>
          <w:color w:val="000000"/>
          <w:sz w:val="21"/>
          <w:szCs w:val="21"/>
          <w:lang w:eastAsia="zh-CN"/>
        </w:rPr>
        <w:t>是</w:t>
      </w:r>
      <w:r>
        <w:rPr>
          <w:rFonts w:ascii="宋体" w:hAnsi="宋体"/>
          <w:color w:val="000000"/>
          <w:sz w:val="21"/>
          <w:szCs w:val="21"/>
          <w:lang w:eastAsia="zh-CN"/>
        </w:rPr>
        <w:t>”</w:t>
      </w:r>
      <w:r>
        <w:rPr>
          <w:rFonts w:ascii="宋体" w:hAnsi="宋体" w:hint="eastAsia"/>
          <w:color w:val="000000"/>
          <w:sz w:val="21"/>
          <w:szCs w:val="21"/>
          <w:lang w:eastAsia="zh-CN"/>
        </w:rPr>
        <w:t>，如下图：</w:t>
      </w:r>
    </w:p>
    <w:p w:rsidR="006E20EE" w:rsidRPr="00944A98" w:rsidRDefault="006E20EE" w:rsidP="006E20EE">
      <w:pPr>
        <w:ind w:firstLineChars="150" w:firstLine="315"/>
        <w:rPr>
          <w:rFonts w:ascii="宋体" w:hAnsi="宋体"/>
          <w:color w:val="000000"/>
          <w:sz w:val="21"/>
          <w:szCs w:val="21"/>
          <w:lang w:eastAsia="zh-CN"/>
        </w:rPr>
      </w:pPr>
      <w:r>
        <w:rPr>
          <w:rFonts w:ascii="宋体" w:hAnsi="宋体" w:hint="eastAsia"/>
          <w:noProof/>
          <w:color w:val="000000"/>
          <w:sz w:val="21"/>
          <w:szCs w:val="21"/>
          <w:lang w:eastAsia="zh-CN"/>
        </w:rPr>
        <w:drawing>
          <wp:inline distT="0" distB="0" distL="0" distR="0" wp14:anchorId="2FF46890" wp14:editId="4E5C1B67">
            <wp:extent cx="5486400" cy="2877910"/>
            <wp:effectExtent l="19050" t="0" r="0"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486400" cy="2877910"/>
                    </a:xfrm>
                    <a:prstGeom prst="rect">
                      <a:avLst/>
                    </a:prstGeom>
                    <a:noFill/>
                    <a:ln w="9525">
                      <a:noFill/>
                      <a:miter lim="800000"/>
                      <a:headEnd/>
                      <a:tailEnd/>
                    </a:ln>
                  </pic:spPr>
                </pic:pic>
              </a:graphicData>
            </a:graphic>
          </wp:inline>
        </w:drawing>
      </w:r>
    </w:p>
    <w:p w:rsidR="006E20EE" w:rsidRDefault="006E20EE" w:rsidP="006E20EE">
      <w:pPr>
        <w:ind w:firstLineChars="150" w:firstLine="315"/>
        <w:rPr>
          <w:rFonts w:ascii="宋体" w:hAnsi="宋体"/>
          <w:color w:val="000000"/>
          <w:sz w:val="21"/>
          <w:szCs w:val="21"/>
          <w:lang w:eastAsia="zh-CN"/>
        </w:rPr>
      </w:pPr>
      <w:r>
        <w:rPr>
          <w:rFonts w:ascii="宋体" w:hAnsi="宋体" w:hint="eastAsia"/>
          <w:color w:val="000000"/>
          <w:sz w:val="21"/>
          <w:szCs w:val="21"/>
          <w:lang w:eastAsia="zh-CN"/>
        </w:rPr>
        <w:t>3、调拨出库</w:t>
      </w:r>
    </w:p>
    <w:p w:rsidR="006E20EE" w:rsidRDefault="006E20EE" w:rsidP="006E20EE">
      <w:pPr>
        <w:ind w:firstLineChars="150" w:firstLine="315"/>
        <w:rPr>
          <w:rFonts w:ascii="宋体" w:hAnsi="宋体"/>
          <w:color w:val="000000"/>
          <w:sz w:val="21"/>
          <w:szCs w:val="21"/>
          <w:lang w:eastAsia="zh-CN"/>
        </w:rPr>
      </w:pPr>
      <w:r>
        <w:rPr>
          <w:rFonts w:ascii="宋体" w:hAnsi="宋体" w:hint="eastAsia"/>
          <w:color w:val="000000"/>
          <w:sz w:val="21"/>
          <w:szCs w:val="21"/>
          <w:lang w:eastAsia="zh-CN"/>
        </w:rPr>
        <w:t>3.1呆滞品交易平台生成调拨出库单，新增、修改、删除按钮不可编辑；</w:t>
      </w:r>
    </w:p>
    <w:p w:rsidR="006E20EE" w:rsidRDefault="006E20EE" w:rsidP="006E20EE">
      <w:pPr>
        <w:ind w:firstLineChars="150" w:firstLine="315"/>
        <w:rPr>
          <w:rFonts w:ascii="宋体" w:hAnsi="宋体"/>
          <w:color w:val="000000"/>
          <w:sz w:val="21"/>
          <w:szCs w:val="21"/>
          <w:lang w:eastAsia="zh-CN"/>
        </w:rPr>
      </w:pPr>
      <w:r>
        <w:rPr>
          <w:rFonts w:ascii="宋体" w:hAnsi="宋体" w:hint="eastAsia"/>
          <w:color w:val="000000"/>
          <w:sz w:val="21"/>
          <w:szCs w:val="21"/>
          <w:lang w:eastAsia="zh-CN"/>
        </w:rPr>
        <w:t>3.2点击</w:t>
      </w:r>
      <w:r>
        <w:rPr>
          <w:rFonts w:ascii="宋体" w:hAnsi="宋体"/>
          <w:color w:val="000000"/>
          <w:sz w:val="21"/>
          <w:szCs w:val="21"/>
          <w:lang w:eastAsia="zh-CN"/>
        </w:rPr>
        <w:t>“</w:t>
      </w:r>
      <w:r>
        <w:rPr>
          <w:rFonts w:ascii="宋体" w:hAnsi="宋体" w:hint="eastAsia"/>
          <w:color w:val="000000"/>
          <w:sz w:val="21"/>
          <w:szCs w:val="21"/>
          <w:lang w:eastAsia="zh-CN"/>
        </w:rPr>
        <w:t>出库</w:t>
      </w:r>
      <w:r>
        <w:rPr>
          <w:rFonts w:ascii="宋体" w:hAnsi="宋体"/>
          <w:color w:val="000000"/>
          <w:sz w:val="21"/>
          <w:szCs w:val="21"/>
          <w:lang w:eastAsia="zh-CN"/>
        </w:rPr>
        <w:t>”</w:t>
      </w:r>
      <w:r>
        <w:rPr>
          <w:rFonts w:ascii="宋体" w:hAnsi="宋体" w:hint="eastAsia"/>
          <w:color w:val="000000"/>
          <w:sz w:val="21"/>
          <w:szCs w:val="21"/>
          <w:lang w:eastAsia="zh-CN"/>
        </w:rPr>
        <w:t>按钮，进行DMS出库，并将调拨出库信息返回至总部交易平台。</w:t>
      </w:r>
    </w:p>
    <w:p w:rsidR="006E20EE" w:rsidRDefault="006E20EE" w:rsidP="006E20EE">
      <w:pPr>
        <w:ind w:firstLineChars="150" w:firstLine="315"/>
        <w:rPr>
          <w:rFonts w:ascii="宋体" w:hAnsi="宋体"/>
          <w:color w:val="000000"/>
          <w:sz w:val="21"/>
          <w:szCs w:val="21"/>
          <w:lang w:eastAsia="zh-CN"/>
        </w:rPr>
      </w:pPr>
      <w:r>
        <w:rPr>
          <w:rFonts w:ascii="宋体" w:hAnsi="宋体" w:hint="eastAsia"/>
          <w:noProof/>
          <w:color w:val="000000"/>
          <w:sz w:val="21"/>
          <w:szCs w:val="21"/>
          <w:lang w:eastAsia="zh-CN"/>
        </w:rPr>
        <w:lastRenderedPageBreak/>
        <w:drawing>
          <wp:inline distT="0" distB="0" distL="0" distR="0" wp14:anchorId="3E941602" wp14:editId="521D3187">
            <wp:extent cx="5486400" cy="2990219"/>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486400" cy="2990219"/>
                    </a:xfrm>
                    <a:prstGeom prst="rect">
                      <a:avLst/>
                    </a:prstGeom>
                    <a:noFill/>
                    <a:ln w="9525">
                      <a:noFill/>
                      <a:miter lim="800000"/>
                      <a:headEnd/>
                      <a:tailEnd/>
                    </a:ln>
                  </pic:spPr>
                </pic:pic>
              </a:graphicData>
            </a:graphic>
          </wp:inline>
        </w:drawing>
      </w:r>
    </w:p>
    <w:p w:rsidR="006E20EE" w:rsidRDefault="006E20EE" w:rsidP="006E20EE">
      <w:pPr>
        <w:pStyle w:val="20"/>
      </w:pPr>
      <w:bookmarkStart w:id="80" w:name="_Toc457829629"/>
      <w:bookmarkStart w:id="81" w:name="_Toc457987627"/>
      <w:r>
        <w:t>4.</w:t>
      </w:r>
      <w:r>
        <w:rPr>
          <w:rFonts w:hint="eastAsia"/>
        </w:rPr>
        <w:t>7</w:t>
      </w:r>
      <w:r w:rsidRPr="00E20A0A">
        <w:rPr>
          <w:rFonts w:hint="eastAsia"/>
        </w:rPr>
        <w:t>调拨入库（DMS）</w:t>
      </w:r>
      <w:bookmarkEnd w:id="80"/>
      <w:bookmarkEnd w:id="81"/>
    </w:p>
    <w:p w:rsidR="006E20EE" w:rsidRPr="00413C16" w:rsidRDefault="006E20EE" w:rsidP="006E20EE">
      <w:pPr>
        <w:pStyle w:val="30"/>
        <w:rPr>
          <w:sz w:val="24"/>
        </w:rPr>
      </w:pPr>
      <w:bookmarkStart w:id="82" w:name="_Toc457829630"/>
      <w:bookmarkStart w:id="83" w:name="_Toc457987628"/>
      <w:r w:rsidRPr="00413C16">
        <w:rPr>
          <w:rFonts w:hint="eastAsia"/>
          <w:sz w:val="24"/>
        </w:rPr>
        <w:t>4.</w:t>
      </w:r>
      <w:r>
        <w:rPr>
          <w:rFonts w:hint="eastAsia"/>
          <w:sz w:val="24"/>
        </w:rPr>
        <w:t>7</w:t>
      </w:r>
      <w:r w:rsidRPr="00413C16">
        <w:rPr>
          <w:sz w:val="24"/>
        </w:rPr>
        <w:t>.1</w:t>
      </w:r>
      <w:r w:rsidRPr="00413C16">
        <w:rPr>
          <w:rFonts w:hint="eastAsia"/>
          <w:sz w:val="24"/>
        </w:rPr>
        <w:t>功能概述</w:t>
      </w:r>
      <w:bookmarkEnd w:id="82"/>
      <w:bookmarkEnd w:id="83"/>
    </w:p>
    <w:p w:rsidR="006E20EE" w:rsidRPr="00C011D6" w:rsidRDefault="006E20EE" w:rsidP="006E20EE">
      <w:pPr>
        <w:spacing w:line="300" w:lineRule="auto"/>
        <w:rPr>
          <w:sz w:val="21"/>
          <w:lang w:eastAsia="zh-CN"/>
        </w:rPr>
      </w:pPr>
      <w:r w:rsidRPr="00C011D6">
        <w:rPr>
          <w:rFonts w:hint="eastAsia"/>
          <w:sz w:val="21"/>
          <w:lang w:eastAsia="zh-CN"/>
        </w:rPr>
        <w:t>1</w:t>
      </w:r>
      <w:r w:rsidRPr="00C011D6">
        <w:rPr>
          <w:rFonts w:hint="eastAsia"/>
          <w:sz w:val="21"/>
          <w:lang w:eastAsia="zh-CN"/>
        </w:rPr>
        <w:t>、功能菜单路径：</w:t>
      </w:r>
      <w:r>
        <w:rPr>
          <w:rFonts w:hint="eastAsia"/>
          <w:sz w:val="21"/>
          <w:lang w:eastAsia="zh-CN"/>
        </w:rPr>
        <w:t>配件管理</w:t>
      </w:r>
      <w:r w:rsidRPr="00C011D6">
        <w:rPr>
          <w:sz w:val="21"/>
          <w:lang w:eastAsia="zh-CN"/>
        </w:rPr>
        <w:t>&gt;</w:t>
      </w:r>
      <w:r>
        <w:rPr>
          <w:rFonts w:hint="eastAsia"/>
          <w:sz w:val="21"/>
          <w:lang w:eastAsia="zh-CN"/>
        </w:rPr>
        <w:t>配件入库</w:t>
      </w:r>
      <w:r w:rsidRPr="00C011D6">
        <w:rPr>
          <w:rFonts w:hint="eastAsia"/>
          <w:sz w:val="21"/>
          <w:lang w:eastAsia="zh-CN"/>
        </w:rPr>
        <w:t>&gt;</w:t>
      </w:r>
      <w:r>
        <w:rPr>
          <w:rFonts w:hint="eastAsia"/>
          <w:sz w:val="21"/>
          <w:lang w:eastAsia="zh-CN"/>
        </w:rPr>
        <w:t>调拨入库</w:t>
      </w:r>
      <w:r w:rsidRPr="00C011D6">
        <w:rPr>
          <w:rFonts w:hint="eastAsia"/>
          <w:sz w:val="21"/>
          <w:lang w:eastAsia="zh-CN"/>
        </w:rPr>
        <w:t>；</w:t>
      </w:r>
    </w:p>
    <w:p w:rsidR="006E20EE" w:rsidRPr="00377FBA" w:rsidRDefault="006E20EE" w:rsidP="006E20EE">
      <w:pPr>
        <w:ind w:firstLineChars="50" w:firstLine="105"/>
        <w:rPr>
          <w:rFonts w:asciiTheme="majorEastAsia" w:eastAsiaTheme="majorEastAsia" w:hAnsiTheme="majorEastAsia"/>
          <w:sz w:val="21"/>
          <w:szCs w:val="21"/>
          <w:lang w:eastAsia="zh-CN"/>
        </w:rPr>
      </w:pPr>
      <w:r w:rsidRPr="00C011D6">
        <w:rPr>
          <w:sz w:val="21"/>
          <w:lang w:eastAsia="zh-CN"/>
        </w:rPr>
        <w:t>2</w:t>
      </w:r>
      <w:r w:rsidRPr="00C011D6">
        <w:rPr>
          <w:rFonts w:hint="eastAsia"/>
          <w:sz w:val="21"/>
          <w:lang w:eastAsia="zh-CN"/>
        </w:rPr>
        <w:t>、本功能主要功能为：</w:t>
      </w:r>
      <w:r>
        <w:rPr>
          <w:rFonts w:hint="eastAsia"/>
          <w:sz w:val="21"/>
          <w:lang w:eastAsia="zh-CN"/>
        </w:rPr>
        <w:t>申请经销商在线下收到发布经销商的配件清单时，可以在</w:t>
      </w:r>
      <w:r>
        <w:rPr>
          <w:rFonts w:hint="eastAsia"/>
          <w:sz w:val="21"/>
          <w:lang w:eastAsia="zh-CN"/>
        </w:rPr>
        <w:t>DMS</w:t>
      </w:r>
      <w:r>
        <w:rPr>
          <w:rFonts w:hint="eastAsia"/>
          <w:sz w:val="21"/>
          <w:lang w:eastAsia="zh-CN"/>
        </w:rPr>
        <w:t>进行调拨入库操作。</w:t>
      </w:r>
    </w:p>
    <w:p w:rsidR="006E20EE" w:rsidRPr="00413C16" w:rsidRDefault="006E20EE" w:rsidP="006E20EE">
      <w:pPr>
        <w:pStyle w:val="30"/>
        <w:rPr>
          <w:sz w:val="24"/>
        </w:rPr>
      </w:pPr>
      <w:bookmarkStart w:id="84" w:name="_Toc457829631"/>
      <w:bookmarkStart w:id="85" w:name="_Toc457987629"/>
      <w:r w:rsidRPr="00413C16">
        <w:rPr>
          <w:rFonts w:hint="eastAsia"/>
          <w:sz w:val="24"/>
        </w:rPr>
        <w:t>4.</w:t>
      </w:r>
      <w:r>
        <w:rPr>
          <w:rFonts w:hint="eastAsia"/>
          <w:sz w:val="24"/>
        </w:rPr>
        <w:t>7</w:t>
      </w:r>
      <w:r w:rsidRPr="00413C16">
        <w:rPr>
          <w:rFonts w:hint="eastAsia"/>
          <w:sz w:val="24"/>
        </w:rPr>
        <w:t>.</w:t>
      </w:r>
      <w:r w:rsidRPr="00413C16">
        <w:rPr>
          <w:sz w:val="24"/>
        </w:rPr>
        <w:t>2涉及业务对象</w:t>
      </w:r>
      <w:bookmarkEnd w:id="84"/>
      <w:bookmarkEnd w:id="85"/>
    </w:p>
    <w:p w:rsidR="006E20EE" w:rsidRDefault="006E20EE" w:rsidP="006E20EE">
      <w:pPr>
        <w:rPr>
          <w:rFonts w:asciiTheme="majorEastAsia" w:eastAsiaTheme="majorEastAsia" w:hAnsiTheme="majorEastAsia"/>
          <w:b/>
          <w:sz w:val="21"/>
          <w:szCs w:val="21"/>
          <w:lang w:eastAsia="zh-CN"/>
        </w:rPr>
      </w:pPr>
      <w:r>
        <w:rPr>
          <w:rFonts w:hint="eastAsia"/>
          <w:lang w:eastAsia="zh-CN"/>
        </w:rPr>
        <w:t>《调拨入库单》《配件库存表》</w:t>
      </w:r>
    </w:p>
    <w:p w:rsidR="006E20EE" w:rsidRPr="00413C16" w:rsidRDefault="006E20EE" w:rsidP="006E20EE">
      <w:pPr>
        <w:pStyle w:val="30"/>
        <w:rPr>
          <w:sz w:val="24"/>
        </w:rPr>
      </w:pPr>
      <w:bookmarkStart w:id="86" w:name="_Toc457829632"/>
      <w:bookmarkStart w:id="87" w:name="_Toc457987630"/>
      <w:r w:rsidRPr="00413C16">
        <w:rPr>
          <w:rFonts w:hint="eastAsia"/>
          <w:sz w:val="24"/>
        </w:rPr>
        <w:t>4.</w:t>
      </w:r>
      <w:r>
        <w:rPr>
          <w:rFonts w:hint="eastAsia"/>
          <w:sz w:val="24"/>
        </w:rPr>
        <w:t>7</w:t>
      </w:r>
      <w:r w:rsidRPr="00413C16">
        <w:rPr>
          <w:sz w:val="24"/>
        </w:rPr>
        <w:t>.3业务规则与逻辑说明</w:t>
      </w:r>
      <w:bookmarkEnd w:id="86"/>
      <w:bookmarkEnd w:id="87"/>
    </w:p>
    <w:p w:rsidR="006E20EE" w:rsidRDefault="006E20EE" w:rsidP="006E20EE">
      <w:pPr>
        <w:rPr>
          <w:rFonts w:asciiTheme="majorEastAsia" w:eastAsiaTheme="majorEastAsia" w:hAnsiTheme="majorEastAsia"/>
          <w:sz w:val="21"/>
          <w:lang w:eastAsia="zh-CN"/>
        </w:rPr>
      </w:pPr>
      <w:r>
        <w:rPr>
          <w:rFonts w:asciiTheme="majorEastAsia" w:eastAsiaTheme="majorEastAsia" w:hAnsiTheme="majorEastAsia" w:hint="eastAsia"/>
          <w:sz w:val="21"/>
          <w:lang w:eastAsia="zh-CN"/>
        </w:rPr>
        <w:t>1、发布经销商只有在DMS进行呆滞件调拨出库操作后，交易平台才会生成调拨入库单，并将单据发给申请经销商</w:t>
      </w:r>
    </w:p>
    <w:p w:rsidR="006E20EE" w:rsidRPr="00DB48C9" w:rsidRDefault="006E20EE" w:rsidP="006E20EE">
      <w:pPr>
        <w:rPr>
          <w:rFonts w:asciiTheme="majorEastAsia" w:eastAsiaTheme="majorEastAsia" w:hAnsiTheme="majorEastAsia"/>
          <w:sz w:val="21"/>
          <w:lang w:eastAsia="zh-CN"/>
        </w:rPr>
      </w:pPr>
      <w:r>
        <w:rPr>
          <w:rFonts w:asciiTheme="majorEastAsia" w:eastAsiaTheme="majorEastAsia" w:hAnsiTheme="majorEastAsia" w:hint="eastAsia"/>
          <w:sz w:val="21"/>
          <w:lang w:eastAsia="zh-CN"/>
        </w:rPr>
        <w:t>2、</w:t>
      </w:r>
      <w:r>
        <w:rPr>
          <w:rFonts w:hint="eastAsia"/>
          <w:sz w:val="21"/>
          <w:lang w:eastAsia="zh-CN"/>
        </w:rPr>
        <w:t>申请经销商在线下收到发布经销商的配件清单时，可以在</w:t>
      </w:r>
      <w:r>
        <w:rPr>
          <w:rFonts w:hint="eastAsia"/>
          <w:sz w:val="21"/>
          <w:lang w:eastAsia="zh-CN"/>
        </w:rPr>
        <w:t>DMS</w:t>
      </w:r>
      <w:r>
        <w:rPr>
          <w:rFonts w:hint="eastAsia"/>
          <w:sz w:val="21"/>
          <w:lang w:eastAsia="zh-CN"/>
        </w:rPr>
        <w:t>进行调拨入库操作</w:t>
      </w:r>
    </w:p>
    <w:p w:rsidR="006E20EE" w:rsidRPr="00864D75" w:rsidRDefault="006E20EE" w:rsidP="006E20EE">
      <w:pPr>
        <w:rPr>
          <w:rFonts w:asciiTheme="majorEastAsia" w:eastAsiaTheme="majorEastAsia" w:hAnsiTheme="majorEastAsia"/>
          <w:sz w:val="21"/>
          <w:lang w:eastAsia="zh-CN"/>
        </w:rPr>
      </w:pPr>
      <w:r w:rsidRPr="00864D75">
        <w:rPr>
          <w:rFonts w:asciiTheme="majorEastAsia" w:eastAsiaTheme="majorEastAsia" w:hAnsiTheme="majorEastAsia" w:hint="eastAsia"/>
          <w:sz w:val="21"/>
          <w:lang w:eastAsia="zh-CN"/>
        </w:rPr>
        <w:t>3、本次功能上线后，调拨入库的配件也可以入到原厂A类仓库中</w:t>
      </w:r>
    </w:p>
    <w:p w:rsidR="006E20EE" w:rsidRPr="00413C16" w:rsidRDefault="006E20EE" w:rsidP="006E20EE">
      <w:pPr>
        <w:pStyle w:val="30"/>
        <w:rPr>
          <w:sz w:val="24"/>
        </w:rPr>
      </w:pPr>
      <w:bookmarkStart w:id="88" w:name="_Toc457829633"/>
      <w:bookmarkStart w:id="89" w:name="_Toc457987631"/>
      <w:r w:rsidRPr="00413C16">
        <w:rPr>
          <w:rFonts w:hint="eastAsia"/>
          <w:sz w:val="24"/>
        </w:rPr>
        <w:t>4.</w:t>
      </w:r>
      <w:r>
        <w:rPr>
          <w:rFonts w:hint="eastAsia"/>
          <w:sz w:val="24"/>
        </w:rPr>
        <w:t>7</w:t>
      </w:r>
      <w:r w:rsidRPr="00413C16">
        <w:rPr>
          <w:sz w:val="24"/>
        </w:rPr>
        <w:t>.4</w:t>
      </w:r>
      <w:r w:rsidRPr="00413C16">
        <w:rPr>
          <w:rFonts w:hint="eastAsia"/>
          <w:sz w:val="24"/>
        </w:rPr>
        <w:t>主要页面逻辑说明</w:t>
      </w:r>
      <w:bookmarkEnd w:id="88"/>
      <w:bookmarkEnd w:id="89"/>
    </w:p>
    <w:p w:rsidR="006E20EE" w:rsidRDefault="006E20EE" w:rsidP="006E20EE">
      <w:pPr>
        <w:rPr>
          <w:lang w:eastAsia="zh-CN"/>
        </w:rPr>
      </w:pPr>
      <w:r>
        <w:rPr>
          <w:rFonts w:hint="eastAsia"/>
          <w:lang w:eastAsia="zh-CN"/>
        </w:rPr>
        <w:t>1</w:t>
      </w:r>
      <w:r>
        <w:rPr>
          <w:rFonts w:hint="eastAsia"/>
          <w:lang w:eastAsia="zh-CN"/>
        </w:rPr>
        <w:t>、点击“？”查询交易平台产生的调拨入库单，新增</w:t>
      </w:r>
      <w:r w:rsidR="00741F16">
        <w:rPr>
          <w:rFonts w:hint="eastAsia"/>
          <w:lang w:eastAsia="zh-CN"/>
        </w:rPr>
        <w:t>“</w:t>
      </w:r>
      <w:r>
        <w:rPr>
          <w:rFonts w:hint="eastAsia"/>
          <w:lang w:eastAsia="zh-CN"/>
        </w:rPr>
        <w:t>是否交易平台调拨</w:t>
      </w:r>
      <w:r w:rsidR="00741F16">
        <w:rPr>
          <w:rFonts w:hint="eastAsia"/>
          <w:lang w:eastAsia="zh-CN"/>
        </w:rPr>
        <w:t>”</w:t>
      </w:r>
      <w:r>
        <w:rPr>
          <w:rFonts w:hint="eastAsia"/>
          <w:lang w:eastAsia="zh-CN"/>
        </w:rPr>
        <w:t>字段显示，如下图：</w:t>
      </w:r>
    </w:p>
    <w:p w:rsidR="006E20EE" w:rsidRDefault="006E20EE" w:rsidP="006E20EE">
      <w:pPr>
        <w:rPr>
          <w:lang w:eastAsia="zh-CN"/>
        </w:rPr>
      </w:pPr>
      <w:r>
        <w:rPr>
          <w:rFonts w:hint="eastAsia"/>
          <w:noProof/>
          <w:lang w:eastAsia="zh-CN"/>
        </w:rPr>
        <w:lastRenderedPageBreak/>
        <w:drawing>
          <wp:inline distT="0" distB="0" distL="0" distR="0" wp14:anchorId="3F204ABE" wp14:editId="54E0231A">
            <wp:extent cx="5486400" cy="2855949"/>
            <wp:effectExtent l="19050" t="0" r="0"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5486400" cy="2855949"/>
                    </a:xfrm>
                    <a:prstGeom prst="rect">
                      <a:avLst/>
                    </a:prstGeom>
                    <a:noFill/>
                    <a:ln w="9525">
                      <a:noFill/>
                      <a:miter lim="800000"/>
                      <a:headEnd/>
                      <a:tailEnd/>
                    </a:ln>
                  </pic:spPr>
                </pic:pic>
              </a:graphicData>
            </a:graphic>
          </wp:inline>
        </w:drawing>
      </w:r>
    </w:p>
    <w:p w:rsidR="006E20EE" w:rsidRDefault="006E20EE" w:rsidP="006E20EE">
      <w:pPr>
        <w:rPr>
          <w:rFonts w:ascii="宋体" w:hAnsi="宋体"/>
          <w:color w:val="000000"/>
          <w:sz w:val="21"/>
          <w:szCs w:val="21"/>
          <w:lang w:eastAsia="zh-CN"/>
        </w:rPr>
      </w:pPr>
      <w:r>
        <w:rPr>
          <w:rFonts w:ascii="宋体" w:hAnsi="宋体" w:hint="eastAsia"/>
          <w:color w:val="000000"/>
          <w:sz w:val="21"/>
          <w:szCs w:val="21"/>
          <w:lang w:eastAsia="zh-CN"/>
        </w:rPr>
        <w:t>2、将调拨入库单中的配件带入到主界面之后，弹出如下截图：</w:t>
      </w:r>
    </w:p>
    <w:p w:rsidR="006E20EE" w:rsidRDefault="006E20EE" w:rsidP="006E20EE">
      <w:pPr>
        <w:rPr>
          <w:rFonts w:ascii="宋体" w:hAnsi="宋体"/>
          <w:color w:val="000000"/>
          <w:sz w:val="21"/>
          <w:szCs w:val="21"/>
          <w:lang w:eastAsia="zh-CN"/>
        </w:rPr>
      </w:pPr>
      <w:r>
        <w:rPr>
          <w:rFonts w:ascii="宋体" w:hAnsi="宋体" w:hint="eastAsia"/>
          <w:color w:val="000000"/>
          <w:sz w:val="21"/>
          <w:szCs w:val="21"/>
          <w:lang w:eastAsia="zh-CN"/>
        </w:rPr>
        <w:t>2.1 新增、删除按钮不可编辑</w:t>
      </w:r>
    </w:p>
    <w:p w:rsidR="006E20EE" w:rsidRPr="00F657F0" w:rsidRDefault="006E20EE" w:rsidP="006E20EE">
      <w:pPr>
        <w:rPr>
          <w:rFonts w:ascii="宋体" w:hAnsi="宋体"/>
          <w:color w:val="000000"/>
          <w:sz w:val="21"/>
          <w:szCs w:val="21"/>
          <w:lang w:eastAsia="zh-CN"/>
        </w:rPr>
      </w:pPr>
      <w:r>
        <w:rPr>
          <w:rFonts w:ascii="宋体" w:hAnsi="宋体" w:hint="eastAsia"/>
          <w:color w:val="000000"/>
          <w:sz w:val="21"/>
          <w:szCs w:val="21"/>
          <w:lang w:eastAsia="zh-CN"/>
        </w:rPr>
        <w:t>2.2点击修改时，可以修改入库的仓库，但是只能是A类仓库；可以修改入库不含税单价，但是不允许修改配件名称和入库数量</w:t>
      </w:r>
    </w:p>
    <w:p w:rsidR="006E20EE" w:rsidRPr="001D0CCC" w:rsidRDefault="006E20EE" w:rsidP="006E20EE">
      <w:pPr>
        <w:rPr>
          <w:rFonts w:ascii="宋体" w:hAnsi="宋体"/>
          <w:color w:val="000000"/>
          <w:sz w:val="21"/>
          <w:szCs w:val="21"/>
          <w:lang w:eastAsia="zh-CN"/>
        </w:rPr>
      </w:pPr>
      <w:r>
        <w:rPr>
          <w:rFonts w:ascii="宋体" w:hAnsi="宋体" w:hint="eastAsia"/>
          <w:noProof/>
          <w:color w:val="000000"/>
          <w:sz w:val="21"/>
          <w:szCs w:val="21"/>
          <w:lang w:eastAsia="zh-CN"/>
        </w:rPr>
        <w:drawing>
          <wp:inline distT="0" distB="0" distL="0" distR="0" wp14:anchorId="35AF929C" wp14:editId="2B982F4F">
            <wp:extent cx="5486400" cy="3004676"/>
            <wp:effectExtent l="19050" t="0" r="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5486400" cy="3004676"/>
                    </a:xfrm>
                    <a:prstGeom prst="rect">
                      <a:avLst/>
                    </a:prstGeom>
                    <a:noFill/>
                    <a:ln w="9525">
                      <a:noFill/>
                      <a:miter lim="800000"/>
                      <a:headEnd/>
                      <a:tailEnd/>
                    </a:ln>
                  </pic:spPr>
                </pic:pic>
              </a:graphicData>
            </a:graphic>
          </wp:inline>
        </w:drawing>
      </w:r>
    </w:p>
    <w:p w:rsidR="00F37784" w:rsidRDefault="00F37784" w:rsidP="00F37784">
      <w:pPr>
        <w:pStyle w:val="20"/>
      </w:pPr>
      <w:bookmarkStart w:id="90" w:name="_Toc457987632"/>
      <w:r>
        <w:t>4.</w:t>
      </w:r>
      <w:r w:rsidR="006E20EE">
        <w:t>8</w:t>
      </w:r>
      <w:r w:rsidR="001A3DCC" w:rsidRPr="001A3DCC">
        <w:rPr>
          <w:rFonts w:hint="eastAsia"/>
        </w:rPr>
        <w:t>呆滞品交易历史查询（DCS）</w:t>
      </w:r>
      <w:bookmarkEnd w:id="90"/>
    </w:p>
    <w:p w:rsidR="00F37784" w:rsidRPr="00413C16" w:rsidRDefault="00F37784" w:rsidP="00413C16">
      <w:pPr>
        <w:pStyle w:val="30"/>
        <w:rPr>
          <w:sz w:val="24"/>
        </w:rPr>
      </w:pPr>
      <w:bookmarkStart w:id="91" w:name="_Toc457987633"/>
      <w:r w:rsidRPr="00413C16">
        <w:rPr>
          <w:rFonts w:hint="eastAsia"/>
          <w:sz w:val="24"/>
        </w:rPr>
        <w:t>4.</w:t>
      </w:r>
      <w:r w:rsidR="006E20EE">
        <w:rPr>
          <w:sz w:val="24"/>
        </w:rPr>
        <w:t>8</w:t>
      </w:r>
      <w:r w:rsidRPr="00413C16">
        <w:rPr>
          <w:sz w:val="24"/>
        </w:rPr>
        <w:t>.1</w:t>
      </w:r>
      <w:r w:rsidRPr="00413C16">
        <w:rPr>
          <w:rFonts w:hint="eastAsia"/>
          <w:sz w:val="24"/>
        </w:rPr>
        <w:t>功能概述</w:t>
      </w:r>
      <w:bookmarkEnd w:id="91"/>
    </w:p>
    <w:p w:rsidR="002845C0" w:rsidRPr="000A17EC" w:rsidRDefault="002845C0" w:rsidP="002F1904">
      <w:pPr>
        <w:spacing w:line="300" w:lineRule="auto"/>
        <w:ind w:firstLineChars="200" w:firstLine="420"/>
        <w:rPr>
          <w:rFonts w:asciiTheme="majorEastAsia" w:eastAsiaTheme="majorEastAsia" w:hAnsiTheme="majorEastAsia" w:cs="微软雅黑"/>
          <w:color w:val="000000"/>
          <w:sz w:val="21"/>
          <w:szCs w:val="21"/>
          <w:lang w:val="zh-CN" w:eastAsia="zh-CN"/>
        </w:rPr>
      </w:pPr>
      <w:r>
        <w:rPr>
          <w:rFonts w:asciiTheme="majorEastAsia" w:eastAsiaTheme="majorEastAsia" w:hAnsiTheme="majorEastAsia" w:cs="微软雅黑" w:hint="eastAsia"/>
          <w:color w:val="000000"/>
          <w:sz w:val="21"/>
          <w:szCs w:val="21"/>
          <w:lang w:val="zh-CN" w:eastAsia="zh-CN"/>
        </w:rPr>
        <w:t>1、</w:t>
      </w:r>
      <w:r w:rsidRPr="000A17EC">
        <w:rPr>
          <w:rFonts w:asciiTheme="majorEastAsia" w:eastAsiaTheme="majorEastAsia" w:hAnsiTheme="majorEastAsia" w:cs="微软雅黑" w:hint="eastAsia"/>
          <w:color w:val="000000"/>
          <w:sz w:val="21"/>
          <w:szCs w:val="21"/>
          <w:lang w:val="zh-CN" w:eastAsia="zh-CN"/>
        </w:rPr>
        <w:t>功能菜单路径：</w:t>
      </w:r>
      <w:r w:rsidRPr="002845C0">
        <w:rPr>
          <w:rFonts w:cs="Arial" w:hint="eastAsia"/>
          <w:color w:val="333333"/>
          <w:lang w:eastAsia="zh-CN"/>
        </w:rPr>
        <w:t>当前位置：配件管理</w:t>
      </w:r>
      <w:r w:rsidRPr="002845C0">
        <w:rPr>
          <w:rFonts w:cs="Arial" w:hint="eastAsia"/>
          <w:color w:val="333333"/>
          <w:lang w:eastAsia="zh-CN"/>
        </w:rPr>
        <w:t>&gt;</w:t>
      </w:r>
      <w:r w:rsidRPr="002845C0">
        <w:rPr>
          <w:rFonts w:cs="Arial" w:hint="eastAsia"/>
          <w:color w:val="333333"/>
          <w:lang w:eastAsia="zh-CN"/>
        </w:rPr>
        <w:t>呆滞品管理</w:t>
      </w:r>
      <w:r w:rsidRPr="002845C0">
        <w:rPr>
          <w:rFonts w:cs="Arial" w:hint="eastAsia"/>
          <w:color w:val="333333"/>
          <w:lang w:eastAsia="zh-CN"/>
        </w:rPr>
        <w:t>&gt;</w:t>
      </w:r>
      <w:r w:rsidRPr="002845C0">
        <w:rPr>
          <w:rFonts w:cs="Arial" w:hint="eastAsia"/>
          <w:color w:val="333333"/>
          <w:lang w:eastAsia="zh-CN"/>
        </w:rPr>
        <w:t>呆滞品交易历史信息查询</w:t>
      </w:r>
      <w:r>
        <w:rPr>
          <w:rFonts w:cs="Arial" w:hint="eastAsia"/>
          <w:color w:val="333333"/>
          <w:lang w:eastAsia="zh-CN"/>
        </w:rPr>
        <w:t>；</w:t>
      </w:r>
    </w:p>
    <w:p w:rsidR="002845C0" w:rsidRDefault="002845C0" w:rsidP="002845C0">
      <w:pPr>
        <w:spacing w:line="300" w:lineRule="auto"/>
        <w:ind w:firstLineChars="200" w:firstLine="420"/>
        <w:rPr>
          <w:rFonts w:asciiTheme="majorEastAsia" w:eastAsiaTheme="majorEastAsia" w:hAnsiTheme="majorEastAsia" w:cs="微软雅黑"/>
          <w:color w:val="000000"/>
          <w:sz w:val="21"/>
          <w:szCs w:val="21"/>
          <w:lang w:val="zh-CN" w:eastAsia="zh-CN"/>
        </w:rPr>
      </w:pPr>
      <w:r>
        <w:rPr>
          <w:rFonts w:asciiTheme="majorEastAsia" w:eastAsiaTheme="majorEastAsia" w:hAnsiTheme="majorEastAsia" w:cs="微软雅黑" w:hint="eastAsia"/>
          <w:color w:val="000000"/>
          <w:sz w:val="21"/>
          <w:szCs w:val="21"/>
          <w:lang w:val="zh-CN" w:eastAsia="zh-CN"/>
        </w:rPr>
        <w:t>2、</w:t>
      </w:r>
      <w:r w:rsidRPr="009A0CC6">
        <w:rPr>
          <w:rFonts w:asciiTheme="majorEastAsia" w:eastAsiaTheme="majorEastAsia" w:hAnsiTheme="majorEastAsia" w:cs="微软雅黑" w:hint="eastAsia"/>
          <w:color w:val="000000"/>
          <w:sz w:val="21"/>
          <w:szCs w:val="21"/>
          <w:lang w:val="zh-CN" w:eastAsia="zh-CN"/>
        </w:rPr>
        <w:t>本功能主要功能为：</w:t>
      </w:r>
      <w:r>
        <w:rPr>
          <w:rFonts w:asciiTheme="majorEastAsia" w:eastAsiaTheme="majorEastAsia" w:hAnsiTheme="majorEastAsia" w:cs="微软雅黑" w:hint="eastAsia"/>
          <w:color w:val="000000"/>
          <w:sz w:val="21"/>
          <w:szCs w:val="21"/>
          <w:lang w:val="zh-CN" w:eastAsia="zh-CN"/>
        </w:rPr>
        <w:t>车厂</w:t>
      </w:r>
      <w:r>
        <w:rPr>
          <w:rFonts w:asciiTheme="majorEastAsia" w:eastAsiaTheme="majorEastAsia" w:hAnsiTheme="majorEastAsia" w:cs="微软雅黑"/>
          <w:color w:val="000000"/>
          <w:sz w:val="21"/>
          <w:szCs w:val="21"/>
          <w:lang w:val="zh-CN" w:eastAsia="zh-CN"/>
        </w:rPr>
        <w:t>零件部门、经销商查看</w:t>
      </w:r>
      <w:r>
        <w:rPr>
          <w:rFonts w:asciiTheme="majorEastAsia" w:eastAsiaTheme="majorEastAsia" w:hAnsiTheme="majorEastAsia" w:cs="微软雅黑" w:hint="eastAsia"/>
          <w:color w:val="000000"/>
          <w:sz w:val="21"/>
          <w:szCs w:val="21"/>
          <w:lang w:val="zh-CN" w:eastAsia="zh-CN"/>
        </w:rPr>
        <w:t>历史</w:t>
      </w:r>
      <w:r>
        <w:rPr>
          <w:rFonts w:asciiTheme="majorEastAsia" w:eastAsiaTheme="majorEastAsia" w:hAnsiTheme="majorEastAsia" w:cs="微软雅黑"/>
          <w:color w:val="000000"/>
          <w:sz w:val="21"/>
          <w:szCs w:val="21"/>
          <w:lang w:val="zh-CN" w:eastAsia="zh-CN"/>
        </w:rPr>
        <w:t>呆滞品交易信息</w:t>
      </w:r>
      <w:r>
        <w:rPr>
          <w:rFonts w:asciiTheme="majorEastAsia" w:eastAsiaTheme="majorEastAsia" w:hAnsiTheme="majorEastAsia" w:cs="微软雅黑" w:hint="eastAsia"/>
          <w:color w:val="000000"/>
          <w:sz w:val="21"/>
          <w:szCs w:val="21"/>
          <w:lang w:val="zh-CN" w:eastAsia="zh-CN"/>
        </w:rPr>
        <w:t>；</w:t>
      </w:r>
    </w:p>
    <w:p w:rsidR="00F37784" w:rsidRDefault="00F37784" w:rsidP="00413C16">
      <w:pPr>
        <w:pStyle w:val="30"/>
        <w:rPr>
          <w:sz w:val="24"/>
        </w:rPr>
      </w:pPr>
      <w:bookmarkStart w:id="92" w:name="_Toc457987634"/>
      <w:r w:rsidRPr="00413C16">
        <w:rPr>
          <w:rFonts w:hint="eastAsia"/>
          <w:sz w:val="24"/>
        </w:rPr>
        <w:t>4.</w:t>
      </w:r>
      <w:r w:rsidR="006E20EE">
        <w:rPr>
          <w:sz w:val="24"/>
        </w:rPr>
        <w:t>8</w:t>
      </w:r>
      <w:r w:rsidRPr="00413C16">
        <w:rPr>
          <w:rFonts w:hint="eastAsia"/>
          <w:sz w:val="24"/>
        </w:rPr>
        <w:t>.</w:t>
      </w:r>
      <w:r w:rsidRPr="00413C16">
        <w:rPr>
          <w:sz w:val="24"/>
        </w:rPr>
        <w:t>2涉及业务对象</w:t>
      </w:r>
      <w:bookmarkEnd w:id="92"/>
    </w:p>
    <w:p w:rsidR="00CE6C1C" w:rsidRPr="00CE6C1C" w:rsidRDefault="00CE6C1C" w:rsidP="00CE6C1C">
      <w:pPr>
        <w:ind w:firstLineChars="200" w:firstLine="400"/>
        <w:rPr>
          <w:lang w:eastAsia="zh-CN"/>
        </w:rPr>
      </w:pPr>
      <w:r>
        <w:rPr>
          <w:rFonts w:hint="eastAsia"/>
          <w:lang w:eastAsia="zh-CN"/>
        </w:rPr>
        <w:t>《呆滞品交易</w:t>
      </w:r>
      <w:r>
        <w:rPr>
          <w:lang w:eastAsia="zh-CN"/>
        </w:rPr>
        <w:t>明细表</w:t>
      </w:r>
      <w:r>
        <w:rPr>
          <w:rFonts w:hint="eastAsia"/>
          <w:lang w:eastAsia="zh-CN"/>
        </w:rPr>
        <w:t>》</w:t>
      </w:r>
    </w:p>
    <w:p w:rsidR="00F37784" w:rsidRPr="00413C16" w:rsidRDefault="00F37784" w:rsidP="00413C16">
      <w:pPr>
        <w:pStyle w:val="30"/>
        <w:rPr>
          <w:sz w:val="24"/>
        </w:rPr>
      </w:pPr>
      <w:bookmarkStart w:id="93" w:name="_Toc457987635"/>
      <w:r w:rsidRPr="00413C16">
        <w:rPr>
          <w:rFonts w:hint="eastAsia"/>
          <w:sz w:val="24"/>
        </w:rPr>
        <w:lastRenderedPageBreak/>
        <w:t>4.</w:t>
      </w:r>
      <w:r w:rsidR="006E20EE">
        <w:rPr>
          <w:sz w:val="24"/>
        </w:rPr>
        <w:t>8</w:t>
      </w:r>
      <w:r w:rsidRPr="00413C16">
        <w:rPr>
          <w:sz w:val="24"/>
        </w:rPr>
        <w:t>.3业务规则与逻辑说明</w:t>
      </w:r>
      <w:bookmarkEnd w:id="93"/>
    </w:p>
    <w:p w:rsidR="00CF2513" w:rsidRDefault="00CF2513" w:rsidP="00CF2513">
      <w:pPr>
        <w:spacing w:line="300" w:lineRule="auto"/>
        <w:ind w:left="420"/>
        <w:rPr>
          <w:rFonts w:ascii="宋体" w:hAnsi="宋体"/>
          <w:color w:val="000000"/>
          <w:sz w:val="21"/>
          <w:szCs w:val="21"/>
          <w:lang w:eastAsia="zh-CN"/>
        </w:rPr>
      </w:pPr>
      <w:r>
        <w:rPr>
          <w:rFonts w:ascii="宋体" w:hAnsi="宋体" w:hint="eastAsia"/>
          <w:color w:val="000000"/>
          <w:sz w:val="21"/>
          <w:szCs w:val="21"/>
          <w:lang w:eastAsia="zh-CN"/>
        </w:rPr>
        <w:t>1、</w:t>
      </w:r>
      <w:r w:rsidR="00511513">
        <w:rPr>
          <w:rFonts w:ascii="宋体" w:hAnsi="宋体" w:hint="eastAsia"/>
          <w:color w:val="000000"/>
          <w:sz w:val="21"/>
          <w:szCs w:val="21"/>
          <w:lang w:eastAsia="zh-CN"/>
        </w:rPr>
        <w:t>车厂零件部门</w:t>
      </w:r>
      <w:r w:rsidR="00511513">
        <w:rPr>
          <w:rFonts w:ascii="宋体" w:hAnsi="宋体"/>
          <w:color w:val="000000"/>
          <w:sz w:val="21"/>
          <w:szCs w:val="21"/>
          <w:lang w:eastAsia="zh-CN"/>
        </w:rPr>
        <w:t>可查看所有经销商的呆滞品交易</w:t>
      </w:r>
      <w:r w:rsidR="00511513">
        <w:rPr>
          <w:rFonts w:ascii="宋体" w:hAnsi="宋体" w:hint="eastAsia"/>
          <w:color w:val="000000"/>
          <w:sz w:val="21"/>
          <w:szCs w:val="21"/>
          <w:lang w:eastAsia="zh-CN"/>
        </w:rPr>
        <w:t>信息</w:t>
      </w:r>
      <w:r w:rsidR="00511513">
        <w:rPr>
          <w:rFonts w:ascii="宋体" w:hAnsi="宋体"/>
          <w:color w:val="000000"/>
          <w:sz w:val="21"/>
          <w:szCs w:val="21"/>
          <w:lang w:eastAsia="zh-CN"/>
        </w:rPr>
        <w:t>，包括已完成</w:t>
      </w:r>
      <w:r w:rsidR="00DB2BB8">
        <w:rPr>
          <w:rFonts w:ascii="宋体" w:hAnsi="宋体" w:hint="eastAsia"/>
          <w:color w:val="000000"/>
          <w:sz w:val="21"/>
          <w:szCs w:val="21"/>
          <w:lang w:eastAsia="zh-CN"/>
        </w:rPr>
        <w:t>、</w:t>
      </w:r>
      <w:r w:rsidR="00511513">
        <w:rPr>
          <w:rFonts w:ascii="宋体" w:hAnsi="宋体"/>
          <w:color w:val="000000"/>
          <w:sz w:val="21"/>
          <w:szCs w:val="21"/>
          <w:lang w:eastAsia="zh-CN"/>
        </w:rPr>
        <w:t>交易</w:t>
      </w:r>
      <w:r w:rsidR="00511513">
        <w:rPr>
          <w:rFonts w:ascii="宋体" w:hAnsi="宋体" w:hint="eastAsia"/>
          <w:color w:val="000000"/>
          <w:sz w:val="21"/>
          <w:szCs w:val="21"/>
          <w:lang w:eastAsia="zh-CN"/>
        </w:rPr>
        <w:t>中</w:t>
      </w:r>
      <w:r w:rsidR="00DB2BB8">
        <w:rPr>
          <w:rFonts w:ascii="宋体" w:hAnsi="宋体" w:hint="eastAsia"/>
          <w:color w:val="000000"/>
          <w:sz w:val="21"/>
          <w:szCs w:val="21"/>
          <w:lang w:eastAsia="zh-CN"/>
        </w:rPr>
        <w:t>和</w:t>
      </w:r>
      <w:r w:rsidR="00DB2BB8">
        <w:rPr>
          <w:rFonts w:ascii="宋体" w:hAnsi="宋体"/>
          <w:color w:val="000000"/>
          <w:sz w:val="21"/>
          <w:szCs w:val="21"/>
          <w:lang w:eastAsia="zh-CN"/>
        </w:rPr>
        <w:t>取消</w:t>
      </w:r>
      <w:r>
        <w:rPr>
          <w:rFonts w:ascii="宋体" w:hAnsi="宋体" w:hint="eastAsia"/>
          <w:color w:val="000000"/>
          <w:sz w:val="21"/>
          <w:szCs w:val="21"/>
          <w:lang w:eastAsia="zh-CN"/>
        </w:rPr>
        <w:t>；</w:t>
      </w:r>
    </w:p>
    <w:p w:rsidR="00CF2513" w:rsidRPr="002A2452" w:rsidRDefault="00CF2513" w:rsidP="00CF2513">
      <w:pPr>
        <w:spacing w:line="300" w:lineRule="auto"/>
        <w:ind w:left="420"/>
        <w:rPr>
          <w:rFonts w:ascii="宋体" w:hAnsi="宋体"/>
          <w:color w:val="000000"/>
          <w:sz w:val="21"/>
          <w:szCs w:val="21"/>
          <w:lang w:eastAsia="zh-CN"/>
        </w:rPr>
      </w:pPr>
      <w:r>
        <w:rPr>
          <w:rFonts w:ascii="宋体" w:hAnsi="宋体"/>
          <w:color w:val="000000"/>
          <w:sz w:val="21"/>
          <w:szCs w:val="21"/>
          <w:lang w:eastAsia="zh-CN"/>
        </w:rPr>
        <w:t>2</w:t>
      </w:r>
      <w:r>
        <w:rPr>
          <w:rFonts w:ascii="宋体" w:hAnsi="宋体" w:hint="eastAsia"/>
          <w:color w:val="000000"/>
          <w:sz w:val="21"/>
          <w:szCs w:val="21"/>
          <w:lang w:eastAsia="zh-CN"/>
        </w:rPr>
        <w:t>、</w:t>
      </w:r>
      <w:r w:rsidR="00511513">
        <w:rPr>
          <w:rFonts w:ascii="宋体" w:hAnsi="宋体" w:hint="eastAsia"/>
          <w:color w:val="000000"/>
          <w:sz w:val="21"/>
          <w:szCs w:val="21"/>
          <w:lang w:eastAsia="zh-CN"/>
        </w:rPr>
        <w:t>经销商</w:t>
      </w:r>
      <w:r w:rsidR="00DB2BB8">
        <w:rPr>
          <w:rFonts w:ascii="宋体" w:hAnsi="宋体"/>
          <w:color w:val="000000"/>
          <w:sz w:val="21"/>
          <w:szCs w:val="21"/>
          <w:lang w:eastAsia="zh-CN"/>
        </w:rPr>
        <w:t>只能查看本店的呆滞品交易信息，包括已完成</w:t>
      </w:r>
      <w:r w:rsidR="00DB2BB8">
        <w:rPr>
          <w:rFonts w:ascii="宋体" w:hAnsi="宋体" w:hint="eastAsia"/>
          <w:color w:val="000000"/>
          <w:sz w:val="21"/>
          <w:szCs w:val="21"/>
          <w:lang w:eastAsia="zh-CN"/>
        </w:rPr>
        <w:t>、</w:t>
      </w:r>
      <w:r w:rsidR="00DB2BB8">
        <w:rPr>
          <w:rFonts w:ascii="宋体" w:hAnsi="宋体"/>
          <w:color w:val="000000"/>
          <w:sz w:val="21"/>
          <w:szCs w:val="21"/>
          <w:lang w:eastAsia="zh-CN"/>
        </w:rPr>
        <w:t>交易中</w:t>
      </w:r>
      <w:r w:rsidR="00DB2BB8">
        <w:rPr>
          <w:rFonts w:ascii="宋体" w:hAnsi="宋体" w:hint="eastAsia"/>
          <w:color w:val="000000"/>
          <w:sz w:val="21"/>
          <w:szCs w:val="21"/>
          <w:lang w:eastAsia="zh-CN"/>
        </w:rPr>
        <w:t>和取消</w:t>
      </w:r>
      <w:r>
        <w:rPr>
          <w:rFonts w:ascii="宋体" w:hAnsi="宋体"/>
          <w:color w:val="000000"/>
          <w:sz w:val="21"/>
          <w:szCs w:val="21"/>
          <w:lang w:eastAsia="zh-CN"/>
        </w:rPr>
        <w:t>；</w:t>
      </w:r>
    </w:p>
    <w:p w:rsidR="00F37784" w:rsidRPr="00413C16" w:rsidRDefault="00F37784" w:rsidP="00413C16">
      <w:pPr>
        <w:pStyle w:val="30"/>
        <w:rPr>
          <w:sz w:val="24"/>
        </w:rPr>
      </w:pPr>
      <w:bookmarkStart w:id="94" w:name="_Toc457987636"/>
      <w:r w:rsidRPr="00413C16">
        <w:rPr>
          <w:rFonts w:hint="eastAsia"/>
          <w:sz w:val="24"/>
        </w:rPr>
        <w:t>4.</w:t>
      </w:r>
      <w:r w:rsidR="006E20EE">
        <w:rPr>
          <w:sz w:val="24"/>
        </w:rPr>
        <w:t>8</w:t>
      </w:r>
      <w:r w:rsidRPr="00413C16">
        <w:rPr>
          <w:sz w:val="24"/>
        </w:rPr>
        <w:t>.4</w:t>
      </w:r>
      <w:r w:rsidRPr="00413C16">
        <w:rPr>
          <w:rFonts w:hint="eastAsia"/>
          <w:sz w:val="24"/>
        </w:rPr>
        <w:t>主要页面逻辑说明</w:t>
      </w:r>
      <w:bookmarkEnd w:id="94"/>
    </w:p>
    <w:p w:rsidR="00825D3D" w:rsidRPr="009C64A2" w:rsidRDefault="002371B3" w:rsidP="002371B3">
      <w:pPr>
        <w:ind w:firstLineChars="150" w:firstLine="315"/>
        <w:rPr>
          <w:rFonts w:ascii="宋体" w:hAnsi="宋体"/>
          <w:color w:val="000000"/>
          <w:sz w:val="21"/>
          <w:szCs w:val="21"/>
          <w:lang w:eastAsia="zh-CN"/>
        </w:rPr>
      </w:pPr>
      <w:r w:rsidRPr="002371B3">
        <w:rPr>
          <w:rFonts w:ascii="宋体" w:hAnsi="宋体" w:hint="eastAsia"/>
          <w:color w:val="000000"/>
          <w:sz w:val="21"/>
          <w:szCs w:val="21"/>
          <w:lang w:eastAsia="zh-CN"/>
        </w:rPr>
        <w:t>（</w:t>
      </w:r>
      <w:r w:rsidR="00825D3D" w:rsidRPr="009C64A2">
        <w:rPr>
          <w:rFonts w:ascii="宋体" w:hAnsi="宋体" w:hint="eastAsia"/>
          <w:color w:val="000000"/>
          <w:sz w:val="21"/>
          <w:szCs w:val="21"/>
          <w:lang w:eastAsia="zh-CN"/>
        </w:rPr>
        <w:t>1</w:t>
      </w:r>
      <w:r w:rsidR="00825D3D" w:rsidRPr="009C64A2">
        <w:rPr>
          <w:rFonts w:ascii="宋体" w:hAnsi="宋体"/>
          <w:color w:val="000000"/>
          <w:sz w:val="21"/>
          <w:szCs w:val="21"/>
          <w:lang w:eastAsia="zh-CN"/>
        </w:rPr>
        <w:t>）</w:t>
      </w:r>
      <w:r w:rsidR="00825D3D" w:rsidRPr="002371B3">
        <w:rPr>
          <w:rFonts w:ascii="宋体" w:hAnsi="宋体" w:hint="eastAsia"/>
          <w:color w:val="000000"/>
          <w:sz w:val="21"/>
          <w:szCs w:val="21"/>
          <w:lang w:eastAsia="zh-CN"/>
        </w:rPr>
        <w:t>当前位置：配件管理 &gt; 呆滞品管理 &gt; 呆滞品</w:t>
      </w:r>
      <w:r>
        <w:rPr>
          <w:rFonts w:ascii="宋体" w:hAnsi="宋体" w:hint="eastAsia"/>
          <w:color w:val="000000"/>
          <w:sz w:val="21"/>
          <w:szCs w:val="21"/>
          <w:lang w:eastAsia="zh-CN"/>
        </w:rPr>
        <w:t>交易</w:t>
      </w:r>
      <w:r>
        <w:rPr>
          <w:rFonts w:ascii="宋体" w:hAnsi="宋体"/>
          <w:color w:val="000000"/>
          <w:sz w:val="21"/>
          <w:szCs w:val="21"/>
          <w:lang w:eastAsia="zh-CN"/>
        </w:rPr>
        <w:t>历史查询</w:t>
      </w:r>
      <w:r w:rsidR="00825D3D" w:rsidRPr="002371B3">
        <w:rPr>
          <w:rFonts w:ascii="宋体" w:hAnsi="宋体" w:hint="eastAsia"/>
          <w:color w:val="000000"/>
          <w:sz w:val="21"/>
          <w:szCs w:val="21"/>
          <w:lang w:eastAsia="zh-CN"/>
        </w:rPr>
        <w:t>；</w:t>
      </w:r>
    </w:p>
    <w:p w:rsidR="00825D3D" w:rsidRPr="009C64A2" w:rsidRDefault="00825D3D" w:rsidP="00825D3D">
      <w:pPr>
        <w:ind w:firstLineChars="150" w:firstLine="315"/>
        <w:rPr>
          <w:rFonts w:ascii="宋体" w:hAnsi="宋体"/>
          <w:color w:val="000000"/>
          <w:sz w:val="21"/>
          <w:szCs w:val="21"/>
          <w:lang w:eastAsia="zh-CN"/>
        </w:rPr>
      </w:pPr>
      <w:r w:rsidRPr="009C64A2">
        <w:rPr>
          <w:rFonts w:ascii="宋体" w:hAnsi="宋体" w:hint="eastAsia"/>
          <w:color w:val="000000"/>
          <w:sz w:val="21"/>
          <w:szCs w:val="21"/>
          <w:lang w:eastAsia="zh-CN"/>
        </w:rPr>
        <w:t>（2</w:t>
      </w:r>
      <w:r w:rsidRPr="009C64A2">
        <w:rPr>
          <w:rFonts w:ascii="宋体" w:hAnsi="宋体"/>
          <w:color w:val="000000"/>
          <w:sz w:val="21"/>
          <w:szCs w:val="21"/>
          <w:lang w:eastAsia="zh-CN"/>
        </w:rPr>
        <w:t>）</w:t>
      </w:r>
      <w:r w:rsidRPr="009C64A2">
        <w:rPr>
          <w:rFonts w:ascii="宋体" w:hAnsi="宋体" w:hint="eastAsia"/>
          <w:color w:val="000000"/>
          <w:sz w:val="21"/>
          <w:szCs w:val="21"/>
          <w:lang w:eastAsia="zh-CN"/>
        </w:rPr>
        <w:t>使用</w:t>
      </w:r>
      <w:r w:rsidRPr="009C64A2">
        <w:rPr>
          <w:rFonts w:ascii="宋体" w:hAnsi="宋体"/>
          <w:color w:val="000000"/>
          <w:sz w:val="21"/>
          <w:szCs w:val="21"/>
          <w:lang w:eastAsia="zh-CN"/>
        </w:rPr>
        <w:t>角色：</w:t>
      </w:r>
      <w:r w:rsidR="006A7423">
        <w:rPr>
          <w:rFonts w:ascii="宋体" w:hAnsi="宋体" w:hint="eastAsia"/>
          <w:color w:val="000000"/>
          <w:sz w:val="21"/>
          <w:szCs w:val="21"/>
          <w:lang w:eastAsia="zh-CN"/>
        </w:rPr>
        <w:t>售后</w:t>
      </w:r>
      <w:r w:rsidR="006A7423">
        <w:rPr>
          <w:rFonts w:ascii="宋体" w:hAnsi="宋体"/>
          <w:color w:val="000000"/>
          <w:sz w:val="21"/>
          <w:szCs w:val="21"/>
          <w:lang w:eastAsia="zh-CN"/>
        </w:rPr>
        <w:t>超级管理员、</w:t>
      </w:r>
      <w:r w:rsidR="006A7423">
        <w:rPr>
          <w:rFonts w:ascii="宋体" w:hAnsi="宋体" w:hint="eastAsia"/>
          <w:color w:val="000000"/>
          <w:sz w:val="21"/>
          <w:szCs w:val="21"/>
          <w:lang w:eastAsia="zh-CN"/>
        </w:rPr>
        <w:t>车厂</w:t>
      </w:r>
      <w:r w:rsidR="006A7423">
        <w:rPr>
          <w:rFonts w:ascii="宋体" w:hAnsi="宋体"/>
          <w:color w:val="000000"/>
          <w:sz w:val="21"/>
          <w:szCs w:val="21"/>
          <w:lang w:eastAsia="zh-CN"/>
        </w:rPr>
        <w:t>零件部门、</w:t>
      </w:r>
      <w:r>
        <w:rPr>
          <w:rFonts w:ascii="宋体" w:hAnsi="宋体" w:hint="eastAsia"/>
          <w:color w:val="000000"/>
          <w:sz w:val="21"/>
          <w:szCs w:val="21"/>
          <w:lang w:eastAsia="zh-CN"/>
        </w:rPr>
        <w:t>经销商；</w:t>
      </w:r>
    </w:p>
    <w:p w:rsidR="00825D3D" w:rsidRDefault="00825D3D" w:rsidP="00825D3D">
      <w:pPr>
        <w:ind w:firstLineChars="150" w:firstLine="315"/>
        <w:rPr>
          <w:rFonts w:ascii="宋体" w:hAnsi="宋体"/>
          <w:color w:val="000000"/>
          <w:sz w:val="21"/>
          <w:szCs w:val="21"/>
          <w:lang w:eastAsia="zh-CN"/>
        </w:rPr>
      </w:pPr>
      <w:r w:rsidRPr="009C64A2">
        <w:rPr>
          <w:rFonts w:ascii="宋体" w:hAnsi="宋体" w:hint="eastAsia"/>
          <w:color w:val="000000"/>
          <w:sz w:val="21"/>
          <w:szCs w:val="21"/>
          <w:lang w:eastAsia="zh-CN"/>
        </w:rPr>
        <w:t>（3</w:t>
      </w:r>
      <w:r w:rsidRPr="009C64A2">
        <w:rPr>
          <w:rFonts w:ascii="宋体" w:hAnsi="宋体"/>
          <w:color w:val="000000"/>
          <w:sz w:val="21"/>
          <w:szCs w:val="21"/>
          <w:lang w:eastAsia="zh-CN"/>
        </w:rPr>
        <w:t>）</w:t>
      </w:r>
      <w:r w:rsidRPr="009C64A2">
        <w:rPr>
          <w:rFonts w:ascii="宋体" w:hAnsi="宋体" w:hint="eastAsia"/>
          <w:color w:val="000000"/>
          <w:sz w:val="21"/>
          <w:szCs w:val="21"/>
          <w:lang w:eastAsia="zh-CN"/>
        </w:rPr>
        <w:t>登录</w:t>
      </w:r>
      <w:r>
        <w:rPr>
          <w:rFonts w:ascii="宋体" w:hAnsi="宋体" w:hint="eastAsia"/>
          <w:color w:val="000000"/>
          <w:sz w:val="21"/>
          <w:szCs w:val="21"/>
          <w:lang w:eastAsia="zh-CN"/>
        </w:rPr>
        <w:t>DCS</w:t>
      </w:r>
      <w:r w:rsidRPr="009C64A2">
        <w:rPr>
          <w:rFonts w:ascii="宋体" w:hAnsi="宋体" w:hint="eastAsia"/>
          <w:color w:val="000000"/>
          <w:sz w:val="21"/>
          <w:szCs w:val="21"/>
          <w:lang w:eastAsia="zh-CN"/>
        </w:rPr>
        <w:t>系统</w:t>
      </w:r>
      <w:r w:rsidRPr="009C64A2">
        <w:rPr>
          <w:rFonts w:ascii="宋体" w:hAnsi="宋体"/>
          <w:color w:val="000000"/>
          <w:sz w:val="21"/>
          <w:szCs w:val="21"/>
          <w:lang w:eastAsia="zh-CN"/>
        </w:rPr>
        <w:t>，</w:t>
      </w:r>
      <w:r w:rsidRPr="007D0E1F">
        <w:rPr>
          <w:rFonts w:ascii="宋体" w:hAnsi="宋体" w:hint="eastAsia"/>
          <w:color w:val="000000"/>
          <w:sz w:val="21"/>
          <w:szCs w:val="21"/>
          <w:lang w:eastAsia="zh-CN"/>
        </w:rPr>
        <w:t>当前位置：</w:t>
      </w:r>
      <w:r w:rsidR="00A255AD" w:rsidRPr="00A255AD">
        <w:rPr>
          <w:rFonts w:ascii="宋体" w:hAnsi="宋体" w:hint="eastAsia"/>
          <w:color w:val="000000"/>
          <w:sz w:val="21"/>
          <w:szCs w:val="21"/>
          <w:lang w:eastAsia="zh-CN"/>
        </w:rPr>
        <w:t>当前位置：配件管理 &gt; 呆滞品管理 &gt; 呆滞品交易历史信息查询</w:t>
      </w:r>
      <w:r w:rsidRPr="009C64A2">
        <w:rPr>
          <w:rFonts w:ascii="宋体" w:hAnsi="宋体" w:hint="eastAsia"/>
          <w:color w:val="000000"/>
          <w:sz w:val="21"/>
          <w:szCs w:val="21"/>
          <w:lang w:eastAsia="zh-CN"/>
        </w:rPr>
        <w:t>，</w:t>
      </w:r>
      <w:r w:rsidRPr="009C64A2">
        <w:rPr>
          <w:rFonts w:ascii="宋体" w:hAnsi="宋体"/>
          <w:color w:val="000000"/>
          <w:sz w:val="21"/>
          <w:szCs w:val="21"/>
          <w:lang w:eastAsia="zh-CN"/>
        </w:rPr>
        <w:t>进入</w:t>
      </w:r>
      <w:r w:rsidR="00A255AD" w:rsidRPr="00A255AD">
        <w:rPr>
          <w:rFonts w:ascii="宋体" w:hAnsi="宋体" w:hint="eastAsia"/>
          <w:color w:val="000000"/>
          <w:sz w:val="21"/>
          <w:szCs w:val="21"/>
          <w:lang w:eastAsia="zh-CN"/>
        </w:rPr>
        <w:t>呆滞品交易历史信息查询</w:t>
      </w:r>
      <w:r w:rsidRPr="009C64A2">
        <w:rPr>
          <w:rFonts w:ascii="宋体" w:hAnsi="宋体"/>
          <w:color w:val="000000"/>
          <w:sz w:val="21"/>
          <w:szCs w:val="21"/>
          <w:lang w:eastAsia="zh-CN"/>
        </w:rPr>
        <w:t>主页面，</w:t>
      </w:r>
      <w:r w:rsidRPr="009C64A2">
        <w:rPr>
          <w:rFonts w:ascii="宋体" w:hAnsi="宋体" w:hint="eastAsia"/>
          <w:color w:val="000000"/>
          <w:sz w:val="21"/>
          <w:szCs w:val="21"/>
          <w:lang w:eastAsia="zh-CN"/>
        </w:rPr>
        <w:t>如图4.</w:t>
      </w:r>
      <w:r w:rsidR="006E20EE">
        <w:rPr>
          <w:rFonts w:ascii="宋体" w:hAnsi="宋体"/>
          <w:color w:val="000000"/>
          <w:sz w:val="21"/>
          <w:szCs w:val="21"/>
          <w:lang w:eastAsia="zh-CN"/>
        </w:rPr>
        <w:t>8</w:t>
      </w:r>
      <w:r w:rsidRPr="009C64A2">
        <w:rPr>
          <w:rFonts w:ascii="宋体" w:hAnsi="宋体" w:hint="eastAsia"/>
          <w:color w:val="000000"/>
          <w:sz w:val="21"/>
          <w:szCs w:val="21"/>
          <w:lang w:eastAsia="zh-CN"/>
        </w:rPr>
        <w:t>.4</w:t>
      </w:r>
      <w:r w:rsidRPr="009C64A2">
        <w:rPr>
          <w:rFonts w:ascii="宋体" w:hAnsi="宋体"/>
          <w:color w:val="000000"/>
          <w:sz w:val="21"/>
          <w:szCs w:val="21"/>
          <w:lang w:eastAsia="zh-CN"/>
        </w:rPr>
        <w:t>-1</w:t>
      </w:r>
      <w:r w:rsidRPr="009C64A2">
        <w:rPr>
          <w:rFonts w:ascii="宋体" w:hAnsi="宋体" w:hint="eastAsia"/>
          <w:color w:val="000000"/>
          <w:sz w:val="21"/>
          <w:szCs w:val="21"/>
          <w:lang w:eastAsia="zh-CN"/>
        </w:rPr>
        <w:t>所示</w:t>
      </w:r>
      <w:r w:rsidRPr="009C64A2">
        <w:rPr>
          <w:rFonts w:ascii="宋体" w:hAnsi="宋体"/>
          <w:color w:val="000000"/>
          <w:sz w:val="21"/>
          <w:szCs w:val="21"/>
          <w:lang w:eastAsia="zh-CN"/>
        </w:rPr>
        <w:t>：</w:t>
      </w:r>
    </w:p>
    <w:p w:rsidR="00C62C10" w:rsidRDefault="00A255AD" w:rsidP="00F344D0">
      <w:pPr>
        <w:rPr>
          <w:lang w:eastAsia="zh-CN"/>
        </w:rPr>
      </w:pPr>
      <w:r>
        <w:rPr>
          <w:noProof/>
          <w:lang w:eastAsia="zh-CN"/>
        </w:rPr>
        <w:drawing>
          <wp:inline distT="0" distB="0" distL="0" distR="0">
            <wp:extent cx="5486400" cy="2634615"/>
            <wp:effectExtent l="19050" t="1905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634615"/>
                    </a:xfrm>
                    <a:prstGeom prst="rect">
                      <a:avLst/>
                    </a:prstGeom>
                    <a:ln>
                      <a:solidFill>
                        <a:schemeClr val="accent1"/>
                      </a:solidFill>
                    </a:ln>
                  </pic:spPr>
                </pic:pic>
              </a:graphicData>
            </a:graphic>
          </wp:inline>
        </w:drawing>
      </w:r>
    </w:p>
    <w:p w:rsidR="00A255AD" w:rsidRDefault="00A255AD" w:rsidP="00A255AD">
      <w:pPr>
        <w:jc w:val="center"/>
        <w:rPr>
          <w:lang w:eastAsia="zh-CN"/>
        </w:rPr>
      </w:pPr>
      <w:r>
        <w:rPr>
          <w:rFonts w:hint="eastAsia"/>
          <w:lang w:eastAsia="zh-CN"/>
        </w:rPr>
        <w:t>图</w:t>
      </w:r>
      <w:r>
        <w:rPr>
          <w:rFonts w:hint="eastAsia"/>
          <w:lang w:eastAsia="zh-CN"/>
        </w:rPr>
        <w:t>4.</w:t>
      </w:r>
      <w:r w:rsidR="006E20EE">
        <w:rPr>
          <w:lang w:eastAsia="zh-CN"/>
        </w:rPr>
        <w:t>8</w:t>
      </w:r>
      <w:r>
        <w:rPr>
          <w:rFonts w:hint="eastAsia"/>
          <w:lang w:eastAsia="zh-CN"/>
        </w:rPr>
        <w:t>.4</w:t>
      </w:r>
      <w:r>
        <w:rPr>
          <w:lang w:eastAsia="zh-CN"/>
        </w:rPr>
        <w:t>-1</w:t>
      </w:r>
    </w:p>
    <w:tbl>
      <w:tblPr>
        <w:tblStyle w:val="af"/>
        <w:tblW w:w="8856" w:type="dxa"/>
        <w:tblLayout w:type="fixed"/>
        <w:tblLook w:val="04A0" w:firstRow="1" w:lastRow="0" w:firstColumn="1" w:lastColumn="0" w:noHBand="0" w:noVBand="1"/>
      </w:tblPr>
      <w:tblGrid>
        <w:gridCol w:w="2542"/>
        <w:gridCol w:w="5483"/>
        <w:gridCol w:w="831"/>
      </w:tblGrid>
      <w:tr w:rsidR="007A4AE8" w:rsidTr="008D2B8D">
        <w:tc>
          <w:tcPr>
            <w:tcW w:w="8856" w:type="dxa"/>
            <w:gridSpan w:val="3"/>
            <w:shd w:val="clear" w:color="auto" w:fill="FFFF00"/>
          </w:tcPr>
          <w:p w:rsidR="007A4AE8" w:rsidRDefault="007A4AE8" w:rsidP="007A4AE8">
            <w:pPr>
              <w:overflowPunct w:val="0"/>
              <w:autoSpaceDE w:val="0"/>
              <w:autoSpaceDN w:val="0"/>
              <w:adjustRightInd w:val="0"/>
              <w:textAlignment w:val="baseline"/>
              <w:rPr>
                <w:rFonts w:asciiTheme="minorEastAsia" w:hAnsiTheme="minorEastAsia"/>
                <w:b/>
                <w:szCs w:val="21"/>
                <w:lang w:eastAsia="zh-CN"/>
              </w:rPr>
            </w:pPr>
            <w:r>
              <w:rPr>
                <w:rFonts w:asciiTheme="minorEastAsia" w:hAnsiTheme="minorEastAsia" w:hint="eastAsia"/>
                <w:b/>
                <w:szCs w:val="21"/>
                <w:lang w:eastAsia="zh-CN"/>
              </w:rPr>
              <w:t>《呆滞品交易历史查询</w:t>
            </w:r>
            <w:r>
              <w:rPr>
                <w:rFonts w:asciiTheme="minorEastAsia" w:hAnsiTheme="minorEastAsia"/>
                <w:b/>
                <w:szCs w:val="21"/>
                <w:lang w:eastAsia="zh-CN"/>
              </w:rPr>
              <w:t>主页面</w:t>
            </w:r>
            <w:r>
              <w:rPr>
                <w:rFonts w:asciiTheme="minorEastAsia" w:hAnsiTheme="minorEastAsia" w:hint="eastAsia"/>
                <w:b/>
                <w:szCs w:val="21"/>
                <w:lang w:eastAsia="zh-CN"/>
              </w:rPr>
              <w:t>》</w:t>
            </w:r>
          </w:p>
        </w:tc>
      </w:tr>
      <w:tr w:rsidR="007A4AE8" w:rsidTr="008D2B8D">
        <w:tc>
          <w:tcPr>
            <w:tcW w:w="2542" w:type="dxa"/>
            <w:shd w:val="clear" w:color="auto" w:fill="FFFF00"/>
          </w:tcPr>
          <w:p w:rsidR="007A4AE8" w:rsidRDefault="007A4AE8" w:rsidP="006E20EE">
            <w:pPr>
              <w:overflowPunct w:val="0"/>
              <w:autoSpaceDE w:val="0"/>
              <w:autoSpaceDN w:val="0"/>
              <w:adjustRightInd w:val="0"/>
              <w:textAlignment w:val="baseline"/>
              <w:rPr>
                <w:rFonts w:asciiTheme="minorEastAsia" w:hAnsiTheme="minorEastAsia"/>
                <w:b/>
                <w:szCs w:val="21"/>
              </w:rPr>
            </w:pPr>
            <w:r>
              <w:rPr>
                <w:rFonts w:asciiTheme="minorEastAsia" w:hAnsiTheme="minorEastAsia" w:hint="eastAsia"/>
                <w:b/>
                <w:szCs w:val="21"/>
              </w:rPr>
              <w:t>页面编号：</w:t>
            </w:r>
            <w:r>
              <w:rPr>
                <w:rFonts w:asciiTheme="minorEastAsia" w:hAnsiTheme="minorEastAsia"/>
                <w:b/>
                <w:szCs w:val="21"/>
              </w:rPr>
              <w:t>4.</w:t>
            </w:r>
            <w:r w:rsidR="006E20EE">
              <w:rPr>
                <w:rFonts w:asciiTheme="minorEastAsia" w:hAnsiTheme="minorEastAsia"/>
                <w:b/>
                <w:szCs w:val="21"/>
              </w:rPr>
              <w:t>8</w:t>
            </w:r>
            <w:r>
              <w:rPr>
                <w:rFonts w:asciiTheme="minorEastAsia" w:hAnsiTheme="minorEastAsia"/>
                <w:b/>
                <w:szCs w:val="21"/>
              </w:rPr>
              <w:t>.4-1</w:t>
            </w:r>
          </w:p>
        </w:tc>
        <w:tc>
          <w:tcPr>
            <w:tcW w:w="5483" w:type="dxa"/>
            <w:shd w:val="clear" w:color="auto" w:fill="FFFF00"/>
          </w:tcPr>
          <w:p w:rsidR="007A4AE8" w:rsidRDefault="007A4AE8" w:rsidP="008D2B8D">
            <w:pPr>
              <w:overflowPunct w:val="0"/>
              <w:autoSpaceDE w:val="0"/>
              <w:autoSpaceDN w:val="0"/>
              <w:adjustRightInd w:val="0"/>
              <w:textAlignment w:val="baseline"/>
              <w:rPr>
                <w:rFonts w:asciiTheme="minorEastAsia" w:hAnsiTheme="minorEastAsia"/>
                <w:b/>
                <w:szCs w:val="21"/>
              </w:rPr>
            </w:pPr>
            <w:proofErr w:type="spellStart"/>
            <w:r>
              <w:rPr>
                <w:rFonts w:asciiTheme="minorEastAsia" w:hAnsiTheme="minorEastAsia" w:hint="eastAsia"/>
                <w:b/>
                <w:szCs w:val="21"/>
              </w:rPr>
              <w:t>逻辑明细</w:t>
            </w:r>
            <w:proofErr w:type="spellEnd"/>
          </w:p>
        </w:tc>
        <w:tc>
          <w:tcPr>
            <w:tcW w:w="831" w:type="dxa"/>
            <w:shd w:val="clear" w:color="auto" w:fill="FFFF00"/>
          </w:tcPr>
          <w:p w:rsidR="007A4AE8" w:rsidRDefault="007A4AE8" w:rsidP="008D2B8D">
            <w:pPr>
              <w:overflowPunct w:val="0"/>
              <w:autoSpaceDE w:val="0"/>
              <w:autoSpaceDN w:val="0"/>
              <w:adjustRightInd w:val="0"/>
              <w:textAlignment w:val="baseline"/>
              <w:rPr>
                <w:rFonts w:asciiTheme="minorEastAsia" w:hAnsiTheme="minorEastAsia"/>
                <w:b/>
                <w:szCs w:val="21"/>
              </w:rPr>
            </w:pPr>
            <w:proofErr w:type="spellStart"/>
            <w:r>
              <w:rPr>
                <w:rFonts w:asciiTheme="minorEastAsia" w:hAnsiTheme="minorEastAsia" w:hint="eastAsia"/>
                <w:b/>
                <w:szCs w:val="21"/>
              </w:rPr>
              <w:t>备注</w:t>
            </w:r>
            <w:proofErr w:type="spellEnd"/>
          </w:p>
        </w:tc>
      </w:tr>
      <w:tr w:rsidR="007A4AE8" w:rsidTr="008D2B8D">
        <w:tc>
          <w:tcPr>
            <w:tcW w:w="2542" w:type="dxa"/>
          </w:tcPr>
          <w:p w:rsidR="007A4AE8" w:rsidRDefault="007A4AE8" w:rsidP="008D2B8D">
            <w:pPr>
              <w:overflowPunct w:val="0"/>
              <w:autoSpaceDE w:val="0"/>
              <w:autoSpaceDN w:val="0"/>
              <w:adjustRightInd w:val="0"/>
              <w:textAlignment w:val="baseline"/>
              <w:rPr>
                <w:rFonts w:asciiTheme="minorEastAsia" w:hAnsiTheme="minorEastAsia"/>
                <w:szCs w:val="21"/>
              </w:rPr>
            </w:pPr>
            <w:proofErr w:type="spellStart"/>
            <w:r>
              <w:rPr>
                <w:rFonts w:asciiTheme="minorEastAsia" w:hAnsiTheme="minorEastAsia" w:hint="eastAsia"/>
                <w:szCs w:val="21"/>
              </w:rPr>
              <w:t>页面初始化</w:t>
            </w:r>
            <w:proofErr w:type="spellEnd"/>
          </w:p>
        </w:tc>
        <w:tc>
          <w:tcPr>
            <w:tcW w:w="5483" w:type="dxa"/>
          </w:tcPr>
          <w:p w:rsidR="007A4AE8" w:rsidRDefault="007A4AE8" w:rsidP="008D2B8D">
            <w:pPr>
              <w:overflowPunct w:val="0"/>
              <w:autoSpaceDE w:val="0"/>
              <w:autoSpaceDN w:val="0"/>
              <w:adjustRightInd w:val="0"/>
              <w:textAlignment w:val="baseline"/>
              <w:rPr>
                <w:rFonts w:asciiTheme="minorEastAsia" w:hAnsiTheme="minorEastAsia"/>
                <w:iCs/>
                <w:szCs w:val="21"/>
                <w:lang w:eastAsia="zh-CN"/>
              </w:rPr>
            </w:pPr>
            <w:r>
              <w:rPr>
                <w:rFonts w:asciiTheme="minorEastAsia" w:hAnsiTheme="minorEastAsia" w:hint="eastAsia"/>
                <w:iCs/>
                <w:szCs w:val="21"/>
                <w:lang w:eastAsia="zh-CN"/>
              </w:rPr>
              <w:t>初始</w:t>
            </w:r>
            <w:r>
              <w:rPr>
                <w:rFonts w:asciiTheme="minorEastAsia" w:hAnsiTheme="minorEastAsia"/>
                <w:iCs/>
                <w:szCs w:val="21"/>
                <w:lang w:eastAsia="zh-CN"/>
              </w:rPr>
              <w:t>页面</w:t>
            </w:r>
            <w:r>
              <w:rPr>
                <w:rFonts w:asciiTheme="minorEastAsia" w:hAnsiTheme="minorEastAsia" w:hint="eastAsia"/>
                <w:iCs/>
                <w:szCs w:val="21"/>
                <w:lang w:eastAsia="zh-CN"/>
              </w:rPr>
              <w:t>默认只显示</w:t>
            </w:r>
            <w:r>
              <w:rPr>
                <w:rFonts w:asciiTheme="minorEastAsia" w:hAnsiTheme="minorEastAsia"/>
                <w:iCs/>
                <w:szCs w:val="21"/>
                <w:lang w:eastAsia="zh-CN"/>
              </w:rPr>
              <w:t>查询条件；</w:t>
            </w:r>
          </w:p>
        </w:tc>
        <w:tc>
          <w:tcPr>
            <w:tcW w:w="831" w:type="dxa"/>
          </w:tcPr>
          <w:p w:rsidR="007A4AE8" w:rsidRDefault="007A4AE8" w:rsidP="008D2B8D">
            <w:pPr>
              <w:overflowPunct w:val="0"/>
              <w:autoSpaceDE w:val="0"/>
              <w:autoSpaceDN w:val="0"/>
              <w:adjustRightInd w:val="0"/>
              <w:ind w:firstLine="402"/>
              <w:textAlignment w:val="baseline"/>
              <w:rPr>
                <w:rFonts w:asciiTheme="minorEastAsia" w:hAnsiTheme="minorEastAsia"/>
                <w:i/>
                <w:color w:val="0000FF"/>
                <w:szCs w:val="21"/>
                <w:lang w:eastAsia="zh-CN"/>
              </w:rPr>
            </w:pPr>
          </w:p>
        </w:tc>
      </w:tr>
      <w:tr w:rsidR="007A4AE8" w:rsidTr="008D2B8D">
        <w:tc>
          <w:tcPr>
            <w:tcW w:w="2542" w:type="dxa"/>
          </w:tcPr>
          <w:p w:rsidR="007A4AE8" w:rsidRDefault="007A4AE8" w:rsidP="008D2B8D">
            <w:pPr>
              <w:overflowPunct w:val="0"/>
              <w:autoSpaceDE w:val="0"/>
              <w:autoSpaceDN w:val="0"/>
              <w:adjustRightInd w:val="0"/>
              <w:textAlignment w:val="baseline"/>
              <w:rPr>
                <w:rFonts w:asciiTheme="minorEastAsia" w:hAnsiTheme="minorEastAsia"/>
                <w:szCs w:val="21"/>
                <w:lang w:eastAsia="zh-CN"/>
              </w:rPr>
            </w:pPr>
            <w:r>
              <w:rPr>
                <w:rFonts w:asciiTheme="minorEastAsia" w:hAnsiTheme="minorEastAsia" w:hint="eastAsia"/>
                <w:szCs w:val="21"/>
                <w:lang w:eastAsia="zh-CN"/>
              </w:rPr>
              <w:t>查询</w:t>
            </w:r>
            <w:r>
              <w:rPr>
                <w:rFonts w:asciiTheme="minorEastAsia" w:hAnsiTheme="minorEastAsia"/>
                <w:szCs w:val="21"/>
                <w:lang w:eastAsia="zh-CN"/>
              </w:rPr>
              <w:t>条件</w:t>
            </w:r>
          </w:p>
        </w:tc>
        <w:tc>
          <w:tcPr>
            <w:tcW w:w="5483" w:type="dxa"/>
          </w:tcPr>
          <w:p w:rsidR="007A4AE8" w:rsidRDefault="007A4AE8" w:rsidP="008D2B8D">
            <w:pPr>
              <w:overflowPunct w:val="0"/>
              <w:autoSpaceDE w:val="0"/>
              <w:autoSpaceDN w:val="0"/>
              <w:adjustRightInd w:val="0"/>
              <w:textAlignment w:val="baseline"/>
              <w:rPr>
                <w:rFonts w:asciiTheme="minorEastAsia" w:hAnsiTheme="minorEastAsia"/>
                <w:iCs/>
                <w:szCs w:val="21"/>
                <w:lang w:eastAsia="zh-CN"/>
              </w:rPr>
            </w:pPr>
            <w:r>
              <w:rPr>
                <w:rFonts w:asciiTheme="minorEastAsia" w:hAnsiTheme="minorEastAsia" w:hint="eastAsia"/>
                <w:b/>
                <w:iCs/>
                <w:szCs w:val="21"/>
                <w:lang w:eastAsia="zh-CN"/>
              </w:rPr>
              <w:t>售后大区</w:t>
            </w:r>
            <w:r w:rsidRPr="003F1935">
              <w:rPr>
                <w:rFonts w:asciiTheme="minorEastAsia" w:hAnsiTheme="minorEastAsia" w:hint="eastAsia"/>
                <w:b/>
                <w:iCs/>
                <w:szCs w:val="21"/>
                <w:lang w:eastAsia="zh-CN"/>
              </w:rPr>
              <w:t>：</w:t>
            </w:r>
            <w:r>
              <w:rPr>
                <w:rFonts w:asciiTheme="minorEastAsia" w:hAnsiTheme="minorEastAsia" w:hint="eastAsia"/>
                <w:iCs/>
                <w:szCs w:val="21"/>
                <w:lang w:eastAsia="zh-CN"/>
              </w:rPr>
              <w:t>下拉</w:t>
            </w:r>
            <w:r>
              <w:rPr>
                <w:rFonts w:asciiTheme="minorEastAsia" w:hAnsiTheme="minorEastAsia"/>
                <w:iCs/>
                <w:szCs w:val="21"/>
                <w:lang w:eastAsia="zh-CN"/>
              </w:rPr>
              <w:t>选项，</w:t>
            </w:r>
            <w:r>
              <w:rPr>
                <w:rFonts w:asciiTheme="minorEastAsia" w:hAnsiTheme="minorEastAsia" w:hint="eastAsia"/>
                <w:iCs/>
                <w:szCs w:val="21"/>
                <w:lang w:eastAsia="zh-CN"/>
              </w:rPr>
              <w:t>关联公司</w:t>
            </w:r>
            <w:r>
              <w:rPr>
                <w:rFonts w:asciiTheme="minorEastAsia" w:hAnsiTheme="minorEastAsia"/>
                <w:iCs/>
                <w:szCs w:val="21"/>
                <w:lang w:eastAsia="zh-CN"/>
              </w:rPr>
              <w:t>组织架构售后大区，默认</w:t>
            </w:r>
            <w:r>
              <w:rPr>
                <w:rFonts w:asciiTheme="minorEastAsia" w:hAnsiTheme="minorEastAsia" w:hint="eastAsia"/>
                <w:iCs/>
                <w:szCs w:val="21"/>
                <w:lang w:eastAsia="zh-CN"/>
              </w:rPr>
              <w:t>显示</w:t>
            </w:r>
            <w:r>
              <w:rPr>
                <w:rFonts w:asciiTheme="minorEastAsia" w:hAnsiTheme="minorEastAsia"/>
                <w:iCs/>
                <w:szCs w:val="21"/>
                <w:lang w:eastAsia="zh-CN"/>
              </w:rPr>
              <w:t>全国</w:t>
            </w:r>
            <w:r w:rsidRPr="003F1935">
              <w:rPr>
                <w:rFonts w:asciiTheme="minorEastAsia" w:hAnsiTheme="minorEastAsia"/>
                <w:iCs/>
                <w:szCs w:val="21"/>
                <w:lang w:eastAsia="zh-CN"/>
              </w:rPr>
              <w:t>；</w:t>
            </w:r>
          </w:p>
          <w:p w:rsidR="007A4AE8" w:rsidRDefault="007A4AE8" w:rsidP="008D2B8D">
            <w:pPr>
              <w:overflowPunct w:val="0"/>
              <w:autoSpaceDE w:val="0"/>
              <w:autoSpaceDN w:val="0"/>
              <w:adjustRightInd w:val="0"/>
              <w:textAlignment w:val="baseline"/>
              <w:rPr>
                <w:rFonts w:asciiTheme="minorEastAsia" w:hAnsiTheme="minorEastAsia"/>
                <w:iCs/>
                <w:szCs w:val="21"/>
                <w:lang w:eastAsia="zh-CN"/>
              </w:rPr>
            </w:pPr>
            <w:r w:rsidRPr="007A4AE8">
              <w:rPr>
                <w:rFonts w:asciiTheme="minorEastAsia" w:hAnsiTheme="minorEastAsia" w:hint="eastAsia"/>
                <w:b/>
                <w:iCs/>
                <w:szCs w:val="21"/>
                <w:lang w:eastAsia="zh-CN"/>
              </w:rPr>
              <w:t>售后</w:t>
            </w:r>
            <w:r w:rsidRPr="007A4AE8">
              <w:rPr>
                <w:rFonts w:asciiTheme="minorEastAsia" w:hAnsiTheme="minorEastAsia"/>
                <w:b/>
                <w:iCs/>
                <w:szCs w:val="21"/>
                <w:lang w:eastAsia="zh-CN"/>
              </w:rPr>
              <w:t>小区：</w:t>
            </w:r>
            <w:r>
              <w:rPr>
                <w:rFonts w:asciiTheme="minorEastAsia" w:hAnsiTheme="minorEastAsia" w:hint="eastAsia"/>
                <w:iCs/>
                <w:szCs w:val="21"/>
                <w:lang w:eastAsia="zh-CN"/>
              </w:rPr>
              <w:t>下拉</w:t>
            </w:r>
            <w:r>
              <w:rPr>
                <w:rFonts w:asciiTheme="minorEastAsia" w:hAnsiTheme="minorEastAsia"/>
                <w:iCs/>
                <w:szCs w:val="21"/>
                <w:lang w:eastAsia="zh-CN"/>
              </w:rPr>
              <w:t>选项，关联公司组织架构售后小区，</w:t>
            </w:r>
            <w:r>
              <w:rPr>
                <w:rFonts w:asciiTheme="minorEastAsia" w:hAnsiTheme="minorEastAsia" w:hint="eastAsia"/>
                <w:iCs/>
                <w:szCs w:val="21"/>
                <w:lang w:eastAsia="zh-CN"/>
              </w:rPr>
              <w:t>与</w:t>
            </w:r>
            <w:r>
              <w:rPr>
                <w:rFonts w:asciiTheme="minorEastAsia" w:hAnsiTheme="minorEastAsia"/>
                <w:iCs/>
                <w:szCs w:val="21"/>
                <w:lang w:eastAsia="zh-CN"/>
              </w:rPr>
              <w:t>售后大区</w:t>
            </w:r>
            <w:r>
              <w:rPr>
                <w:rFonts w:asciiTheme="minorEastAsia" w:hAnsiTheme="minorEastAsia" w:hint="eastAsia"/>
                <w:iCs/>
                <w:szCs w:val="21"/>
                <w:lang w:eastAsia="zh-CN"/>
              </w:rPr>
              <w:t>联动</w:t>
            </w:r>
            <w:r>
              <w:rPr>
                <w:rFonts w:asciiTheme="minorEastAsia" w:hAnsiTheme="minorEastAsia"/>
                <w:iCs/>
                <w:szCs w:val="21"/>
                <w:lang w:eastAsia="zh-CN"/>
              </w:rPr>
              <w:t>，默认</w:t>
            </w:r>
            <w:proofErr w:type="gramStart"/>
            <w:r>
              <w:rPr>
                <w:rFonts w:asciiTheme="minorEastAsia" w:hAnsiTheme="minorEastAsia"/>
                <w:iCs/>
                <w:szCs w:val="21"/>
                <w:lang w:eastAsia="zh-CN"/>
              </w:rPr>
              <w:t>显示请</w:t>
            </w:r>
            <w:proofErr w:type="gramEnd"/>
            <w:r>
              <w:rPr>
                <w:rFonts w:asciiTheme="minorEastAsia" w:hAnsiTheme="minorEastAsia"/>
                <w:iCs/>
                <w:szCs w:val="21"/>
                <w:lang w:eastAsia="zh-CN"/>
              </w:rPr>
              <w:t>选择</w:t>
            </w:r>
            <w:r>
              <w:rPr>
                <w:rFonts w:asciiTheme="minorEastAsia" w:hAnsiTheme="minorEastAsia" w:hint="eastAsia"/>
                <w:iCs/>
                <w:szCs w:val="21"/>
                <w:lang w:eastAsia="zh-CN"/>
              </w:rPr>
              <w:t>；</w:t>
            </w:r>
          </w:p>
          <w:p w:rsidR="007A4AE8" w:rsidRPr="007A4AE8" w:rsidRDefault="007A4AE8" w:rsidP="008D2B8D">
            <w:pPr>
              <w:overflowPunct w:val="0"/>
              <w:autoSpaceDE w:val="0"/>
              <w:autoSpaceDN w:val="0"/>
              <w:adjustRightInd w:val="0"/>
              <w:textAlignment w:val="baseline"/>
              <w:rPr>
                <w:rFonts w:asciiTheme="minorEastAsia" w:hAnsiTheme="minorEastAsia"/>
                <w:b/>
                <w:iCs/>
                <w:szCs w:val="21"/>
                <w:lang w:eastAsia="zh-CN"/>
              </w:rPr>
            </w:pPr>
            <w:r w:rsidRPr="007A4AE8">
              <w:rPr>
                <w:rFonts w:asciiTheme="minorEastAsia" w:hAnsiTheme="minorEastAsia" w:hint="eastAsia"/>
                <w:b/>
                <w:iCs/>
                <w:szCs w:val="21"/>
                <w:lang w:eastAsia="zh-CN"/>
              </w:rPr>
              <w:t>经销商</w:t>
            </w:r>
            <w:r w:rsidRPr="007A4AE8">
              <w:rPr>
                <w:rFonts w:asciiTheme="minorEastAsia" w:hAnsiTheme="minorEastAsia"/>
                <w:b/>
                <w:iCs/>
                <w:szCs w:val="21"/>
                <w:lang w:eastAsia="zh-CN"/>
              </w:rPr>
              <w:t>：</w:t>
            </w:r>
            <w:r w:rsidRPr="007A4AE8">
              <w:rPr>
                <w:rFonts w:asciiTheme="minorEastAsia" w:hAnsiTheme="minorEastAsia" w:hint="eastAsia"/>
                <w:iCs/>
                <w:szCs w:val="21"/>
                <w:lang w:eastAsia="zh-CN"/>
              </w:rPr>
              <w:t>精确</w:t>
            </w:r>
            <w:r w:rsidRPr="007A4AE8">
              <w:rPr>
                <w:rFonts w:asciiTheme="minorEastAsia" w:hAnsiTheme="minorEastAsia"/>
                <w:iCs/>
                <w:szCs w:val="21"/>
                <w:lang w:eastAsia="zh-CN"/>
              </w:rPr>
              <w:t>查</w:t>
            </w:r>
            <w:r w:rsidRPr="007A4AE8">
              <w:rPr>
                <w:rFonts w:asciiTheme="minorEastAsia" w:hAnsiTheme="minorEastAsia" w:hint="eastAsia"/>
                <w:iCs/>
                <w:szCs w:val="21"/>
                <w:lang w:eastAsia="zh-CN"/>
              </w:rPr>
              <w:t>找带回</w:t>
            </w:r>
            <w:r w:rsidRPr="007A4AE8">
              <w:rPr>
                <w:rFonts w:asciiTheme="minorEastAsia" w:hAnsiTheme="minorEastAsia"/>
                <w:iCs/>
                <w:szCs w:val="21"/>
                <w:lang w:eastAsia="zh-CN"/>
              </w:rPr>
              <w:t>；</w:t>
            </w:r>
          </w:p>
          <w:p w:rsidR="007A4AE8" w:rsidRPr="00022C19" w:rsidRDefault="007A4AE8" w:rsidP="008D2B8D">
            <w:pPr>
              <w:overflowPunct w:val="0"/>
              <w:autoSpaceDE w:val="0"/>
              <w:autoSpaceDN w:val="0"/>
              <w:adjustRightInd w:val="0"/>
              <w:textAlignment w:val="baseline"/>
              <w:rPr>
                <w:rFonts w:asciiTheme="minorEastAsia" w:hAnsiTheme="minorEastAsia"/>
                <w:b/>
                <w:iCs/>
                <w:szCs w:val="21"/>
                <w:lang w:eastAsia="zh-CN"/>
              </w:rPr>
            </w:pPr>
            <w:r w:rsidRPr="00022C19">
              <w:rPr>
                <w:rFonts w:asciiTheme="minorEastAsia" w:hAnsiTheme="minorEastAsia" w:hint="eastAsia"/>
                <w:b/>
                <w:iCs/>
                <w:szCs w:val="21"/>
                <w:lang w:eastAsia="zh-CN"/>
              </w:rPr>
              <w:t>配件</w:t>
            </w:r>
            <w:r w:rsidRPr="00022C19">
              <w:rPr>
                <w:rFonts w:asciiTheme="minorEastAsia" w:hAnsiTheme="minorEastAsia"/>
                <w:b/>
                <w:iCs/>
                <w:szCs w:val="21"/>
                <w:lang w:eastAsia="zh-CN"/>
              </w:rPr>
              <w:t>代码：</w:t>
            </w:r>
            <w:r w:rsidRPr="00022C19">
              <w:rPr>
                <w:rFonts w:asciiTheme="minorEastAsia" w:hAnsiTheme="minorEastAsia" w:hint="eastAsia"/>
                <w:iCs/>
                <w:szCs w:val="21"/>
                <w:lang w:eastAsia="zh-CN"/>
              </w:rPr>
              <w:t>模糊</w:t>
            </w:r>
            <w:r w:rsidRPr="00022C19">
              <w:rPr>
                <w:rFonts w:asciiTheme="minorEastAsia" w:hAnsiTheme="minorEastAsia"/>
                <w:iCs/>
                <w:szCs w:val="21"/>
                <w:lang w:eastAsia="zh-CN"/>
              </w:rPr>
              <w:t>查询；</w:t>
            </w:r>
          </w:p>
          <w:p w:rsidR="007A4AE8" w:rsidRDefault="007A4AE8" w:rsidP="008D2B8D">
            <w:pPr>
              <w:overflowPunct w:val="0"/>
              <w:autoSpaceDE w:val="0"/>
              <w:autoSpaceDN w:val="0"/>
              <w:adjustRightInd w:val="0"/>
              <w:textAlignment w:val="baseline"/>
              <w:rPr>
                <w:rFonts w:asciiTheme="minorEastAsia" w:hAnsiTheme="minorEastAsia"/>
                <w:iCs/>
                <w:szCs w:val="21"/>
                <w:lang w:eastAsia="zh-CN"/>
              </w:rPr>
            </w:pPr>
            <w:r w:rsidRPr="00022C19">
              <w:rPr>
                <w:rFonts w:asciiTheme="minorEastAsia" w:hAnsiTheme="minorEastAsia" w:hint="eastAsia"/>
                <w:b/>
                <w:iCs/>
                <w:szCs w:val="21"/>
                <w:lang w:eastAsia="zh-CN"/>
              </w:rPr>
              <w:t>配件名称</w:t>
            </w:r>
            <w:r w:rsidRPr="00022C19">
              <w:rPr>
                <w:rFonts w:asciiTheme="minorEastAsia" w:hAnsiTheme="minorEastAsia"/>
                <w:b/>
                <w:iCs/>
                <w:szCs w:val="21"/>
                <w:lang w:eastAsia="zh-CN"/>
              </w:rPr>
              <w:t>：</w:t>
            </w:r>
            <w:r w:rsidRPr="00022C19">
              <w:rPr>
                <w:rFonts w:asciiTheme="minorEastAsia" w:hAnsiTheme="minorEastAsia" w:hint="eastAsia"/>
                <w:iCs/>
                <w:szCs w:val="21"/>
                <w:lang w:eastAsia="zh-CN"/>
              </w:rPr>
              <w:t>模糊</w:t>
            </w:r>
            <w:r w:rsidRPr="00022C19">
              <w:rPr>
                <w:rFonts w:asciiTheme="minorEastAsia" w:hAnsiTheme="minorEastAsia"/>
                <w:iCs/>
                <w:szCs w:val="21"/>
                <w:lang w:eastAsia="zh-CN"/>
              </w:rPr>
              <w:t>查询；</w:t>
            </w:r>
          </w:p>
          <w:p w:rsidR="007A4AE8" w:rsidRDefault="007A4AE8" w:rsidP="008D2B8D">
            <w:pPr>
              <w:overflowPunct w:val="0"/>
              <w:autoSpaceDE w:val="0"/>
              <w:autoSpaceDN w:val="0"/>
              <w:adjustRightInd w:val="0"/>
              <w:textAlignment w:val="baseline"/>
              <w:rPr>
                <w:rFonts w:asciiTheme="minorEastAsia" w:hAnsiTheme="minorEastAsia"/>
                <w:iCs/>
                <w:szCs w:val="21"/>
                <w:lang w:eastAsia="zh-CN"/>
              </w:rPr>
            </w:pPr>
            <w:r w:rsidRPr="00327B17">
              <w:rPr>
                <w:rFonts w:asciiTheme="minorEastAsia" w:hAnsiTheme="minorEastAsia" w:hint="eastAsia"/>
                <w:b/>
                <w:iCs/>
                <w:szCs w:val="21"/>
                <w:lang w:eastAsia="zh-CN"/>
              </w:rPr>
              <w:t>状态</w:t>
            </w:r>
            <w:r w:rsidRPr="00327B17">
              <w:rPr>
                <w:rFonts w:asciiTheme="minorEastAsia" w:hAnsiTheme="minorEastAsia"/>
                <w:b/>
                <w:iCs/>
                <w:szCs w:val="21"/>
                <w:lang w:eastAsia="zh-CN"/>
              </w:rPr>
              <w:t>：</w:t>
            </w:r>
            <w:r w:rsidRPr="00327B17">
              <w:rPr>
                <w:rFonts w:asciiTheme="minorEastAsia" w:hAnsiTheme="minorEastAsia" w:hint="eastAsia"/>
                <w:iCs/>
                <w:szCs w:val="21"/>
                <w:lang w:eastAsia="zh-CN"/>
              </w:rPr>
              <w:t>下拉</w:t>
            </w:r>
            <w:r w:rsidRPr="00327B17">
              <w:rPr>
                <w:rFonts w:asciiTheme="minorEastAsia" w:hAnsiTheme="minorEastAsia"/>
                <w:iCs/>
                <w:szCs w:val="21"/>
                <w:lang w:eastAsia="zh-CN"/>
              </w:rPr>
              <w:t>选项，下拉值：</w:t>
            </w:r>
            <w:r w:rsidRPr="00327B17">
              <w:rPr>
                <w:rFonts w:asciiTheme="minorEastAsia" w:hAnsiTheme="minorEastAsia" w:hint="eastAsia"/>
                <w:iCs/>
                <w:szCs w:val="21"/>
                <w:lang w:eastAsia="zh-CN"/>
              </w:rPr>
              <w:t>请选择</w:t>
            </w:r>
            <w:r w:rsidRPr="00327B17">
              <w:rPr>
                <w:rFonts w:asciiTheme="minorEastAsia" w:hAnsiTheme="minorEastAsia"/>
                <w:iCs/>
                <w:szCs w:val="21"/>
                <w:lang w:eastAsia="zh-CN"/>
              </w:rPr>
              <w:t>、</w:t>
            </w:r>
            <w:r>
              <w:rPr>
                <w:rFonts w:asciiTheme="minorEastAsia" w:hAnsiTheme="minorEastAsia"/>
                <w:iCs/>
                <w:szCs w:val="21"/>
                <w:lang w:eastAsia="zh-CN"/>
              </w:rPr>
              <w:t>完成、</w:t>
            </w:r>
            <w:r w:rsidR="00BD4540">
              <w:rPr>
                <w:rFonts w:asciiTheme="minorEastAsia" w:hAnsiTheme="minorEastAsia" w:hint="eastAsia"/>
                <w:iCs/>
                <w:szCs w:val="21"/>
                <w:lang w:eastAsia="zh-CN"/>
              </w:rPr>
              <w:t>进行</w:t>
            </w:r>
            <w:r>
              <w:rPr>
                <w:rFonts w:asciiTheme="minorEastAsia" w:hAnsiTheme="minorEastAsia"/>
                <w:iCs/>
                <w:szCs w:val="21"/>
                <w:lang w:eastAsia="zh-CN"/>
              </w:rPr>
              <w:t>中</w:t>
            </w:r>
            <w:r w:rsidR="00BD4540">
              <w:rPr>
                <w:rFonts w:asciiTheme="minorEastAsia" w:hAnsiTheme="minorEastAsia" w:hint="eastAsia"/>
                <w:iCs/>
                <w:szCs w:val="21"/>
                <w:lang w:eastAsia="zh-CN"/>
              </w:rPr>
              <w:t>、</w:t>
            </w:r>
            <w:r w:rsidR="00BD4540">
              <w:rPr>
                <w:rFonts w:asciiTheme="minorEastAsia" w:hAnsiTheme="minorEastAsia"/>
                <w:iCs/>
                <w:szCs w:val="21"/>
                <w:lang w:eastAsia="zh-CN"/>
              </w:rPr>
              <w:t>取消</w:t>
            </w:r>
            <w:r w:rsidRPr="00327B17">
              <w:rPr>
                <w:rFonts w:asciiTheme="minorEastAsia" w:hAnsiTheme="minorEastAsia"/>
                <w:iCs/>
                <w:szCs w:val="21"/>
                <w:lang w:eastAsia="zh-CN"/>
              </w:rPr>
              <w:t>，默认</w:t>
            </w:r>
            <w:proofErr w:type="gramStart"/>
            <w:r w:rsidRPr="00327B17">
              <w:rPr>
                <w:rFonts w:asciiTheme="minorEastAsia" w:hAnsiTheme="minorEastAsia"/>
                <w:iCs/>
                <w:szCs w:val="21"/>
                <w:lang w:eastAsia="zh-CN"/>
              </w:rPr>
              <w:t>显示</w:t>
            </w:r>
            <w:r>
              <w:rPr>
                <w:rFonts w:asciiTheme="minorEastAsia" w:hAnsiTheme="minorEastAsia" w:hint="eastAsia"/>
                <w:iCs/>
                <w:szCs w:val="21"/>
                <w:lang w:eastAsia="zh-CN"/>
              </w:rPr>
              <w:t>请</w:t>
            </w:r>
            <w:proofErr w:type="gramEnd"/>
            <w:r>
              <w:rPr>
                <w:rFonts w:asciiTheme="minorEastAsia" w:hAnsiTheme="minorEastAsia" w:hint="eastAsia"/>
                <w:iCs/>
                <w:szCs w:val="21"/>
                <w:lang w:eastAsia="zh-CN"/>
              </w:rPr>
              <w:t>选择</w:t>
            </w:r>
            <w:r w:rsidRPr="00327B17">
              <w:rPr>
                <w:rFonts w:asciiTheme="minorEastAsia" w:hAnsiTheme="minorEastAsia"/>
                <w:iCs/>
                <w:szCs w:val="21"/>
                <w:lang w:eastAsia="zh-CN"/>
              </w:rPr>
              <w:t>；</w:t>
            </w:r>
          </w:p>
          <w:p w:rsidR="007A4AE8" w:rsidRPr="007A4AE8" w:rsidRDefault="00262E69" w:rsidP="008D2B8D">
            <w:pPr>
              <w:overflowPunct w:val="0"/>
              <w:autoSpaceDE w:val="0"/>
              <w:autoSpaceDN w:val="0"/>
              <w:adjustRightInd w:val="0"/>
              <w:textAlignment w:val="baseline"/>
              <w:rPr>
                <w:rFonts w:asciiTheme="minorEastAsia" w:hAnsiTheme="minorEastAsia"/>
                <w:b/>
                <w:iCs/>
                <w:szCs w:val="21"/>
                <w:lang w:eastAsia="zh-CN"/>
              </w:rPr>
            </w:pPr>
            <w:r>
              <w:rPr>
                <w:rFonts w:asciiTheme="minorEastAsia" w:hAnsiTheme="minorEastAsia" w:hint="eastAsia"/>
                <w:b/>
                <w:iCs/>
                <w:szCs w:val="21"/>
                <w:lang w:eastAsia="zh-CN"/>
              </w:rPr>
              <w:t>时间</w:t>
            </w:r>
            <w:r w:rsidR="007A4AE8" w:rsidRPr="003F1935">
              <w:rPr>
                <w:rFonts w:asciiTheme="minorEastAsia" w:hAnsiTheme="minorEastAsia" w:hint="eastAsia"/>
                <w:b/>
                <w:iCs/>
                <w:szCs w:val="21"/>
                <w:lang w:eastAsia="zh-CN"/>
              </w:rPr>
              <w:t>：</w:t>
            </w:r>
            <w:r w:rsidR="007A4AE8" w:rsidRPr="003F1935">
              <w:rPr>
                <w:rFonts w:asciiTheme="minorEastAsia" w:hAnsiTheme="minorEastAsia" w:hint="eastAsia"/>
                <w:iCs/>
                <w:szCs w:val="21"/>
                <w:lang w:eastAsia="zh-CN"/>
              </w:rPr>
              <w:t>日期范围，如2016</w:t>
            </w:r>
            <w:r w:rsidR="007A4AE8" w:rsidRPr="003F1935">
              <w:rPr>
                <w:rFonts w:asciiTheme="minorEastAsia" w:hAnsiTheme="minorEastAsia"/>
                <w:iCs/>
                <w:szCs w:val="21"/>
                <w:lang w:eastAsia="zh-CN"/>
              </w:rPr>
              <w:t>-07-01</w:t>
            </w:r>
            <w:r w:rsidR="007A4AE8" w:rsidRPr="003F1935">
              <w:rPr>
                <w:rFonts w:asciiTheme="minorEastAsia" w:hAnsiTheme="minorEastAsia" w:hint="eastAsia"/>
                <w:iCs/>
                <w:szCs w:val="21"/>
                <w:lang w:eastAsia="zh-CN"/>
              </w:rPr>
              <w:t>至2016</w:t>
            </w:r>
            <w:r w:rsidR="007A4AE8" w:rsidRPr="003F1935">
              <w:rPr>
                <w:rFonts w:asciiTheme="minorEastAsia" w:hAnsiTheme="minorEastAsia"/>
                <w:iCs/>
                <w:szCs w:val="21"/>
                <w:lang w:eastAsia="zh-CN"/>
              </w:rPr>
              <w:t>-07-28；</w:t>
            </w:r>
          </w:p>
        </w:tc>
        <w:tc>
          <w:tcPr>
            <w:tcW w:w="831" w:type="dxa"/>
          </w:tcPr>
          <w:p w:rsidR="007A4AE8" w:rsidRDefault="007A4AE8" w:rsidP="008D2B8D">
            <w:pPr>
              <w:overflowPunct w:val="0"/>
              <w:autoSpaceDE w:val="0"/>
              <w:autoSpaceDN w:val="0"/>
              <w:adjustRightInd w:val="0"/>
              <w:ind w:firstLine="402"/>
              <w:textAlignment w:val="baseline"/>
              <w:rPr>
                <w:rFonts w:asciiTheme="minorEastAsia" w:hAnsiTheme="minorEastAsia"/>
                <w:i/>
                <w:color w:val="0000FF"/>
                <w:szCs w:val="21"/>
                <w:lang w:eastAsia="zh-CN"/>
              </w:rPr>
            </w:pPr>
          </w:p>
        </w:tc>
      </w:tr>
      <w:tr w:rsidR="007A4AE8" w:rsidTr="008D2B8D">
        <w:tc>
          <w:tcPr>
            <w:tcW w:w="2542" w:type="dxa"/>
          </w:tcPr>
          <w:p w:rsidR="007A4AE8" w:rsidRDefault="007A4AE8" w:rsidP="008D2B8D">
            <w:pPr>
              <w:overflowPunct w:val="0"/>
              <w:autoSpaceDE w:val="0"/>
              <w:autoSpaceDN w:val="0"/>
              <w:adjustRightInd w:val="0"/>
              <w:textAlignment w:val="baseline"/>
              <w:rPr>
                <w:rFonts w:asciiTheme="minorEastAsia" w:hAnsiTheme="minorEastAsia"/>
                <w:szCs w:val="21"/>
                <w:lang w:eastAsia="zh-CN"/>
              </w:rPr>
            </w:pPr>
            <w:r>
              <w:rPr>
                <w:rFonts w:asciiTheme="minorEastAsia" w:hAnsiTheme="minorEastAsia" w:hint="eastAsia"/>
                <w:szCs w:val="21"/>
                <w:lang w:eastAsia="zh-CN"/>
              </w:rPr>
              <w:t>子功能</w:t>
            </w:r>
            <w:r>
              <w:rPr>
                <w:rFonts w:asciiTheme="minorEastAsia" w:hAnsiTheme="minorEastAsia"/>
                <w:szCs w:val="21"/>
                <w:lang w:eastAsia="zh-CN"/>
              </w:rPr>
              <w:t>：</w:t>
            </w:r>
          </w:p>
        </w:tc>
        <w:tc>
          <w:tcPr>
            <w:tcW w:w="5483" w:type="dxa"/>
          </w:tcPr>
          <w:p w:rsidR="007A4AE8" w:rsidRDefault="007A4AE8" w:rsidP="008D2B8D">
            <w:pPr>
              <w:overflowPunct w:val="0"/>
              <w:autoSpaceDE w:val="0"/>
              <w:autoSpaceDN w:val="0"/>
              <w:adjustRightInd w:val="0"/>
              <w:textAlignment w:val="baseline"/>
              <w:rPr>
                <w:rFonts w:asciiTheme="minorEastAsia" w:hAnsiTheme="minorEastAsia"/>
                <w:iCs/>
                <w:szCs w:val="21"/>
                <w:lang w:eastAsia="zh-CN"/>
              </w:rPr>
            </w:pPr>
            <w:r>
              <w:rPr>
                <w:rFonts w:asciiTheme="minorEastAsia" w:hAnsiTheme="minorEastAsia" w:hint="eastAsia"/>
                <w:b/>
                <w:iCs/>
                <w:szCs w:val="21"/>
                <w:lang w:eastAsia="zh-CN"/>
              </w:rPr>
              <w:t>查询：</w:t>
            </w:r>
            <w:r>
              <w:rPr>
                <w:rFonts w:asciiTheme="minorEastAsia" w:hAnsiTheme="minorEastAsia" w:hint="eastAsia"/>
                <w:iCs/>
                <w:szCs w:val="21"/>
                <w:lang w:eastAsia="zh-CN"/>
              </w:rPr>
              <w:t>根据</w:t>
            </w:r>
            <w:r>
              <w:rPr>
                <w:rFonts w:asciiTheme="minorEastAsia" w:hAnsiTheme="minorEastAsia"/>
                <w:iCs/>
                <w:szCs w:val="21"/>
                <w:lang w:eastAsia="zh-CN"/>
              </w:rPr>
              <w:t>选择条件</w:t>
            </w:r>
            <w:r>
              <w:rPr>
                <w:rFonts w:asciiTheme="minorEastAsia" w:hAnsiTheme="minorEastAsia" w:hint="eastAsia"/>
                <w:iCs/>
                <w:szCs w:val="21"/>
                <w:lang w:eastAsia="zh-CN"/>
              </w:rPr>
              <w:t>跳转查询</w:t>
            </w:r>
            <w:r>
              <w:rPr>
                <w:rFonts w:asciiTheme="minorEastAsia" w:hAnsiTheme="minorEastAsia"/>
                <w:iCs/>
                <w:szCs w:val="21"/>
                <w:lang w:eastAsia="zh-CN"/>
              </w:rPr>
              <w:t>结果</w:t>
            </w:r>
            <w:r>
              <w:rPr>
                <w:rFonts w:asciiTheme="minorEastAsia" w:hAnsiTheme="minorEastAsia" w:hint="eastAsia"/>
                <w:iCs/>
                <w:szCs w:val="21"/>
                <w:lang w:eastAsia="zh-CN"/>
              </w:rPr>
              <w:t>列表</w:t>
            </w:r>
            <w:r>
              <w:rPr>
                <w:rFonts w:asciiTheme="minorEastAsia" w:hAnsiTheme="minorEastAsia"/>
                <w:iCs/>
                <w:szCs w:val="21"/>
                <w:lang w:eastAsia="zh-CN"/>
              </w:rPr>
              <w:t>；</w:t>
            </w:r>
          </w:p>
          <w:p w:rsidR="007A4AE8" w:rsidRDefault="007A4AE8" w:rsidP="008D2B8D">
            <w:pPr>
              <w:overflowPunct w:val="0"/>
              <w:autoSpaceDE w:val="0"/>
              <w:autoSpaceDN w:val="0"/>
              <w:adjustRightInd w:val="0"/>
              <w:textAlignment w:val="baseline"/>
              <w:rPr>
                <w:rFonts w:asciiTheme="minorEastAsia" w:hAnsiTheme="minorEastAsia"/>
                <w:b/>
                <w:iCs/>
                <w:szCs w:val="21"/>
                <w:lang w:eastAsia="zh-CN"/>
              </w:rPr>
            </w:pPr>
            <w:r>
              <w:rPr>
                <w:rFonts w:asciiTheme="minorEastAsia" w:hAnsiTheme="minorEastAsia" w:hint="eastAsia"/>
                <w:b/>
                <w:iCs/>
                <w:szCs w:val="21"/>
                <w:lang w:eastAsia="zh-CN"/>
              </w:rPr>
              <w:t>下载</w:t>
            </w:r>
            <w:r>
              <w:rPr>
                <w:rFonts w:asciiTheme="minorEastAsia" w:hAnsiTheme="minorEastAsia"/>
                <w:b/>
                <w:iCs/>
                <w:szCs w:val="21"/>
                <w:lang w:eastAsia="zh-CN"/>
              </w:rPr>
              <w:t>：</w:t>
            </w:r>
            <w:r>
              <w:rPr>
                <w:rFonts w:asciiTheme="minorEastAsia" w:hAnsiTheme="minorEastAsia" w:hint="eastAsia"/>
                <w:iCs/>
                <w:szCs w:val="21"/>
                <w:lang w:eastAsia="zh-CN"/>
              </w:rPr>
              <w:t>根据</w:t>
            </w:r>
            <w:r>
              <w:rPr>
                <w:rFonts w:asciiTheme="minorEastAsia" w:hAnsiTheme="minorEastAsia"/>
                <w:iCs/>
                <w:szCs w:val="21"/>
                <w:lang w:eastAsia="zh-CN"/>
              </w:rPr>
              <w:t>查询</w:t>
            </w:r>
            <w:r>
              <w:rPr>
                <w:rFonts w:asciiTheme="minorEastAsia" w:hAnsiTheme="minorEastAsia" w:hint="eastAsia"/>
                <w:iCs/>
                <w:szCs w:val="21"/>
                <w:lang w:eastAsia="zh-CN"/>
              </w:rPr>
              <w:t>条件</w:t>
            </w:r>
            <w:r>
              <w:rPr>
                <w:rFonts w:asciiTheme="minorEastAsia" w:hAnsiTheme="minorEastAsia"/>
                <w:iCs/>
                <w:szCs w:val="21"/>
                <w:lang w:eastAsia="zh-CN"/>
              </w:rPr>
              <w:t>过滤下载；</w:t>
            </w:r>
          </w:p>
        </w:tc>
        <w:tc>
          <w:tcPr>
            <w:tcW w:w="831" w:type="dxa"/>
          </w:tcPr>
          <w:p w:rsidR="007A4AE8" w:rsidRDefault="007A4AE8" w:rsidP="008D2B8D">
            <w:pPr>
              <w:overflowPunct w:val="0"/>
              <w:autoSpaceDE w:val="0"/>
              <w:autoSpaceDN w:val="0"/>
              <w:adjustRightInd w:val="0"/>
              <w:ind w:firstLine="402"/>
              <w:textAlignment w:val="baseline"/>
              <w:rPr>
                <w:rFonts w:asciiTheme="minorEastAsia" w:hAnsiTheme="minorEastAsia"/>
                <w:i/>
                <w:color w:val="0000FF"/>
                <w:szCs w:val="21"/>
                <w:lang w:eastAsia="zh-CN"/>
              </w:rPr>
            </w:pPr>
          </w:p>
        </w:tc>
      </w:tr>
    </w:tbl>
    <w:p w:rsidR="00BD4540" w:rsidRDefault="00BD4540" w:rsidP="00BD4540">
      <w:pPr>
        <w:ind w:firstLineChars="150" w:firstLine="315"/>
        <w:rPr>
          <w:rFonts w:ascii="宋体" w:hAnsi="宋体"/>
          <w:color w:val="000000"/>
          <w:sz w:val="21"/>
          <w:szCs w:val="21"/>
          <w:lang w:eastAsia="zh-CN"/>
        </w:rPr>
      </w:pPr>
      <w:r>
        <w:rPr>
          <w:rFonts w:ascii="宋体" w:hAnsi="宋体" w:hint="eastAsia"/>
          <w:color w:val="000000"/>
          <w:sz w:val="21"/>
          <w:szCs w:val="21"/>
          <w:lang w:eastAsia="zh-CN"/>
        </w:rPr>
        <w:t>（</w:t>
      </w:r>
      <w:r>
        <w:rPr>
          <w:rFonts w:ascii="宋体" w:hAnsi="宋体"/>
          <w:color w:val="000000"/>
          <w:sz w:val="21"/>
          <w:szCs w:val="21"/>
          <w:lang w:eastAsia="zh-CN"/>
        </w:rPr>
        <w:t>4</w:t>
      </w:r>
      <w:r>
        <w:rPr>
          <w:rFonts w:ascii="宋体" w:hAnsi="宋体" w:hint="eastAsia"/>
          <w:color w:val="000000"/>
          <w:sz w:val="21"/>
          <w:szCs w:val="21"/>
          <w:lang w:eastAsia="zh-CN"/>
        </w:rPr>
        <w:t>）在呆滞品</w:t>
      </w:r>
      <w:r>
        <w:rPr>
          <w:rFonts w:ascii="宋体" w:hAnsi="宋体"/>
          <w:color w:val="000000"/>
          <w:sz w:val="21"/>
          <w:szCs w:val="21"/>
          <w:lang w:eastAsia="zh-CN"/>
        </w:rPr>
        <w:t>交易</w:t>
      </w:r>
      <w:r>
        <w:rPr>
          <w:rFonts w:ascii="宋体" w:hAnsi="宋体" w:hint="eastAsia"/>
          <w:color w:val="000000"/>
          <w:sz w:val="21"/>
          <w:szCs w:val="21"/>
          <w:lang w:eastAsia="zh-CN"/>
        </w:rPr>
        <w:t>历史</w:t>
      </w:r>
      <w:r>
        <w:rPr>
          <w:rFonts w:ascii="宋体" w:hAnsi="宋体"/>
          <w:color w:val="000000"/>
          <w:sz w:val="21"/>
          <w:szCs w:val="21"/>
          <w:lang w:eastAsia="zh-CN"/>
        </w:rPr>
        <w:t>查询主页面</w:t>
      </w:r>
      <w:r w:rsidRPr="009C64A2">
        <w:rPr>
          <w:rFonts w:ascii="宋体" w:hAnsi="宋体" w:hint="eastAsia"/>
          <w:color w:val="000000"/>
          <w:sz w:val="21"/>
          <w:szCs w:val="21"/>
          <w:lang w:eastAsia="zh-CN"/>
        </w:rPr>
        <w:t>，</w:t>
      </w:r>
      <w:r>
        <w:rPr>
          <w:rFonts w:ascii="宋体" w:hAnsi="宋体" w:hint="eastAsia"/>
          <w:color w:val="000000"/>
          <w:sz w:val="21"/>
          <w:szCs w:val="21"/>
          <w:lang w:eastAsia="zh-CN"/>
        </w:rPr>
        <w:t>选择查询</w:t>
      </w:r>
      <w:r>
        <w:rPr>
          <w:rFonts w:ascii="宋体" w:hAnsi="宋体"/>
          <w:color w:val="000000"/>
          <w:sz w:val="21"/>
          <w:szCs w:val="21"/>
          <w:lang w:eastAsia="zh-CN"/>
        </w:rPr>
        <w:t>条件点击查询按钮</w:t>
      </w:r>
      <w:r>
        <w:rPr>
          <w:rFonts w:ascii="宋体" w:hAnsi="宋体" w:hint="eastAsia"/>
          <w:color w:val="000000"/>
          <w:sz w:val="21"/>
          <w:szCs w:val="21"/>
          <w:lang w:eastAsia="zh-CN"/>
        </w:rPr>
        <w:t>，跳转</w:t>
      </w:r>
      <w:r>
        <w:rPr>
          <w:rFonts w:ascii="宋体" w:hAnsi="宋体"/>
          <w:color w:val="000000"/>
          <w:sz w:val="21"/>
          <w:szCs w:val="21"/>
          <w:lang w:eastAsia="zh-CN"/>
        </w:rPr>
        <w:t>查询结果列表，</w:t>
      </w:r>
      <w:r>
        <w:rPr>
          <w:rFonts w:ascii="宋体" w:hAnsi="宋体" w:hint="eastAsia"/>
          <w:color w:val="000000"/>
          <w:sz w:val="21"/>
          <w:szCs w:val="21"/>
          <w:lang w:eastAsia="zh-CN"/>
        </w:rPr>
        <w:t>如图</w:t>
      </w:r>
      <w:r w:rsidRPr="009C64A2">
        <w:rPr>
          <w:rFonts w:ascii="宋体" w:hAnsi="宋体" w:hint="eastAsia"/>
          <w:color w:val="000000"/>
          <w:sz w:val="21"/>
          <w:szCs w:val="21"/>
          <w:lang w:eastAsia="zh-CN"/>
        </w:rPr>
        <w:t>4.</w:t>
      </w:r>
      <w:r w:rsidR="006E20EE">
        <w:rPr>
          <w:rFonts w:ascii="宋体" w:hAnsi="宋体"/>
          <w:color w:val="000000"/>
          <w:sz w:val="21"/>
          <w:szCs w:val="21"/>
          <w:lang w:eastAsia="zh-CN"/>
        </w:rPr>
        <w:t>8</w:t>
      </w:r>
      <w:r w:rsidRPr="009C64A2">
        <w:rPr>
          <w:rFonts w:ascii="宋体" w:hAnsi="宋体" w:hint="eastAsia"/>
          <w:color w:val="000000"/>
          <w:sz w:val="21"/>
          <w:szCs w:val="21"/>
          <w:lang w:eastAsia="zh-CN"/>
        </w:rPr>
        <w:t>.4</w:t>
      </w:r>
      <w:r>
        <w:rPr>
          <w:rFonts w:ascii="宋体" w:hAnsi="宋体"/>
          <w:color w:val="000000"/>
          <w:sz w:val="21"/>
          <w:szCs w:val="21"/>
          <w:lang w:eastAsia="zh-CN"/>
        </w:rPr>
        <w:t>-2</w:t>
      </w:r>
      <w:r>
        <w:rPr>
          <w:rFonts w:ascii="宋体" w:hAnsi="宋体" w:hint="eastAsia"/>
          <w:color w:val="000000"/>
          <w:sz w:val="21"/>
          <w:szCs w:val="21"/>
          <w:lang w:eastAsia="zh-CN"/>
        </w:rPr>
        <w:t>所示：</w:t>
      </w:r>
    </w:p>
    <w:p w:rsidR="00A255AD" w:rsidRDefault="0088696A" w:rsidP="00F344D0">
      <w:pPr>
        <w:rPr>
          <w:lang w:eastAsia="zh-CN"/>
        </w:rPr>
      </w:pPr>
      <w:r>
        <w:rPr>
          <w:noProof/>
          <w:lang w:eastAsia="zh-CN"/>
        </w:rPr>
        <w:lastRenderedPageBreak/>
        <w:drawing>
          <wp:inline distT="0" distB="0" distL="0" distR="0" wp14:anchorId="3EA9F0AA" wp14:editId="4A10740D">
            <wp:extent cx="5486400" cy="2638425"/>
            <wp:effectExtent l="19050" t="1905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638425"/>
                    </a:xfrm>
                    <a:prstGeom prst="rect">
                      <a:avLst/>
                    </a:prstGeom>
                    <a:ln>
                      <a:solidFill>
                        <a:schemeClr val="tx2"/>
                      </a:solidFill>
                    </a:ln>
                  </pic:spPr>
                </pic:pic>
              </a:graphicData>
            </a:graphic>
          </wp:inline>
        </w:drawing>
      </w:r>
    </w:p>
    <w:p w:rsidR="00C70E53" w:rsidRDefault="00C70E53" w:rsidP="00C70E53">
      <w:pPr>
        <w:jc w:val="center"/>
        <w:rPr>
          <w:lang w:eastAsia="zh-CN"/>
        </w:rPr>
      </w:pPr>
      <w:r>
        <w:rPr>
          <w:rFonts w:hint="eastAsia"/>
          <w:lang w:eastAsia="zh-CN"/>
        </w:rPr>
        <w:t>图</w:t>
      </w:r>
      <w:r>
        <w:rPr>
          <w:rFonts w:hint="eastAsia"/>
          <w:lang w:eastAsia="zh-CN"/>
        </w:rPr>
        <w:t>4.</w:t>
      </w:r>
      <w:r w:rsidR="006E20EE">
        <w:rPr>
          <w:lang w:eastAsia="zh-CN"/>
        </w:rPr>
        <w:t>8</w:t>
      </w:r>
      <w:r>
        <w:rPr>
          <w:rFonts w:hint="eastAsia"/>
          <w:lang w:eastAsia="zh-CN"/>
        </w:rPr>
        <w:t>.4</w:t>
      </w:r>
      <w:r>
        <w:rPr>
          <w:lang w:eastAsia="zh-CN"/>
        </w:rPr>
        <w:t>-2</w:t>
      </w:r>
    </w:p>
    <w:tbl>
      <w:tblPr>
        <w:tblStyle w:val="af"/>
        <w:tblW w:w="8856" w:type="dxa"/>
        <w:tblLayout w:type="fixed"/>
        <w:tblLook w:val="04A0" w:firstRow="1" w:lastRow="0" w:firstColumn="1" w:lastColumn="0" w:noHBand="0" w:noVBand="1"/>
      </w:tblPr>
      <w:tblGrid>
        <w:gridCol w:w="2542"/>
        <w:gridCol w:w="5483"/>
        <w:gridCol w:w="831"/>
      </w:tblGrid>
      <w:tr w:rsidR="006269DA" w:rsidTr="008D2B8D">
        <w:tc>
          <w:tcPr>
            <w:tcW w:w="8856" w:type="dxa"/>
            <w:gridSpan w:val="3"/>
            <w:shd w:val="clear" w:color="auto" w:fill="FFFF00"/>
          </w:tcPr>
          <w:p w:rsidR="006269DA" w:rsidRDefault="006269DA" w:rsidP="0053529C">
            <w:pPr>
              <w:overflowPunct w:val="0"/>
              <w:autoSpaceDE w:val="0"/>
              <w:autoSpaceDN w:val="0"/>
              <w:adjustRightInd w:val="0"/>
              <w:textAlignment w:val="baseline"/>
              <w:rPr>
                <w:rFonts w:asciiTheme="minorEastAsia" w:hAnsiTheme="minorEastAsia"/>
                <w:b/>
                <w:szCs w:val="21"/>
                <w:lang w:eastAsia="zh-CN"/>
              </w:rPr>
            </w:pPr>
            <w:r>
              <w:rPr>
                <w:rFonts w:asciiTheme="minorEastAsia" w:hAnsiTheme="minorEastAsia" w:hint="eastAsia"/>
                <w:b/>
                <w:szCs w:val="21"/>
                <w:lang w:eastAsia="zh-CN"/>
              </w:rPr>
              <w:t>《呆滞品</w:t>
            </w:r>
            <w:r w:rsidR="0053529C">
              <w:rPr>
                <w:rFonts w:asciiTheme="minorEastAsia" w:hAnsiTheme="minorEastAsia" w:hint="eastAsia"/>
                <w:b/>
                <w:szCs w:val="21"/>
                <w:lang w:eastAsia="zh-CN"/>
              </w:rPr>
              <w:t>交易历史</w:t>
            </w:r>
            <w:r w:rsidR="0053529C">
              <w:rPr>
                <w:rFonts w:asciiTheme="minorEastAsia" w:hAnsiTheme="minorEastAsia"/>
                <w:b/>
                <w:szCs w:val="21"/>
                <w:lang w:eastAsia="zh-CN"/>
              </w:rPr>
              <w:t>查询</w:t>
            </w:r>
            <w:r>
              <w:rPr>
                <w:rFonts w:asciiTheme="minorEastAsia" w:hAnsiTheme="minorEastAsia" w:hint="eastAsia"/>
                <w:b/>
                <w:szCs w:val="21"/>
                <w:lang w:eastAsia="zh-CN"/>
              </w:rPr>
              <w:t>结果列表》</w:t>
            </w:r>
          </w:p>
        </w:tc>
      </w:tr>
      <w:tr w:rsidR="006269DA" w:rsidTr="008D2B8D">
        <w:tc>
          <w:tcPr>
            <w:tcW w:w="2542" w:type="dxa"/>
            <w:shd w:val="clear" w:color="auto" w:fill="FFFF00"/>
          </w:tcPr>
          <w:p w:rsidR="006269DA" w:rsidRDefault="006269DA" w:rsidP="006E20EE">
            <w:pPr>
              <w:overflowPunct w:val="0"/>
              <w:autoSpaceDE w:val="0"/>
              <w:autoSpaceDN w:val="0"/>
              <w:adjustRightInd w:val="0"/>
              <w:textAlignment w:val="baseline"/>
              <w:rPr>
                <w:rFonts w:asciiTheme="minorEastAsia" w:hAnsiTheme="minorEastAsia"/>
                <w:b/>
                <w:szCs w:val="21"/>
              </w:rPr>
            </w:pPr>
            <w:r>
              <w:rPr>
                <w:rFonts w:asciiTheme="minorEastAsia" w:hAnsiTheme="minorEastAsia" w:hint="eastAsia"/>
                <w:b/>
                <w:szCs w:val="21"/>
              </w:rPr>
              <w:t>页面编号：</w:t>
            </w:r>
            <w:r w:rsidRPr="00B63091">
              <w:rPr>
                <w:rFonts w:asciiTheme="minorEastAsia" w:hAnsiTheme="minorEastAsia"/>
                <w:b/>
                <w:szCs w:val="21"/>
              </w:rPr>
              <w:t>4.</w:t>
            </w:r>
            <w:r w:rsidR="006E20EE">
              <w:rPr>
                <w:rFonts w:asciiTheme="minorEastAsia" w:hAnsiTheme="minorEastAsia"/>
                <w:b/>
                <w:szCs w:val="21"/>
              </w:rPr>
              <w:t>8</w:t>
            </w:r>
            <w:r w:rsidRPr="00B63091">
              <w:rPr>
                <w:rFonts w:asciiTheme="minorEastAsia" w:hAnsiTheme="minorEastAsia"/>
                <w:b/>
                <w:szCs w:val="21"/>
              </w:rPr>
              <w:t>.4-2</w:t>
            </w:r>
          </w:p>
        </w:tc>
        <w:tc>
          <w:tcPr>
            <w:tcW w:w="5483" w:type="dxa"/>
            <w:shd w:val="clear" w:color="auto" w:fill="FFFF00"/>
          </w:tcPr>
          <w:p w:rsidR="006269DA" w:rsidRDefault="006269DA" w:rsidP="008D2B8D">
            <w:pPr>
              <w:overflowPunct w:val="0"/>
              <w:autoSpaceDE w:val="0"/>
              <w:autoSpaceDN w:val="0"/>
              <w:adjustRightInd w:val="0"/>
              <w:textAlignment w:val="baseline"/>
              <w:rPr>
                <w:rFonts w:asciiTheme="minorEastAsia" w:hAnsiTheme="minorEastAsia"/>
                <w:b/>
                <w:szCs w:val="21"/>
              </w:rPr>
            </w:pPr>
            <w:proofErr w:type="spellStart"/>
            <w:r>
              <w:rPr>
                <w:rFonts w:asciiTheme="minorEastAsia" w:hAnsiTheme="minorEastAsia" w:hint="eastAsia"/>
                <w:b/>
                <w:szCs w:val="21"/>
              </w:rPr>
              <w:t>逻辑明细</w:t>
            </w:r>
            <w:proofErr w:type="spellEnd"/>
          </w:p>
        </w:tc>
        <w:tc>
          <w:tcPr>
            <w:tcW w:w="831" w:type="dxa"/>
            <w:shd w:val="clear" w:color="auto" w:fill="FFFF00"/>
          </w:tcPr>
          <w:p w:rsidR="006269DA" w:rsidRDefault="006269DA" w:rsidP="008D2B8D">
            <w:pPr>
              <w:overflowPunct w:val="0"/>
              <w:autoSpaceDE w:val="0"/>
              <w:autoSpaceDN w:val="0"/>
              <w:adjustRightInd w:val="0"/>
              <w:textAlignment w:val="baseline"/>
              <w:rPr>
                <w:rFonts w:asciiTheme="minorEastAsia" w:hAnsiTheme="minorEastAsia"/>
                <w:b/>
                <w:szCs w:val="21"/>
              </w:rPr>
            </w:pPr>
            <w:proofErr w:type="spellStart"/>
            <w:r>
              <w:rPr>
                <w:rFonts w:asciiTheme="minorEastAsia" w:hAnsiTheme="minorEastAsia" w:hint="eastAsia"/>
                <w:b/>
                <w:szCs w:val="21"/>
              </w:rPr>
              <w:t>备注</w:t>
            </w:r>
            <w:proofErr w:type="spellEnd"/>
          </w:p>
        </w:tc>
      </w:tr>
      <w:tr w:rsidR="006269DA" w:rsidTr="008D2B8D">
        <w:tc>
          <w:tcPr>
            <w:tcW w:w="2542" w:type="dxa"/>
          </w:tcPr>
          <w:p w:rsidR="006269DA" w:rsidRDefault="006269DA" w:rsidP="008D2B8D">
            <w:pPr>
              <w:overflowPunct w:val="0"/>
              <w:autoSpaceDE w:val="0"/>
              <w:autoSpaceDN w:val="0"/>
              <w:adjustRightInd w:val="0"/>
              <w:textAlignment w:val="baseline"/>
              <w:rPr>
                <w:rFonts w:asciiTheme="minorEastAsia" w:hAnsiTheme="minorEastAsia"/>
                <w:szCs w:val="21"/>
              </w:rPr>
            </w:pPr>
            <w:proofErr w:type="spellStart"/>
            <w:r>
              <w:rPr>
                <w:rFonts w:asciiTheme="minorEastAsia" w:hAnsiTheme="minorEastAsia" w:hint="eastAsia"/>
                <w:szCs w:val="21"/>
              </w:rPr>
              <w:t>页面初始化</w:t>
            </w:r>
            <w:proofErr w:type="spellEnd"/>
          </w:p>
        </w:tc>
        <w:tc>
          <w:tcPr>
            <w:tcW w:w="5483" w:type="dxa"/>
          </w:tcPr>
          <w:p w:rsidR="006269DA" w:rsidRDefault="006269DA" w:rsidP="006E20EE">
            <w:pPr>
              <w:overflowPunct w:val="0"/>
              <w:autoSpaceDE w:val="0"/>
              <w:autoSpaceDN w:val="0"/>
              <w:adjustRightInd w:val="0"/>
              <w:textAlignment w:val="baseline"/>
              <w:rPr>
                <w:rFonts w:asciiTheme="minorEastAsia" w:hAnsiTheme="minorEastAsia"/>
                <w:iCs/>
                <w:szCs w:val="21"/>
                <w:lang w:eastAsia="zh-CN"/>
              </w:rPr>
            </w:pPr>
            <w:r>
              <w:rPr>
                <w:rFonts w:asciiTheme="minorEastAsia" w:hAnsiTheme="minorEastAsia" w:hint="eastAsia"/>
                <w:iCs/>
                <w:szCs w:val="21"/>
                <w:lang w:eastAsia="zh-CN"/>
              </w:rPr>
              <w:t>继承图4.</w:t>
            </w:r>
            <w:r w:rsidR="006E20EE">
              <w:rPr>
                <w:rFonts w:asciiTheme="minorEastAsia" w:hAnsiTheme="minorEastAsia"/>
                <w:iCs/>
                <w:szCs w:val="21"/>
                <w:lang w:eastAsia="zh-CN"/>
              </w:rPr>
              <w:t>8</w:t>
            </w:r>
            <w:r>
              <w:rPr>
                <w:rFonts w:asciiTheme="minorEastAsia" w:hAnsiTheme="minorEastAsia" w:hint="eastAsia"/>
                <w:iCs/>
                <w:szCs w:val="21"/>
                <w:lang w:eastAsia="zh-CN"/>
              </w:rPr>
              <w:t>.4</w:t>
            </w:r>
            <w:r>
              <w:rPr>
                <w:rFonts w:asciiTheme="minorEastAsia" w:hAnsiTheme="minorEastAsia"/>
                <w:iCs/>
                <w:szCs w:val="21"/>
                <w:lang w:eastAsia="zh-CN"/>
              </w:rPr>
              <w:t>-1</w:t>
            </w:r>
            <w:r>
              <w:rPr>
                <w:rFonts w:asciiTheme="minorEastAsia" w:hAnsiTheme="minorEastAsia" w:hint="eastAsia"/>
                <w:iCs/>
                <w:szCs w:val="21"/>
                <w:lang w:eastAsia="zh-CN"/>
              </w:rPr>
              <w:t>页面</w:t>
            </w:r>
            <w:r>
              <w:rPr>
                <w:rFonts w:asciiTheme="minorEastAsia" w:hAnsiTheme="minorEastAsia"/>
                <w:iCs/>
                <w:szCs w:val="21"/>
                <w:lang w:eastAsia="zh-CN"/>
              </w:rPr>
              <w:t>的</w:t>
            </w:r>
            <w:r>
              <w:rPr>
                <w:rFonts w:asciiTheme="minorEastAsia" w:hAnsiTheme="minorEastAsia" w:hint="eastAsia"/>
                <w:iCs/>
                <w:szCs w:val="21"/>
                <w:lang w:eastAsia="zh-CN"/>
              </w:rPr>
              <w:t>查询条件值</w:t>
            </w:r>
          </w:p>
        </w:tc>
        <w:tc>
          <w:tcPr>
            <w:tcW w:w="831" w:type="dxa"/>
          </w:tcPr>
          <w:p w:rsidR="006269DA" w:rsidRDefault="006269DA" w:rsidP="008D2B8D">
            <w:pPr>
              <w:overflowPunct w:val="0"/>
              <w:autoSpaceDE w:val="0"/>
              <w:autoSpaceDN w:val="0"/>
              <w:adjustRightInd w:val="0"/>
              <w:ind w:firstLine="402"/>
              <w:textAlignment w:val="baseline"/>
              <w:rPr>
                <w:rFonts w:asciiTheme="minorEastAsia" w:hAnsiTheme="minorEastAsia"/>
                <w:i/>
                <w:color w:val="0000FF"/>
                <w:szCs w:val="21"/>
                <w:lang w:eastAsia="zh-CN"/>
              </w:rPr>
            </w:pPr>
          </w:p>
        </w:tc>
      </w:tr>
      <w:tr w:rsidR="006269DA" w:rsidTr="008D2B8D">
        <w:tc>
          <w:tcPr>
            <w:tcW w:w="2542" w:type="dxa"/>
          </w:tcPr>
          <w:p w:rsidR="006269DA" w:rsidRDefault="006269DA" w:rsidP="008D2B8D">
            <w:pPr>
              <w:overflowPunct w:val="0"/>
              <w:autoSpaceDE w:val="0"/>
              <w:autoSpaceDN w:val="0"/>
              <w:adjustRightInd w:val="0"/>
              <w:textAlignment w:val="baseline"/>
              <w:rPr>
                <w:rFonts w:asciiTheme="minorEastAsia" w:hAnsiTheme="minorEastAsia"/>
                <w:szCs w:val="21"/>
                <w:lang w:eastAsia="zh-CN"/>
              </w:rPr>
            </w:pPr>
            <w:r>
              <w:rPr>
                <w:rFonts w:asciiTheme="minorEastAsia" w:hAnsiTheme="minorEastAsia" w:hint="eastAsia"/>
                <w:szCs w:val="21"/>
                <w:lang w:eastAsia="zh-CN"/>
              </w:rPr>
              <w:t>查询</w:t>
            </w:r>
            <w:r>
              <w:rPr>
                <w:rFonts w:asciiTheme="minorEastAsia" w:hAnsiTheme="minorEastAsia"/>
                <w:szCs w:val="21"/>
                <w:lang w:eastAsia="zh-CN"/>
              </w:rPr>
              <w:t>条件</w:t>
            </w:r>
          </w:p>
        </w:tc>
        <w:tc>
          <w:tcPr>
            <w:tcW w:w="5483" w:type="dxa"/>
          </w:tcPr>
          <w:p w:rsidR="006269DA" w:rsidRPr="005F1628" w:rsidRDefault="006269DA" w:rsidP="008D2B8D">
            <w:pPr>
              <w:overflowPunct w:val="0"/>
              <w:autoSpaceDE w:val="0"/>
              <w:autoSpaceDN w:val="0"/>
              <w:adjustRightInd w:val="0"/>
              <w:textAlignment w:val="baseline"/>
              <w:rPr>
                <w:rFonts w:asciiTheme="minorEastAsia" w:hAnsiTheme="minorEastAsia"/>
                <w:b/>
                <w:iCs/>
                <w:szCs w:val="21"/>
                <w:highlight w:val="yellow"/>
                <w:lang w:eastAsia="zh-CN"/>
              </w:rPr>
            </w:pPr>
            <w:r w:rsidRPr="008F36A7">
              <w:rPr>
                <w:rFonts w:asciiTheme="minorEastAsia" w:hAnsiTheme="minorEastAsia" w:hint="eastAsia"/>
                <w:iCs/>
                <w:szCs w:val="21"/>
                <w:lang w:eastAsia="zh-CN"/>
              </w:rPr>
              <w:t>同页面</w:t>
            </w:r>
            <w:r w:rsidR="006E20EE">
              <w:rPr>
                <w:rFonts w:asciiTheme="minorEastAsia" w:hAnsiTheme="minorEastAsia" w:hint="eastAsia"/>
                <w:iCs/>
                <w:szCs w:val="21"/>
                <w:lang w:eastAsia="zh-CN"/>
              </w:rPr>
              <w:t>4.</w:t>
            </w:r>
            <w:r w:rsidR="006E20EE">
              <w:rPr>
                <w:rFonts w:asciiTheme="minorEastAsia" w:hAnsiTheme="minorEastAsia"/>
                <w:iCs/>
                <w:szCs w:val="21"/>
                <w:lang w:eastAsia="zh-CN"/>
              </w:rPr>
              <w:t>8</w:t>
            </w:r>
            <w:r w:rsidR="006E20EE">
              <w:rPr>
                <w:rFonts w:asciiTheme="minorEastAsia" w:hAnsiTheme="minorEastAsia" w:hint="eastAsia"/>
                <w:iCs/>
                <w:szCs w:val="21"/>
                <w:lang w:eastAsia="zh-CN"/>
              </w:rPr>
              <w:t>.4</w:t>
            </w:r>
            <w:r w:rsidR="006E20EE">
              <w:rPr>
                <w:rFonts w:asciiTheme="minorEastAsia" w:hAnsiTheme="minorEastAsia"/>
                <w:iCs/>
                <w:szCs w:val="21"/>
                <w:lang w:eastAsia="zh-CN"/>
              </w:rPr>
              <w:t>-1</w:t>
            </w:r>
          </w:p>
        </w:tc>
        <w:tc>
          <w:tcPr>
            <w:tcW w:w="831" w:type="dxa"/>
          </w:tcPr>
          <w:p w:rsidR="006269DA" w:rsidRDefault="006269DA" w:rsidP="008D2B8D">
            <w:pPr>
              <w:overflowPunct w:val="0"/>
              <w:autoSpaceDE w:val="0"/>
              <w:autoSpaceDN w:val="0"/>
              <w:adjustRightInd w:val="0"/>
              <w:ind w:firstLine="402"/>
              <w:textAlignment w:val="baseline"/>
              <w:rPr>
                <w:rFonts w:asciiTheme="minorEastAsia" w:hAnsiTheme="minorEastAsia"/>
                <w:i/>
                <w:color w:val="0000FF"/>
                <w:szCs w:val="21"/>
                <w:lang w:eastAsia="zh-CN"/>
              </w:rPr>
            </w:pPr>
          </w:p>
        </w:tc>
      </w:tr>
      <w:tr w:rsidR="006269DA" w:rsidTr="008D2B8D">
        <w:tc>
          <w:tcPr>
            <w:tcW w:w="2542" w:type="dxa"/>
          </w:tcPr>
          <w:p w:rsidR="006269DA" w:rsidRDefault="006269DA" w:rsidP="008D2B8D">
            <w:pPr>
              <w:overflowPunct w:val="0"/>
              <w:autoSpaceDE w:val="0"/>
              <w:autoSpaceDN w:val="0"/>
              <w:adjustRightInd w:val="0"/>
              <w:textAlignment w:val="baseline"/>
              <w:rPr>
                <w:rFonts w:asciiTheme="minorEastAsia" w:hAnsiTheme="minorEastAsia"/>
                <w:szCs w:val="21"/>
                <w:lang w:eastAsia="zh-CN"/>
              </w:rPr>
            </w:pPr>
            <w:r>
              <w:rPr>
                <w:rFonts w:asciiTheme="minorEastAsia" w:hAnsiTheme="minorEastAsia" w:hint="eastAsia"/>
                <w:szCs w:val="21"/>
                <w:lang w:eastAsia="zh-CN"/>
              </w:rPr>
              <w:t>子功能</w:t>
            </w:r>
            <w:r>
              <w:rPr>
                <w:rFonts w:asciiTheme="minorEastAsia" w:hAnsiTheme="minorEastAsia"/>
                <w:szCs w:val="21"/>
                <w:lang w:eastAsia="zh-CN"/>
              </w:rPr>
              <w:t>：</w:t>
            </w:r>
          </w:p>
        </w:tc>
        <w:tc>
          <w:tcPr>
            <w:tcW w:w="5483" w:type="dxa"/>
          </w:tcPr>
          <w:p w:rsidR="006269DA" w:rsidRPr="008F36A7" w:rsidRDefault="006269DA" w:rsidP="008D2B8D">
            <w:pPr>
              <w:overflowPunct w:val="0"/>
              <w:autoSpaceDE w:val="0"/>
              <w:autoSpaceDN w:val="0"/>
              <w:adjustRightInd w:val="0"/>
              <w:textAlignment w:val="baseline"/>
              <w:rPr>
                <w:rFonts w:asciiTheme="minorEastAsia" w:hAnsiTheme="minorEastAsia"/>
                <w:iCs/>
                <w:szCs w:val="21"/>
                <w:lang w:eastAsia="zh-CN"/>
              </w:rPr>
            </w:pPr>
            <w:r w:rsidRPr="008F36A7">
              <w:rPr>
                <w:rFonts w:asciiTheme="minorEastAsia" w:hAnsiTheme="minorEastAsia" w:hint="eastAsia"/>
                <w:iCs/>
                <w:szCs w:val="21"/>
                <w:lang w:eastAsia="zh-CN"/>
              </w:rPr>
              <w:t>同页面</w:t>
            </w:r>
            <w:r w:rsidR="006E20EE">
              <w:rPr>
                <w:rFonts w:asciiTheme="minorEastAsia" w:hAnsiTheme="minorEastAsia" w:hint="eastAsia"/>
                <w:iCs/>
                <w:szCs w:val="21"/>
                <w:lang w:eastAsia="zh-CN"/>
              </w:rPr>
              <w:t>4.</w:t>
            </w:r>
            <w:r w:rsidR="006E20EE">
              <w:rPr>
                <w:rFonts w:asciiTheme="minorEastAsia" w:hAnsiTheme="minorEastAsia"/>
                <w:iCs/>
                <w:szCs w:val="21"/>
                <w:lang w:eastAsia="zh-CN"/>
              </w:rPr>
              <w:t>8</w:t>
            </w:r>
            <w:r w:rsidR="006E20EE">
              <w:rPr>
                <w:rFonts w:asciiTheme="minorEastAsia" w:hAnsiTheme="minorEastAsia" w:hint="eastAsia"/>
                <w:iCs/>
                <w:szCs w:val="21"/>
                <w:lang w:eastAsia="zh-CN"/>
              </w:rPr>
              <w:t>.4</w:t>
            </w:r>
            <w:r w:rsidR="006E20EE">
              <w:rPr>
                <w:rFonts w:asciiTheme="minorEastAsia" w:hAnsiTheme="minorEastAsia"/>
                <w:iCs/>
                <w:szCs w:val="21"/>
                <w:lang w:eastAsia="zh-CN"/>
              </w:rPr>
              <w:t>-1</w:t>
            </w:r>
          </w:p>
        </w:tc>
        <w:tc>
          <w:tcPr>
            <w:tcW w:w="831" w:type="dxa"/>
          </w:tcPr>
          <w:p w:rsidR="006269DA" w:rsidRDefault="006269DA" w:rsidP="008D2B8D">
            <w:pPr>
              <w:overflowPunct w:val="0"/>
              <w:autoSpaceDE w:val="0"/>
              <w:autoSpaceDN w:val="0"/>
              <w:adjustRightInd w:val="0"/>
              <w:ind w:firstLine="402"/>
              <w:textAlignment w:val="baseline"/>
              <w:rPr>
                <w:rFonts w:asciiTheme="minorEastAsia" w:hAnsiTheme="minorEastAsia"/>
                <w:i/>
                <w:color w:val="0000FF"/>
                <w:szCs w:val="21"/>
                <w:lang w:eastAsia="zh-CN"/>
              </w:rPr>
            </w:pPr>
          </w:p>
        </w:tc>
      </w:tr>
      <w:tr w:rsidR="006269DA" w:rsidTr="008D2B8D">
        <w:tc>
          <w:tcPr>
            <w:tcW w:w="2542" w:type="dxa"/>
          </w:tcPr>
          <w:p w:rsidR="006269DA" w:rsidRDefault="006269DA" w:rsidP="008D2B8D">
            <w:pPr>
              <w:overflowPunct w:val="0"/>
              <w:autoSpaceDE w:val="0"/>
              <w:autoSpaceDN w:val="0"/>
              <w:adjustRightInd w:val="0"/>
              <w:textAlignment w:val="baseline"/>
              <w:rPr>
                <w:rFonts w:asciiTheme="minorEastAsia" w:hAnsiTheme="minorEastAsia"/>
                <w:szCs w:val="21"/>
                <w:lang w:eastAsia="zh-CN"/>
              </w:rPr>
            </w:pPr>
            <w:r>
              <w:rPr>
                <w:rFonts w:asciiTheme="minorEastAsia" w:hAnsiTheme="minorEastAsia" w:hint="eastAsia"/>
                <w:szCs w:val="21"/>
                <w:lang w:eastAsia="zh-CN"/>
              </w:rPr>
              <w:t>查询</w:t>
            </w:r>
            <w:r>
              <w:rPr>
                <w:rFonts w:asciiTheme="minorEastAsia" w:hAnsiTheme="minorEastAsia"/>
                <w:szCs w:val="21"/>
                <w:lang w:eastAsia="zh-CN"/>
              </w:rPr>
              <w:t>结果列表</w:t>
            </w:r>
          </w:p>
        </w:tc>
        <w:tc>
          <w:tcPr>
            <w:tcW w:w="5483" w:type="dxa"/>
          </w:tcPr>
          <w:p w:rsidR="006269DA" w:rsidRDefault="006269DA" w:rsidP="008D2B8D">
            <w:pPr>
              <w:overflowPunct w:val="0"/>
              <w:autoSpaceDE w:val="0"/>
              <w:autoSpaceDN w:val="0"/>
              <w:adjustRightInd w:val="0"/>
              <w:textAlignment w:val="baseline"/>
              <w:rPr>
                <w:rFonts w:asciiTheme="minorEastAsia" w:hAnsiTheme="minorEastAsia"/>
                <w:b/>
                <w:iCs/>
                <w:szCs w:val="21"/>
                <w:lang w:eastAsia="zh-CN"/>
              </w:rPr>
            </w:pPr>
            <w:r>
              <w:rPr>
                <w:rFonts w:asciiTheme="minorEastAsia" w:hAnsiTheme="minorEastAsia" w:hint="eastAsia"/>
                <w:b/>
                <w:iCs/>
                <w:szCs w:val="21"/>
                <w:lang w:eastAsia="zh-CN"/>
              </w:rPr>
              <w:t>序号</w:t>
            </w:r>
            <w:r w:rsidRPr="003B1F5B">
              <w:rPr>
                <w:rFonts w:asciiTheme="minorEastAsia" w:hAnsiTheme="minorEastAsia"/>
                <w:b/>
                <w:iCs/>
                <w:szCs w:val="21"/>
                <w:lang w:eastAsia="zh-CN"/>
              </w:rPr>
              <w:t>：</w:t>
            </w:r>
            <w:r>
              <w:rPr>
                <w:rFonts w:asciiTheme="minorEastAsia" w:hAnsiTheme="minorEastAsia" w:hint="eastAsia"/>
                <w:iCs/>
                <w:szCs w:val="21"/>
                <w:lang w:eastAsia="zh-CN"/>
              </w:rPr>
              <w:t>系统自动</w:t>
            </w:r>
            <w:r>
              <w:rPr>
                <w:rFonts w:asciiTheme="minorEastAsia" w:hAnsiTheme="minorEastAsia"/>
                <w:iCs/>
                <w:szCs w:val="21"/>
                <w:lang w:eastAsia="zh-CN"/>
              </w:rPr>
              <w:t>生成，按照</w:t>
            </w:r>
            <w:r w:rsidR="00BB58E5">
              <w:rPr>
                <w:rFonts w:asciiTheme="minorEastAsia" w:hAnsiTheme="minorEastAsia" w:hint="eastAsia"/>
                <w:iCs/>
                <w:szCs w:val="21"/>
                <w:lang w:eastAsia="zh-CN"/>
              </w:rPr>
              <w:t>申请</w:t>
            </w:r>
            <w:r>
              <w:rPr>
                <w:rFonts w:asciiTheme="minorEastAsia" w:hAnsiTheme="minorEastAsia"/>
                <w:iCs/>
                <w:szCs w:val="21"/>
                <w:lang w:eastAsia="zh-CN"/>
              </w:rPr>
              <w:t>日期</w:t>
            </w:r>
            <w:r>
              <w:rPr>
                <w:rFonts w:asciiTheme="minorEastAsia" w:hAnsiTheme="minorEastAsia" w:hint="eastAsia"/>
                <w:iCs/>
                <w:szCs w:val="21"/>
                <w:lang w:eastAsia="zh-CN"/>
              </w:rPr>
              <w:t>从大</w:t>
            </w:r>
            <w:r>
              <w:rPr>
                <w:rFonts w:asciiTheme="minorEastAsia" w:hAnsiTheme="minorEastAsia"/>
                <w:iCs/>
                <w:szCs w:val="21"/>
                <w:lang w:eastAsia="zh-CN"/>
              </w:rPr>
              <w:t>到小排列</w:t>
            </w:r>
            <w:r w:rsidRPr="003B1F5B">
              <w:rPr>
                <w:rFonts w:asciiTheme="minorEastAsia" w:hAnsiTheme="minorEastAsia"/>
                <w:iCs/>
                <w:szCs w:val="21"/>
                <w:lang w:eastAsia="zh-CN"/>
              </w:rPr>
              <w:t>；</w:t>
            </w:r>
          </w:p>
          <w:p w:rsidR="006269DA" w:rsidRPr="003B1F5B" w:rsidRDefault="006269DA" w:rsidP="008D2B8D">
            <w:pPr>
              <w:overflowPunct w:val="0"/>
              <w:autoSpaceDE w:val="0"/>
              <w:autoSpaceDN w:val="0"/>
              <w:adjustRightInd w:val="0"/>
              <w:textAlignment w:val="baseline"/>
              <w:rPr>
                <w:rFonts w:asciiTheme="minorEastAsia" w:hAnsiTheme="minorEastAsia"/>
                <w:b/>
                <w:iCs/>
                <w:szCs w:val="21"/>
                <w:lang w:eastAsia="zh-CN"/>
              </w:rPr>
            </w:pPr>
            <w:r>
              <w:rPr>
                <w:rFonts w:asciiTheme="minorEastAsia" w:hAnsiTheme="minorEastAsia" w:hint="eastAsia"/>
                <w:b/>
                <w:iCs/>
                <w:szCs w:val="21"/>
                <w:lang w:eastAsia="zh-CN"/>
              </w:rPr>
              <w:t>大区</w:t>
            </w:r>
            <w:r w:rsidRPr="003B1F5B">
              <w:rPr>
                <w:rFonts w:asciiTheme="minorEastAsia" w:hAnsiTheme="minorEastAsia"/>
                <w:b/>
                <w:iCs/>
                <w:szCs w:val="21"/>
                <w:lang w:eastAsia="zh-CN"/>
              </w:rPr>
              <w:t>：</w:t>
            </w:r>
            <w:r>
              <w:rPr>
                <w:rFonts w:asciiTheme="minorEastAsia" w:hAnsiTheme="minorEastAsia" w:hint="eastAsia"/>
                <w:iCs/>
                <w:szCs w:val="21"/>
                <w:lang w:eastAsia="zh-CN"/>
              </w:rPr>
              <w:t>发布</w:t>
            </w:r>
            <w:r>
              <w:rPr>
                <w:rFonts w:asciiTheme="minorEastAsia" w:hAnsiTheme="minorEastAsia"/>
                <w:iCs/>
                <w:szCs w:val="21"/>
                <w:lang w:eastAsia="zh-CN"/>
              </w:rPr>
              <w:t>经销商所在售后大区</w:t>
            </w:r>
            <w:r w:rsidRPr="003B1F5B">
              <w:rPr>
                <w:rFonts w:asciiTheme="minorEastAsia" w:hAnsiTheme="minorEastAsia"/>
                <w:iCs/>
                <w:szCs w:val="21"/>
                <w:lang w:eastAsia="zh-CN"/>
              </w:rPr>
              <w:t>；</w:t>
            </w:r>
          </w:p>
          <w:p w:rsidR="006269DA" w:rsidRPr="003B1F5B" w:rsidRDefault="006269DA" w:rsidP="008D2B8D">
            <w:pPr>
              <w:overflowPunct w:val="0"/>
              <w:autoSpaceDE w:val="0"/>
              <w:autoSpaceDN w:val="0"/>
              <w:adjustRightInd w:val="0"/>
              <w:textAlignment w:val="baseline"/>
              <w:rPr>
                <w:rFonts w:asciiTheme="minorEastAsia" w:hAnsiTheme="minorEastAsia"/>
                <w:b/>
                <w:iCs/>
                <w:szCs w:val="21"/>
                <w:lang w:eastAsia="zh-CN"/>
              </w:rPr>
            </w:pPr>
            <w:r>
              <w:rPr>
                <w:rFonts w:asciiTheme="minorEastAsia" w:hAnsiTheme="minorEastAsia" w:hint="eastAsia"/>
                <w:b/>
                <w:iCs/>
                <w:szCs w:val="21"/>
                <w:lang w:eastAsia="zh-CN"/>
              </w:rPr>
              <w:t>小区</w:t>
            </w:r>
            <w:r w:rsidRPr="003B1F5B">
              <w:rPr>
                <w:rFonts w:asciiTheme="minorEastAsia" w:hAnsiTheme="minorEastAsia"/>
                <w:b/>
                <w:iCs/>
                <w:szCs w:val="21"/>
                <w:lang w:eastAsia="zh-CN"/>
              </w:rPr>
              <w:t>：</w:t>
            </w:r>
            <w:r>
              <w:rPr>
                <w:rFonts w:asciiTheme="minorEastAsia" w:hAnsiTheme="minorEastAsia" w:hint="eastAsia"/>
                <w:iCs/>
                <w:szCs w:val="21"/>
                <w:lang w:eastAsia="zh-CN"/>
              </w:rPr>
              <w:t>发布经销商</w:t>
            </w:r>
            <w:r>
              <w:rPr>
                <w:rFonts w:asciiTheme="minorEastAsia" w:hAnsiTheme="minorEastAsia"/>
                <w:iCs/>
                <w:szCs w:val="21"/>
                <w:lang w:eastAsia="zh-CN"/>
              </w:rPr>
              <w:t>所在售后小区</w:t>
            </w:r>
            <w:r w:rsidRPr="003B1F5B">
              <w:rPr>
                <w:rFonts w:asciiTheme="minorEastAsia" w:hAnsiTheme="minorEastAsia"/>
                <w:iCs/>
                <w:szCs w:val="21"/>
                <w:lang w:eastAsia="zh-CN"/>
              </w:rPr>
              <w:t>；</w:t>
            </w:r>
          </w:p>
          <w:p w:rsidR="006269DA" w:rsidRPr="003B1F5B" w:rsidRDefault="00BB58E5" w:rsidP="008D2B8D">
            <w:pPr>
              <w:overflowPunct w:val="0"/>
              <w:autoSpaceDE w:val="0"/>
              <w:autoSpaceDN w:val="0"/>
              <w:adjustRightInd w:val="0"/>
              <w:textAlignment w:val="baseline"/>
              <w:rPr>
                <w:rFonts w:asciiTheme="minorEastAsia" w:hAnsiTheme="minorEastAsia"/>
                <w:iCs/>
                <w:szCs w:val="21"/>
                <w:lang w:eastAsia="zh-CN"/>
              </w:rPr>
            </w:pPr>
            <w:r>
              <w:rPr>
                <w:rFonts w:asciiTheme="minorEastAsia" w:hAnsiTheme="minorEastAsia" w:hint="eastAsia"/>
                <w:b/>
                <w:iCs/>
                <w:szCs w:val="21"/>
                <w:lang w:eastAsia="zh-CN"/>
              </w:rPr>
              <w:t>调出</w:t>
            </w:r>
            <w:r w:rsidR="006269DA">
              <w:rPr>
                <w:rFonts w:asciiTheme="minorEastAsia" w:hAnsiTheme="minorEastAsia" w:hint="eastAsia"/>
                <w:b/>
                <w:iCs/>
                <w:szCs w:val="21"/>
                <w:lang w:eastAsia="zh-CN"/>
              </w:rPr>
              <w:t>经销商代码：</w:t>
            </w:r>
            <w:r w:rsidR="006269DA">
              <w:rPr>
                <w:rFonts w:asciiTheme="minorEastAsia" w:hAnsiTheme="minorEastAsia" w:hint="eastAsia"/>
                <w:iCs/>
                <w:szCs w:val="21"/>
                <w:lang w:eastAsia="zh-CN"/>
              </w:rPr>
              <w:t>发布经销商</w:t>
            </w:r>
            <w:r w:rsidR="006269DA">
              <w:rPr>
                <w:rFonts w:asciiTheme="minorEastAsia" w:hAnsiTheme="minorEastAsia"/>
                <w:iCs/>
                <w:szCs w:val="21"/>
                <w:lang w:eastAsia="zh-CN"/>
              </w:rPr>
              <w:t>代码</w:t>
            </w:r>
            <w:r w:rsidR="006269DA" w:rsidRPr="003B1F5B">
              <w:rPr>
                <w:rFonts w:asciiTheme="minorEastAsia" w:hAnsiTheme="minorEastAsia"/>
                <w:iCs/>
                <w:szCs w:val="21"/>
                <w:lang w:eastAsia="zh-CN"/>
              </w:rPr>
              <w:t>；</w:t>
            </w:r>
          </w:p>
          <w:p w:rsidR="006269DA" w:rsidRDefault="00BB58E5" w:rsidP="008D2B8D">
            <w:pPr>
              <w:overflowPunct w:val="0"/>
              <w:autoSpaceDE w:val="0"/>
              <w:autoSpaceDN w:val="0"/>
              <w:adjustRightInd w:val="0"/>
              <w:textAlignment w:val="baseline"/>
              <w:rPr>
                <w:rFonts w:cs="Arial"/>
                <w:b/>
                <w:bCs/>
                <w:color w:val="333333"/>
                <w:lang w:eastAsia="zh-CN"/>
              </w:rPr>
            </w:pPr>
            <w:r>
              <w:rPr>
                <w:rFonts w:asciiTheme="minorEastAsia" w:hAnsiTheme="minorEastAsia" w:hint="eastAsia"/>
                <w:b/>
                <w:iCs/>
                <w:szCs w:val="21"/>
                <w:lang w:eastAsia="zh-CN"/>
              </w:rPr>
              <w:t>调出</w:t>
            </w:r>
            <w:r w:rsidR="006269DA">
              <w:rPr>
                <w:rFonts w:cs="Arial" w:hint="eastAsia"/>
                <w:b/>
                <w:bCs/>
                <w:color w:val="333333"/>
                <w:lang w:eastAsia="zh-CN"/>
              </w:rPr>
              <w:t>经销商名称：</w:t>
            </w:r>
            <w:r w:rsidR="006269DA">
              <w:rPr>
                <w:rFonts w:cs="Arial" w:hint="eastAsia"/>
                <w:bCs/>
                <w:color w:val="333333"/>
                <w:lang w:eastAsia="zh-CN"/>
              </w:rPr>
              <w:t>发布经销商</w:t>
            </w:r>
            <w:r w:rsidR="006269DA">
              <w:rPr>
                <w:rFonts w:cs="Arial"/>
                <w:bCs/>
                <w:color w:val="333333"/>
                <w:lang w:eastAsia="zh-CN"/>
              </w:rPr>
              <w:t>名称</w:t>
            </w:r>
            <w:r w:rsidR="006269DA" w:rsidRPr="003B1F5B">
              <w:rPr>
                <w:rFonts w:cs="Arial"/>
                <w:bCs/>
                <w:color w:val="333333"/>
                <w:lang w:eastAsia="zh-CN"/>
              </w:rPr>
              <w:t>；</w:t>
            </w:r>
          </w:p>
          <w:p w:rsidR="006269DA" w:rsidRDefault="00BB58E5" w:rsidP="008D2B8D">
            <w:pPr>
              <w:overflowPunct w:val="0"/>
              <w:autoSpaceDE w:val="0"/>
              <w:autoSpaceDN w:val="0"/>
              <w:adjustRightInd w:val="0"/>
              <w:textAlignment w:val="baseline"/>
              <w:rPr>
                <w:rFonts w:cs="Arial"/>
                <w:b/>
                <w:bCs/>
                <w:color w:val="333333"/>
                <w:lang w:eastAsia="zh-CN"/>
              </w:rPr>
            </w:pPr>
            <w:r>
              <w:rPr>
                <w:rFonts w:cs="Arial" w:hint="eastAsia"/>
                <w:b/>
                <w:bCs/>
                <w:color w:val="333333"/>
                <w:lang w:eastAsia="zh-CN"/>
              </w:rPr>
              <w:t>调入经销商代码</w:t>
            </w:r>
            <w:r w:rsidR="006269DA">
              <w:rPr>
                <w:rFonts w:cs="Arial" w:hint="eastAsia"/>
                <w:b/>
                <w:bCs/>
                <w:color w:val="333333"/>
                <w:lang w:eastAsia="zh-CN"/>
              </w:rPr>
              <w:t>：</w:t>
            </w:r>
            <w:r w:rsidRPr="00BB58E5">
              <w:rPr>
                <w:rFonts w:cs="Arial" w:hint="eastAsia"/>
                <w:bCs/>
                <w:color w:val="333333"/>
                <w:lang w:eastAsia="zh-CN"/>
              </w:rPr>
              <w:t>调入经销商代码</w:t>
            </w:r>
            <w:r w:rsidR="006269DA" w:rsidRPr="00BB58E5">
              <w:rPr>
                <w:rFonts w:cs="Arial"/>
                <w:bCs/>
                <w:color w:val="333333"/>
                <w:lang w:eastAsia="zh-CN"/>
              </w:rPr>
              <w:t>；</w:t>
            </w:r>
          </w:p>
          <w:p w:rsidR="006269DA" w:rsidRDefault="00BB58E5" w:rsidP="008D2B8D">
            <w:pPr>
              <w:overflowPunct w:val="0"/>
              <w:autoSpaceDE w:val="0"/>
              <w:autoSpaceDN w:val="0"/>
              <w:adjustRightInd w:val="0"/>
              <w:textAlignment w:val="baseline"/>
              <w:rPr>
                <w:rFonts w:cs="Arial"/>
                <w:bCs/>
                <w:color w:val="333333"/>
                <w:lang w:eastAsia="zh-CN"/>
              </w:rPr>
            </w:pPr>
            <w:r>
              <w:rPr>
                <w:rFonts w:cs="Arial" w:hint="eastAsia"/>
                <w:b/>
                <w:bCs/>
                <w:color w:val="333333"/>
                <w:lang w:eastAsia="zh-CN"/>
              </w:rPr>
              <w:t>调入经销商</w:t>
            </w:r>
            <w:r>
              <w:rPr>
                <w:rFonts w:cs="Arial"/>
                <w:b/>
                <w:bCs/>
                <w:color w:val="333333"/>
                <w:lang w:eastAsia="zh-CN"/>
              </w:rPr>
              <w:t>名称</w:t>
            </w:r>
            <w:r w:rsidR="006269DA">
              <w:rPr>
                <w:rFonts w:cs="Arial" w:hint="eastAsia"/>
                <w:b/>
                <w:bCs/>
                <w:color w:val="333333"/>
                <w:lang w:eastAsia="zh-CN"/>
              </w:rPr>
              <w:t>：</w:t>
            </w:r>
            <w:r w:rsidRPr="00BB58E5">
              <w:rPr>
                <w:rFonts w:cs="Arial" w:hint="eastAsia"/>
                <w:bCs/>
                <w:color w:val="333333"/>
                <w:lang w:eastAsia="zh-CN"/>
              </w:rPr>
              <w:t>调入经销商</w:t>
            </w:r>
            <w:r w:rsidRPr="00BB58E5">
              <w:rPr>
                <w:rFonts w:cs="Arial"/>
                <w:bCs/>
                <w:color w:val="333333"/>
                <w:lang w:eastAsia="zh-CN"/>
              </w:rPr>
              <w:t>名称</w:t>
            </w:r>
            <w:r w:rsidR="006269DA" w:rsidRPr="00BB58E5">
              <w:rPr>
                <w:rFonts w:cs="Arial"/>
                <w:bCs/>
                <w:color w:val="333333"/>
                <w:lang w:eastAsia="zh-CN"/>
              </w:rPr>
              <w:t>；</w:t>
            </w:r>
          </w:p>
          <w:p w:rsidR="00A0604F" w:rsidRPr="00A0604F" w:rsidRDefault="00A0604F" w:rsidP="008D2B8D">
            <w:pPr>
              <w:overflowPunct w:val="0"/>
              <w:autoSpaceDE w:val="0"/>
              <w:autoSpaceDN w:val="0"/>
              <w:adjustRightInd w:val="0"/>
              <w:textAlignment w:val="baseline"/>
              <w:rPr>
                <w:rFonts w:cs="Arial"/>
                <w:bCs/>
                <w:color w:val="333333"/>
                <w:lang w:eastAsia="zh-CN"/>
              </w:rPr>
            </w:pPr>
            <w:r w:rsidRPr="00A0604F">
              <w:rPr>
                <w:rFonts w:cs="Arial" w:hint="eastAsia"/>
                <w:b/>
                <w:bCs/>
                <w:color w:val="333333"/>
                <w:lang w:eastAsia="zh-CN"/>
              </w:rPr>
              <w:t>仓库：</w:t>
            </w:r>
            <w:r w:rsidRPr="00A0604F">
              <w:rPr>
                <w:rFonts w:cs="Arial" w:hint="eastAsia"/>
                <w:bCs/>
                <w:color w:val="333333"/>
                <w:lang w:eastAsia="zh-CN"/>
              </w:rPr>
              <w:t>A</w:t>
            </w:r>
            <w:r w:rsidRPr="00A0604F">
              <w:rPr>
                <w:rFonts w:cs="Arial" w:hint="eastAsia"/>
                <w:bCs/>
                <w:color w:val="333333"/>
                <w:lang w:eastAsia="zh-CN"/>
              </w:rPr>
              <w:t>类</w:t>
            </w:r>
            <w:r w:rsidRPr="00A0604F">
              <w:rPr>
                <w:rFonts w:cs="Arial"/>
                <w:bCs/>
                <w:color w:val="333333"/>
                <w:lang w:eastAsia="zh-CN"/>
              </w:rPr>
              <w:t>仓库；</w:t>
            </w:r>
          </w:p>
          <w:p w:rsidR="006269DA" w:rsidRDefault="006269DA" w:rsidP="008D2B8D">
            <w:pPr>
              <w:overflowPunct w:val="0"/>
              <w:autoSpaceDE w:val="0"/>
              <w:autoSpaceDN w:val="0"/>
              <w:adjustRightInd w:val="0"/>
              <w:textAlignment w:val="baseline"/>
              <w:rPr>
                <w:rFonts w:cs="Arial"/>
                <w:b/>
                <w:bCs/>
                <w:color w:val="333333"/>
                <w:lang w:eastAsia="zh-CN"/>
              </w:rPr>
            </w:pPr>
            <w:r>
              <w:rPr>
                <w:rFonts w:cs="Arial" w:hint="eastAsia"/>
                <w:b/>
                <w:bCs/>
                <w:color w:val="333333"/>
                <w:lang w:eastAsia="zh-CN"/>
              </w:rPr>
              <w:t>配件代码：</w:t>
            </w:r>
            <w:r>
              <w:rPr>
                <w:rFonts w:cs="Arial" w:hint="eastAsia"/>
                <w:bCs/>
                <w:color w:val="333333"/>
                <w:lang w:eastAsia="zh-CN"/>
              </w:rPr>
              <w:t>原厂</w:t>
            </w:r>
            <w:r>
              <w:rPr>
                <w:rFonts w:cs="Arial"/>
                <w:bCs/>
                <w:color w:val="333333"/>
                <w:lang w:eastAsia="zh-CN"/>
              </w:rPr>
              <w:t>件</w:t>
            </w:r>
            <w:r>
              <w:rPr>
                <w:rFonts w:cs="Arial" w:hint="eastAsia"/>
                <w:bCs/>
                <w:color w:val="333333"/>
                <w:lang w:eastAsia="zh-CN"/>
              </w:rPr>
              <w:t>配件</w:t>
            </w:r>
            <w:r>
              <w:rPr>
                <w:rFonts w:cs="Arial"/>
                <w:bCs/>
                <w:color w:val="333333"/>
                <w:lang w:eastAsia="zh-CN"/>
              </w:rPr>
              <w:t>代码</w:t>
            </w:r>
            <w:r w:rsidRPr="003B1F5B">
              <w:rPr>
                <w:rFonts w:cs="Arial"/>
                <w:bCs/>
                <w:color w:val="333333"/>
                <w:lang w:eastAsia="zh-CN"/>
              </w:rPr>
              <w:t>；</w:t>
            </w:r>
          </w:p>
          <w:p w:rsidR="006269DA" w:rsidRDefault="006269DA" w:rsidP="008D2B8D">
            <w:pPr>
              <w:overflowPunct w:val="0"/>
              <w:autoSpaceDE w:val="0"/>
              <w:autoSpaceDN w:val="0"/>
              <w:adjustRightInd w:val="0"/>
              <w:textAlignment w:val="baseline"/>
              <w:rPr>
                <w:rFonts w:cs="Arial"/>
                <w:b/>
                <w:bCs/>
                <w:color w:val="333333"/>
                <w:lang w:eastAsia="zh-CN"/>
              </w:rPr>
            </w:pPr>
            <w:r>
              <w:rPr>
                <w:rFonts w:cs="Arial" w:hint="eastAsia"/>
                <w:b/>
                <w:bCs/>
                <w:color w:val="333333"/>
                <w:lang w:eastAsia="zh-CN"/>
              </w:rPr>
              <w:t>配件名称：</w:t>
            </w:r>
            <w:r>
              <w:rPr>
                <w:rFonts w:cs="Arial" w:hint="eastAsia"/>
                <w:bCs/>
                <w:color w:val="333333"/>
                <w:lang w:eastAsia="zh-CN"/>
              </w:rPr>
              <w:t>原厂</w:t>
            </w:r>
            <w:r>
              <w:rPr>
                <w:rFonts w:cs="Arial"/>
                <w:bCs/>
                <w:color w:val="333333"/>
                <w:lang w:eastAsia="zh-CN"/>
              </w:rPr>
              <w:t>件</w:t>
            </w:r>
            <w:r>
              <w:rPr>
                <w:rFonts w:cs="Arial" w:hint="eastAsia"/>
                <w:bCs/>
                <w:color w:val="333333"/>
                <w:lang w:eastAsia="zh-CN"/>
              </w:rPr>
              <w:t>配件名称；</w:t>
            </w:r>
          </w:p>
          <w:p w:rsidR="006269DA" w:rsidRDefault="00BB58E5" w:rsidP="008D2B8D">
            <w:pPr>
              <w:overflowPunct w:val="0"/>
              <w:autoSpaceDE w:val="0"/>
              <w:autoSpaceDN w:val="0"/>
              <w:adjustRightInd w:val="0"/>
              <w:textAlignment w:val="baseline"/>
              <w:rPr>
                <w:rFonts w:cs="Arial"/>
                <w:color w:val="333333"/>
                <w:lang w:eastAsia="zh-CN"/>
              </w:rPr>
            </w:pPr>
            <w:r>
              <w:rPr>
                <w:rFonts w:cs="Arial" w:hint="eastAsia"/>
                <w:b/>
                <w:color w:val="333333"/>
                <w:lang w:eastAsia="zh-CN"/>
              </w:rPr>
              <w:t>调拨</w:t>
            </w:r>
            <w:r w:rsidR="006269DA">
              <w:rPr>
                <w:rFonts w:cs="Arial" w:hint="eastAsia"/>
                <w:b/>
                <w:color w:val="333333"/>
                <w:lang w:eastAsia="zh-CN"/>
              </w:rPr>
              <w:t>数量</w:t>
            </w:r>
            <w:r w:rsidR="006269DA" w:rsidRPr="003B1F5B">
              <w:rPr>
                <w:rFonts w:cs="Arial" w:hint="eastAsia"/>
                <w:b/>
                <w:color w:val="333333"/>
                <w:lang w:eastAsia="zh-CN"/>
              </w:rPr>
              <w:t>：</w:t>
            </w:r>
            <w:r w:rsidR="006269DA">
              <w:rPr>
                <w:rFonts w:cs="Arial" w:hint="eastAsia"/>
                <w:color w:val="333333"/>
                <w:lang w:eastAsia="zh-CN"/>
              </w:rPr>
              <w:t>手工录入</w:t>
            </w:r>
            <w:r w:rsidR="006269DA" w:rsidRPr="003B1F5B">
              <w:rPr>
                <w:rFonts w:cs="Arial"/>
                <w:color w:val="333333"/>
                <w:lang w:eastAsia="zh-CN"/>
              </w:rPr>
              <w:t>；</w:t>
            </w:r>
          </w:p>
          <w:p w:rsidR="006269DA" w:rsidRDefault="006269DA" w:rsidP="008D2B8D">
            <w:pPr>
              <w:overflowPunct w:val="0"/>
              <w:autoSpaceDE w:val="0"/>
              <w:autoSpaceDN w:val="0"/>
              <w:adjustRightInd w:val="0"/>
              <w:textAlignment w:val="baseline"/>
              <w:rPr>
                <w:rFonts w:cs="Arial"/>
                <w:color w:val="333333"/>
                <w:lang w:eastAsia="zh-CN"/>
              </w:rPr>
            </w:pPr>
            <w:r w:rsidRPr="00851BCB">
              <w:rPr>
                <w:rFonts w:cs="Arial" w:hint="eastAsia"/>
                <w:b/>
                <w:color w:val="333333"/>
                <w:lang w:eastAsia="zh-CN"/>
              </w:rPr>
              <w:t>单价</w:t>
            </w:r>
            <w:r w:rsidRPr="00851BCB">
              <w:rPr>
                <w:rFonts w:cs="Arial"/>
                <w:b/>
                <w:color w:val="333333"/>
                <w:lang w:eastAsia="zh-CN"/>
              </w:rPr>
              <w:t>：</w:t>
            </w:r>
            <w:r w:rsidRPr="00851BCB">
              <w:rPr>
                <w:rFonts w:cs="Arial" w:hint="eastAsia"/>
                <w:color w:val="333333"/>
                <w:lang w:eastAsia="zh-CN"/>
              </w:rPr>
              <w:t>手工录入</w:t>
            </w:r>
            <w:r>
              <w:rPr>
                <w:rFonts w:cs="Arial" w:hint="eastAsia"/>
                <w:color w:val="333333"/>
                <w:lang w:eastAsia="zh-CN"/>
              </w:rPr>
              <w:t>；</w:t>
            </w:r>
          </w:p>
          <w:p w:rsidR="00BB58E5" w:rsidRPr="00851BCB" w:rsidRDefault="00BB58E5" w:rsidP="008D2B8D">
            <w:pPr>
              <w:overflowPunct w:val="0"/>
              <w:autoSpaceDE w:val="0"/>
              <w:autoSpaceDN w:val="0"/>
              <w:adjustRightInd w:val="0"/>
              <w:textAlignment w:val="baseline"/>
              <w:rPr>
                <w:rFonts w:cs="Arial"/>
                <w:color w:val="333333"/>
                <w:lang w:eastAsia="zh-CN"/>
              </w:rPr>
            </w:pPr>
            <w:r w:rsidRPr="00BB58E5">
              <w:rPr>
                <w:rFonts w:cs="Arial" w:hint="eastAsia"/>
                <w:b/>
                <w:color w:val="333333"/>
                <w:lang w:eastAsia="zh-CN"/>
              </w:rPr>
              <w:t>金额：</w:t>
            </w:r>
            <w:r>
              <w:rPr>
                <w:rFonts w:cs="Arial"/>
                <w:color w:val="333333"/>
                <w:lang w:eastAsia="zh-CN"/>
              </w:rPr>
              <w:t>系统自动计算，计算公式：金额</w:t>
            </w:r>
            <w:r>
              <w:rPr>
                <w:rFonts w:cs="Arial"/>
                <w:color w:val="333333"/>
                <w:lang w:eastAsia="zh-CN"/>
              </w:rPr>
              <w:t>=</w:t>
            </w:r>
            <w:r>
              <w:rPr>
                <w:rFonts w:cs="Arial"/>
                <w:color w:val="333333"/>
                <w:lang w:eastAsia="zh-CN"/>
              </w:rPr>
              <w:t>单价</w:t>
            </w:r>
            <w:r>
              <w:rPr>
                <w:rFonts w:cs="Arial"/>
                <w:color w:val="333333"/>
                <w:lang w:eastAsia="zh-CN"/>
              </w:rPr>
              <w:t>*</w:t>
            </w:r>
            <w:r>
              <w:rPr>
                <w:rFonts w:cs="Arial" w:hint="eastAsia"/>
                <w:color w:val="333333"/>
                <w:lang w:eastAsia="zh-CN"/>
              </w:rPr>
              <w:t>调拨数量；</w:t>
            </w:r>
          </w:p>
          <w:p w:rsidR="006269DA" w:rsidRPr="00851BCB" w:rsidRDefault="00BB58E5" w:rsidP="008D2B8D">
            <w:pPr>
              <w:overflowPunct w:val="0"/>
              <w:autoSpaceDE w:val="0"/>
              <w:autoSpaceDN w:val="0"/>
              <w:adjustRightInd w:val="0"/>
              <w:textAlignment w:val="baseline"/>
              <w:rPr>
                <w:rFonts w:cs="Arial"/>
                <w:b/>
                <w:color w:val="333333"/>
                <w:lang w:eastAsia="zh-CN"/>
              </w:rPr>
            </w:pPr>
            <w:r>
              <w:rPr>
                <w:rFonts w:cs="Arial" w:hint="eastAsia"/>
                <w:b/>
                <w:color w:val="333333"/>
                <w:lang w:eastAsia="zh-CN"/>
              </w:rPr>
              <w:t>申请</w:t>
            </w:r>
            <w:r w:rsidR="006269DA" w:rsidRPr="00851BCB">
              <w:rPr>
                <w:rFonts w:cs="Arial"/>
                <w:b/>
                <w:color w:val="333333"/>
                <w:lang w:eastAsia="zh-CN"/>
              </w:rPr>
              <w:t>日期：</w:t>
            </w:r>
            <w:r w:rsidR="006269DA" w:rsidRPr="00851BCB">
              <w:rPr>
                <w:rFonts w:cs="Arial" w:hint="eastAsia"/>
                <w:color w:val="333333"/>
                <w:lang w:eastAsia="zh-CN"/>
              </w:rPr>
              <w:t>系统</w:t>
            </w:r>
            <w:r w:rsidR="006269DA" w:rsidRPr="00851BCB">
              <w:rPr>
                <w:rFonts w:cs="Arial"/>
                <w:color w:val="333333"/>
                <w:lang w:eastAsia="zh-CN"/>
              </w:rPr>
              <w:t>自动获取；</w:t>
            </w:r>
          </w:p>
          <w:p w:rsidR="006269DA" w:rsidRPr="00851BCB" w:rsidRDefault="00BB58E5" w:rsidP="008D2B8D">
            <w:pPr>
              <w:overflowPunct w:val="0"/>
              <w:autoSpaceDE w:val="0"/>
              <w:autoSpaceDN w:val="0"/>
              <w:adjustRightInd w:val="0"/>
              <w:textAlignment w:val="baseline"/>
              <w:rPr>
                <w:rFonts w:cs="Arial"/>
                <w:b/>
                <w:color w:val="333333"/>
                <w:lang w:eastAsia="zh-CN"/>
              </w:rPr>
            </w:pPr>
            <w:r>
              <w:rPr>
                <w:rFonts w:cs="Arial" w:hint="eastAsia"/>
                <w:b/>
                <w:color w:val="333333"/>
                <w:lang w:eastAsia="zh-CN"/>
              </w:rPr>
              <w:t>确认</w:t>
            </w:r>
            <w:r w:rsidR="006269DA" w:rsidRPr="00851BCB">
              <w:rPr>
                <w:rFonts w:cs="Arial"/>
                <w:b/>
                <w:color w:val="333333"/>
                <w:lang w:eastAsia="zh-CN"/>
              </w:rPr>
              <w:t>日期：</w:t>
            </w:r>
            <w:r w:rsidR="006269DA" w:rsidRPr="00851BCB">
              <w:rPr>
                <w:rFonts w:cs="Arial" w:hint="eastAsia"/>
                <w:color w:val="333333"/>
                <w:lang w:eastAsia="zh-CN"/>
              </w:rPr>
              <w:t>系统</w:t>
            </w:r>
            <w:r w:rsidR="006269DA" w:rsidRPr="00851BCB">
              <w:rPr>
                <w:rFonts w:cs="Arial"/>
                <w:color w:val="333333"/>
                <w:lang w:eastAsia="zh-CN"/>
              </w:rPr>
              <w:t>自动获取；</w:t>
            </w:r>
          </w:p>
          <w:p w:rsidR="00BB58E5" w:rsidRPr="00851BCB" w:rsidRDefault="00BB58E5" w:rsidP="00BB58E5">
            <w:pPr>
              <w:overflowPunct w:val="0"/>
              <w:autoSpaceDE w:val="0"/>
              <w:autoSpaceDN w:val="0"/>
              <w:adjustRightInd w:val="0"/>
              <w:textAlignment w:val="baseline"/>
              <w:rPr>
                <w:rFonts w:cs="Arial"/>
                <w:b/>
                <w:color w:val="333333"/>
                <w:lang w:eastAsia="zh-CN"/>
              </w:rPr>
            </w:pPr>
            <w:r>
              <w:rPr>
                <w:rFonts w:cs="Arial" w:hint="eastAsia"/>
                <w:b/>
                <w:color w:val="333333"/>
                <w:lang w:eastAsia="zh-CN"/>
              </w:rPr>
              <w:t>出库</w:t>
            </w:r>
            <w:r w:rsidRPr="00851BCB">
              <w:rPr>
                <w:rFonts w:cs="Arial"/>
                <w:b/>
                <w:color w:val="333333"/>
                <w:lang w:eastAsia="zh-CN"/>
              </w:rPr>
              <w:t>日期：</w:t>
            </w:r>
            <w:r w:rsidRPr="00851BCB">
              <w:rPr>
                <w:rFonts w:cs="Arial" w:hint="eastAsia"/>
                <w:color w:val="333333"/>
                <w:lang w:eastAsia="zh-CN"/>
              </w:rPr>
              <w:t>系统</w:t>
            </w:r>
            <w:r w:rsidRPr="00851BCB">
              <w:rPr>
                <w:rFonts w:cs="Arial"/>
                <w:color w:val="333333"/>
                <w:lang w:eastAsia="zh-CN"/>
              </w:rPr>
              <w:t>自动获取；</w:t>
            </w:r>
          </w:p>
          <w:p w:rsidR="00BB58E5" w:rsidRDefault="00BB58E5" w:rsidP="00BB58E5">
            <w:pPr>
              <w:overflowPunct w:val="0"/>
              <w:autoSpaceDE w:val="0"/>
              <w:autoSpaceDN w:val="0"/>
              <w:adjustRightInd w:val="0"/>
              <w:textAlignment w:val="baseline"/>
              <w:rPr>
                <w:rFonts w:cs="Arial"/>
                <w:color w:val="333333"/>
                <w:lang w:eastAsia="zh-CN"/>
              </w:rPr>
            </w:pPr>
            <w:r>
              <w:rPr>
                <w:rFonts w:cs="Arial" w:hint="eastAsia"/>
                <w:b/>
                <w:color w:val="333333"/>
                <w:lang w:eastAsia="zh-CN"/>
              </w:rPr>
              <w:t>入库</w:t>
            </w:r>
            <w:r w:rsidRPr="00851BCB">
              <w:rPr>
                <w:rFonts w:cs="Arial"/>
                <w:b/>
                <w:color w:val="333333"/>
                <w:lang w:eastAsia="zh-CN"/>
              </w:rPr>
              <w:t>日期：</w:t>
            </w:r>
            <w:r w:rsidR="00B27C8B" w:rsidRPr="00851BCB">
              <w:rPr>
                <w:rFonts w:cs="Arial" w:hint="eastAsia"/>
                <w:color w:val="333333"/>
                <w:lang w:eastAsia="zh-CN"/>
              </w:rPr>
              <w:t>系统</w:t>
            </w:r>
            <w:r w:rsidR="00B27C8B" w:rsidRPr="00851BCB">
              <w:rPr>
                <w:rFonts w:cs="Arial"/>
                <w:color w:val="333333"/>
                <w:lang w:eastAsia="zh-CN"/>
              </w:rPr>
              <w:t>自动获取；</w:t>
            </w:r>
          </w:p>
          <w:p w:rsidR="00B27C8B" w:rsidRPr="00B27C8B" w:rsidRDefault="00B27C8B" w:rsidP="00BB58E5">
            <w:pPr>
              <w:overflowPunct w:val="0"/>
              <w:autoSpaceDE w:val="0"/>
              <w:autoSpaceDN w:val="0"/>
              <w:adjustRightInd w:val="0"/>
              <w:textAlignment w:val="baseline"/>
              <w:rPr>
                <w:rFonts w:cs="Arial"/>
                <w:b/>
                <w:color w:val="333333"/>
                <w:lang w:eastAsia="zh-CN"/>
              </w:rPr>
            </w:pPr>
            <w:r w:rsidRPr="00B27C8B">
              <w:rPr>
                <w:rFonts w:cs="Arial" w:hint="eastAsia"/>
                <w:b/>
                <w:color w:val="333333"/>
                <w:lang w:eastAsia="zh-CN"/>
              </w:rPr>
              <w:t>取消日期</w:t>
            </w:r>
            <w:r w:rsidRPr="00B27C8B">
              <w:rPr>
                <w:rFonts w:cs="Arial"/>
                <w:b/>
                <w:color w:val="333333"/>
                <w:lang w:eastAsia="zh-CN"/>
              </w:rPr>
              <w:t>：</w:t>
            </w:r>
          </w:p>
          <w:p w:rsidR="006269DA" w:rsidRPr="00BB58E5" w:rsidRDefault="00BB58E5" w:rsidP="008D2B8D">
            <w:pPr>
              <w:overflowPunct w:val="0"/>
              <w:autoSpaceDE w:val="0"/>
              <w:autoSpaceDN w:val="0"/>
              <w:adjustRightInd w:val="0"/>
              <w:textAlignment w:val="baseline"/>
              <w:rPr>
                <w:rFonts w:asciiTheme="minorEastAsia" w:hAnsiTheme="minorEastAsia"/>
                <w:b/>
                <w:iCs/>
                <w:szCs w:val="21"/>
                <w:highlight w:val="yellow"/>
                <w:lang w:eastAsia="zh-CN"/>
              </w:rPr>
            </w:pPr>
            <w:r w:rsidRPr="00BB58E5">
              <w:rPr>
                <w:rFonts w:asciiTheme="minorEastAsia" w:hAnsiTheme="minorEastAsia" w:hint="eastAsia"/>
                <w:b/>
                <w:iCs/>
                <w:szCs w:val="21"/>
                <w:lang w:eastAsia="zh-CN"/>
              </w:rPr>
              <w:t>状态</w:t>
            </w:r>
            <w:r w:rsidRPr="00BB58E5">
              <w:rPr>
                <w:rFonts w:asciiTheme="minorEastAsia" w:hAnsiTheme="minorEastAsia"/>
                <w:b/>
                <w:iCs/>
                <w:szCs w:val="21"/>
                <w:lang w:eastAsia="zh-CN"/>
              </w:rPr>
              <w:t>：</w:t>
            </w:r>
            <w:r w:rsidRPr="00BB58E5">
              <w:rPr>
                <w:rFonts w:asciiTheme="minorEastAsia" w:hAnsiTheme="minorEastAsia" w:hint="eastAsia"/>
                <w:iCs/>
                <w:szCs w:val="21"/>
                <w:lang w:eastAsia="zh-CN"/>
              </w:rPr>
              <w:t>完成</w:t>
            </w:r>
            <w:r w:rsidRPr="00BB58E5">
              <w:rPr>
                <w:rFonts w:asciiTheme="minorEastAsia" w:hAnsiTheme="minorEastAsia"/>
                <w:iCs/>
                <w:szCs w:val="21"/>
                <w:lang w:eastAsia="zh-CN"/>
              </w:rPr>
              <w:t>、进行中、取消；</w:t>
            </w:r>
          </w:p>
        </w:tc>
        <w:tc>
          <w:tcPr>
            <w:tcW w:w="831" w:type="dxa"/>
          </w:tcPr>
          <w:p w:rsidR="006269DA" w:rsidRDefault="006269DA" w:rsidP="008D2B8D">
            <w:pPr>
              <w:overflowPunct w:val="0"/>
              <w:autoSpaceDE w:val="0"/>
              <w:autoSpaceDN w:val="0"/>
              <w:adjustRightInd w:val="0"/>
              <w:ind w:firstLine="402"/>
              <w:textAlignment w:val="baseline"/>
              <w:rPr>
                <w:rFonts w:asciiTheme="minorEastAsia" w:hAnsiTheme="minorEastAsia"/>
                <w:i/>
                <w:color w:val="0000FF"/>
                <w:szCs w:val="21"/>
                <w:lang w:eastAsia="zh-CN"/>
              </w:rPr>
            </w:pPr>
          </w:p>
        </w:tc>
      </w:tr>
    </w:tbl>
    <w:p w:rsidR="004656A0" w:rsidRDefault="004656A0" w:rsidP="004656A0">
      <w:pPr>
        <w:pStyle w:val="20"/>
      </w:pPr>
      <w:bookmarkStart w:id="95" w:name="_Toc457829639"/>
      <w:bookmarkStart w:id="96" w:name="_Toc457987637"/>
      <w:bookmarkStart w:id="97" w:name="_Toc453839647"/>
      <w:r>
        <w:t>4.</w:t>
      </w:r>
      <w:r>
        <w:rPr>
          <w:rFonts w:hint="eastAsia"/>
        </w:rPr>
        <w:t>9</w:t>
      </w:r>
      <w:r w:rsidRPr="00E532DE">
        <w:rPr>
          <w:rFonts w:hint="eastAsia"/>
        </w:rPr>
        <w:t>呆滞</w:t>
      </w:r>
      <w:proofErr w:type="gramStart"/>
      <w:r w:rsidRPr="00E532DE">
        <w:rPr>
          <w:rFonts w:hint="eastAsia"/>
        </w:rPr>
        <w:t>品发布</w:t>
      </w:r>
      <w:proofErr w:type="gramEnd"/>
      <w:r w:rsidRPr="00E532DE">
        <w:rPr>
          <w:rFonts w:hint="eastAsia"/>
        </w:rPr>
        <w:t>信息查询</w:t>
      </w:r>
      <w:r w:rsidRPr="001A3DCC">
        <w:rPr>
          <w:rFonts w:hint="eastAsia"/>
        </w:rPr>
        <w:t>（DMS）</w:t>
      </w:r>
      <w:bookmarkEnd w:id="95"/>
      <w:bookmarkEnd w:id="96"/>
    </w:p>
    <w:p w:rsidR="004656A0" w:rsidRPr="00413C16" w:rsidRDefault="004656A0" w:rsidP="004656A0">
      <w:pPr>
        <w:pStyle w:val="30"/>
        <w:rPr>
          <w:sz w:val="24"/>
        </w:rPr>
      </w:pPr>
      <w:bookmarkStart w:id="98" w:name="_Toc457829640"/>
      <w:bookmarkStart w:id="99" w:name="_Toc457987638"/>
      <w:r w:rsidRPr="00413C16">
        <w:rPr>
          <w:rFonts w:hint="eastAsia"/>
          <w:sz w:val="24"/>
        </w:rPr>
        <w:t>4.</w:t>
      </w:r>
      <w:r>
        <w:rPr>
          <w:rFonts w:hint="eastAsia"/>
          <w:sz w:val="24"/>
        </w:rPr>
        <w:t>9</w:t>
      </w:r>
      <w:r w:rsidRPr="00413C16">
        <w:rPr>
          <w:sz w:val="24"/>
        </w:rPr>
        <w:t>.1</w:t>
      </w:r>
      <w:r w:rsidRPr="00413C16">
        <w:rPr>
          <w:rFonts w:hint="eastAsia"/>
          <w:sz w:val="24"/>
        </w:rPr>
        <w:t>功能概述</w:t>
      </w:r>
      <w:bookmarkEnd w:id="98"/>
      <w:bookmarkEnd w:id="99"/>
    </w:p>
    <w:p w:rsidR="004656A0" w:rsidRPr="000A17EC" w:rsidRDefault="004656A0" w:rsidP="004656A0">
      <w:pPr>
        <w:spacing w:line="300" w:lineRule="auto"/>
        <w:ind w:firstLineChars="200" w:firstLine="420"/>
        <w:rPr>
          <w:rFonts w:asciiTheme="majorEastAsia" w:eastAsiaTheme="majorEastAsia" w:hAnsiTheme="majorEastAsia" w:cs="微软雅黑"/>
          <w:color w:val="000000"/>
          <w:sz w:val="21"/>
          <w:szCs w:val="21"/>
          <w:lang w:val="zh-CN" w:eastAsia="zh-CN"/>
        </w:rPr>
      </w:pPr>
      <w:r>
        <w:rPr>
          <w:rFonts w:asciiTheme="majorEastAsia" w:eastAsiaTheme="majorEastAsia" w:hAnsiTheme="majorEastAsia" w:cs="微软雅黑" w:hint="eastAsia"/>
          <w:color w:val="000000"/>
          <w:sz w:val="21"/>
          <w:szCs w:val="21"/>
          <w:lang w:val="zh-CN" w:eastAsia="zh-CN"/>
        </w:rPr>
        <w:t>1、</w:t>
      </w:r>
      <w:r w:rsidRPr="000A17EC">
        <w:rPr>
          <w:rFonts w:asciiTheme="majorEastAsia" w:eastAsiaTheme="majorEastAsia" w:hAnsiTheme="majorEastAsia" w:cs="微软雅黑" w:hint="eastAsia"/>
          <w:color w:val="000000"/>
          <w:sz w:val="21"/>
          <w:szCs w:val="21"/>
          <w:lang w:val="zh-CN" w:eastAsia="zh-CN"/>
        </w:rPr>
        <w:t>功能菜单路径：</w:t>
      </w:r>
      <w:r>
        <w:rPr>
          <w:rFonts w:cs="Arial" w:hint="eastAsia"/>
          <w:color w:val="333333"/>
          <w:lang w:eastAsia="zh-CN"/>
        </w:rPr>
        <w:t>当前位置：配件管理</w:t>
      </w:r>
      <w:r>
        <w:rPr>
          <w:rFonts w:cs="Arial" w:hint="eastAsia"/>
          <w:color w:val="333333"/>
          <w:lang w:eastAsia="zh-CN"/>
        </w:rPr>
        <w:t> &gt; </w:t>
      </w:r>
      <w:r>
        <w:rPr>
          <w:rFonts w:cs="Arial" w:hint="eastAsia"/>
          <w:color w:val="333333"/>
          <w:lang w:eastAsia="zh-CN"/>
        </w:rPr>
        <w:t>呆滞品管理</w:t>
      </w:r>
      <w:r>
        <w:rPr>
          <w:rFonts w:cs="Arial" w:hint="eastAsia"/>
          <w:color w:val="333333"/>
          <w:lang w:eastAsia="zh-CN"/>
        </w:rPr>
        <w:t> &gt; </w:t>
      </w:r>
      <w:r>
        <w:rPr>
          <w:rFonts w:cs="Arial" w:hint="eastAsia"/>
          <w:color w:val="333333"/>
          <w:lang w:eastAsia="zh-CN"/>
        </w:rPr>
        <w:t>呆滞</w:t>
      </w:r>
      <w:proofErr w:type="gramStart"/>
      <w:r>
        <w:rPr>
          <w:rFonts w:cs="Arial" w:hint="eastAsia"/>
          <w:color w:val="333333"/>
          <w:lang w:eastAsia="zh-CN"/>
        </w:rPr>
        <w:t>品发布</w:t>
      </w:r>
      <w:proofErr w:type="gramEnd"/>
      <w:r>
        <w:rPr>
          <w:rFonts w:cs="Arial" w:hint="eastAsia"/>
          <w:color w:val="333333"/>
          <w:lang w:eastAsia="zh-CN"/>
        </w:rPr>
        <w:t>信息查询；</w:t>
      </w:r>
    </w:p>
    <w:p w:rsidR="004656A0" w:rsidRPr="00C62C10" w:rsidRDefault="004656A0" w:rsidP="004656A0">
      <w:pPr>
        <w:ind w:firstLineChars="200" w:firstLine="420"/>
        <w:rPr>
          <w:lang w:eastAsia="zh-CN"/>
        </w:rPr>
      </w:pPr>
      <w:r>
        <w:rPr>
          <w:rFonts w:asciiTheme="majorEastAsia" w:eastAsiaTheme="majorEastAsia" w:hAnsiTheme="majorEastAsia" w:cs="微软雅黑" w:hint="eastAsia"/>
          <w:color w:val="000000"/>
          <w:sz w:val="21"/>
          <w:szCs w:val="21"/>
          <w:lang w:val="zh-CN" w:eastAsia="zh-CN"/>
        </w:rPr>
        <w:t>2、</w:t>
      </w:r>
      <w:r w:rsidRPr="009A0CC6">
        <w:rPr>
          <w:rFonts w:asciiTheme="majorEastAsia" w:eastAsiaTheme="majorEastAsia" w:hAnsiTheme="majorEastAsia" w:cs="微软雅黑" w:hint="eastAsia"/>
          <w:color w:val="000000"/>
          <w:sz w:val="21"/>
          <w:szCs w:val="21"/>
          <w:lang w:val="zh-CN" w:eastAsia="zh-CN"/>
        </w:rPr>
        <w:t>本功能主要功能为：</w:t>
      </w:r>
      <w:r>
        <w:rPr>
          <w:rFonts w:asciiTheme="majorEastAsia" w:eastAsiaTheme="majorEastAsia" w:hAnsiTheme="majorEastAsia" w:cs="微软雅黑"/>
          <w:color w:val="000000"/>
          <w:sz w:val="21"/>
          <w:szCs w:val="21"/>
          <w:lang w:val="zh-CN" w:eastAsia="zh-CN"/>
        </w:rPr>
        <w:t>经销商或</w:t>
      </w:r>
      <w:r>
        <w:rPr>
          <w:rFonts w:asciiTheme="majorEastAsia" w:eastAsiaTheme="majorEastAsia" w:hAnsiTheme="majorEastAsia" w:cs="微软雅黑" w:hint="eastAsia"/>
          <w:color w:val="000000"/>
          <w:sz w:val="21"/>
          <w:szCs w:val="21"/>
          <w:lang w:val="zh-CN" w:eastAsia="zh-CN"/>
        </w:rPr>
        <w:t>车厂零件</w:t>
      </w:r>
      <w:r>
        <w:rPr>
          <w:rFonts w:asciiTheme="majorEastAsia" w:eastAsiaTheme="majorEastAsia" w:hAnsiTheme="majorEastAsia" w:cs="微软雅黑"/>
          <w:color w:val="000000"/>
          <w:sz w:val="21"/>
          <w:szCs w:val="21"/>
          <w:lang w:val="zh-CN" w:eastAsia="zh-CN"/>
        </w:rPr>
        <w:t>部门</w:t>
      </w:r>
      <w:r>
        <w:rPr>
          <w:rFonts w:asciiTheme="majorEastAsia" w:eastAsiaTheme="majorEastAsia" w:hAnsiTheme="majorEastAsia" w:cs="微软雅黑" w:hint="eastAsia"/>
          <w:color w:val="000000"/>
          <w:sz w:val="21"/>
          <w:szCs w:val="21"/>
          <w:lang w:val="zh-CN" w:eastAsia="zh-CN"/>
        </w:rPr>
        <w:t>可</w:t>
      </w:r>
      <w:r>
        <w:rPr>
          <w:rFonts w:asciiTheme="majorEastAsia" w:eastAsiaTheme="majorEastAsia" w:hAnsiTheme="majorEastAsia" w:cs="微软雅黑"/>
          <w:color w:val="000000"/>
          <w:sz w:val="21"/>
          <w:szCs w:val="21"/>
          <w:lang w:val="zh-CN" w:eastAsia="zh-CN"/>
        </w:rPr>
        <w:t>通过该功能查看所有经销商呆滞</w:t>
      </w:r>
      <w:proofErr w:type="gramStart"/>
      <w:r>
        <w:rPr>
          <w:rFonts w:asciiTheme="majorEastAsia" w:eastAsiaTheme="majorEastAsia" w:hAnsiTheme="majorEastAsia" w:cs="微软雅黑"/>
          <w:color w:val="000000"/>
          <w:sz w:val="21"/>
          <w:szCs w:val="21"/>
          <w:lang w:val="zh-CN" w:eastAsia="zh-CN"/>
        </w:rPr>
        <w:t>品</w:t>
      </w:r>
      <w:r>
        <w:rPr>
          <w:rFonts w:asciiTheme="majorEastAsia" w:eastAsiaTheme="majorEastAsia" w:hAnsiTheme="majorEastAsia" w:cs="微软雅黑" w:hint="eastAsia"/>
          <w:color w:val="000000"/>
          <w:sz w:val="21"/>
          <w:szCs w:val="21"/>
          <w:lang w:val="zh-CN" w:eastAsia="zh-CN"/>
        </w:rPr>
        <w:t>发布</w:t>
      </w:r>
      <w:proofErr w:type="gramEnd"/>
      <w:r>
        <w:rPr>
          <w:rFonts w:asciiTheme="majorEastAsia" w:eastAsiaTheme="majorEastAsia" w:hAnsiTheme="majorEastAsia" w:cs="微软雅黑"/>
          <w:color w:val="000000"/>
          <w:sz w:val="21"/>
          <w:szCs w:val="21"/>
          <w:lang w:val="zh-CN" w:eastAsia="zh-CN"/>
        </w:rPr>
        <w:t>信息</w:t>
      </w:r>
      <w:r>
        <w:rPr>
          <w:rFonts w:asciiTheme="majorEastAsia" w:eastAsiaTheme="majorEastAsia" w:hAnsiTheme="majorEastAsia" w:cs="微软雅黑" w:hint="eastAsia"/>
          <w:color w:val="000000"/>
          <w:sz w:val="21"/>
          <w:szCs w:val="21"/>
          <w:lang w:val="zh-CN" w:eastAsia="zh-CN"/>
        </w:rPr>
        <w:t>；</w:t>
      </w:r>
    </w:p>
    <w:p w:rsidR="004656A0" w:rsidRPr="00413C16" w:rsidRDefault="004656A0" w:rsidP="004656A0">
      <w:pPr>
        <w:pStyle w:val="30"/>
        <w:rPr>
          <w:sz w:val="24"/>
        </w:rPr>
      </w:pPr>
      <w:bookmarkStart w:id="100" w:name="_Toc457829641"/>
      <w:bookmarkStart w:id="101" w:name="_Toc457987639"/>
      <w:r w:rsidRPr="00413C16">
        <w:rPr>
          <w:rFonts w:hint="eastAsia"/>
          <w:sz w:val="24"/>
        </w:rPr>
        <w:lastRenderedPageBreak/>
        <w:t>4.</w:t>
      </w:r>
      <w:r>
        <w:rPr>
          <w:rFonts w:hint="eastAsia"/>
          <w:sz w:val="24"/>
        </w:rPr>
        <w:t>9</w:t>
      </w:r>
      <w:r w:rsidRPr="00413C16">
        <w:rPr>
          <w:rFonts w:hint="eastAsia"/>
          <w:sz w:val="24"/>
        </w:rPr>
        <w:t>.</w:t>
      </w:r>
      <w:r w:rsidRPr="00413C16">
        <w:rPr>
          <w:sz w:val="24"/>
        </w:rPr>
        <w:t>2涉及业务对象</w:t>
      </w:r>
      <w:bookmarkEnd w:id="100"/>
      <w:bookmarkEnd w:id="101"/>
    </w:p>
    <w:p w:rsidR="004656A0" w:rsidRPr="00413C16" w:rsidRDefault="004656A0" w:rsidP="004656A0">
      <w:pPr>
        <w:pStyle w:val="30"/>
        <w:rPr>
          <w:sz w:val="24"/>
        </w:rPr>
      </w:pPr>
      <w:bookmarkStart w:id="102" w:name="_Toc457829642"/>
      <w:bookmarkStart w:id="103" w:name="_Toc457987640"/>
      <w:r w:rsidRPr="00413C16">
        <w:rPr>
          <w:rFonts w:hint="eastAsia"/>
          <w:sz w:val="24"/>
        </w:rPr>
        <w:t>4.</w:t>
      </w:r>
      <w:r>
        <w:rPr>
          <w:rFonts w:hint="eastAsia"/>
          <w:sz w:val="24"/>
        </w:rPr>
        <w:t>9</w:t>
      </w:r>
      <w:r w:rsidRPr="00413C16">
        <w:rPr>
          <w:sz w:val="24"/>
        </w:rPr>
        <w:t>.3业务规则与逻辑说明</w:t>
      </w:r>
      <w:bookmarkEnd w:id="102"/>
      <w:bookmarkEnd w:id="103"/>
    </w:p>
    <w:p w:rsidR="004656A0" w:rsidRPr="00413C16" w:rsidRDefault="004656A0" w:rsidP="004656A0">
      <w:pPr>
        <w:pStyle w:val="30"/>
        <w:rPr>
          <w:sz w:val="24"/>
        </w:rPr>
      </w:pPr>
      <w:bookmarkStart w:id="104" w:name="_Toc457829643"/>
      <w:bookmarkStart w:id="105" w:name="_Toc457987641"/>
      <w:r w:rsidRPr="00413C16">
        <w:rPr>
          <w:rFonts w:hint="eastAsia"/>
          <w:sz w:val="24"/>
        </w:rPr>
        <w:t>4.</w:t>
      </w:r>
      <w:r>
        <w:rPr>
          <w:rFonts w:hint="eastAsia"/>
          <w:sz w:val="24"/>
        </w:rPr>
        <w:t>9</w:t>
      </w:r>
      <w:r w:rsidRPr="00413C16">
        <w:rPr>
          <w:sz w:val="24"/>
        </w:rPr>
        <w:t>.4</w:t>
      </w:r>
      <w:r w:rsidRPr="00413C16">
        <w:rPr>
          <w:rFonts w:hint="eastAsia"/>
          <w:sz w:val="24"/>
        </w:rPr>
        <w:t>主要页面逻辑说明</w:t>
      </w:r>
      <w:bookmarkEnd w:id="104"/>
      <w:bookmarkEnd w:id="105"/>
    </w:p>
    <w:p w:rsidR="004656A0" w:rsidRDefault="004656A0" w:rsidP="004656A0">
      <w:pPr>
        <w:rPr>
          <w:lang w:eastAsia="zh-CN"/>
        </w:rPr>
      </w:pPr>
      <w:r>
        <w:rPr>
          <w:rFonts w:hint="eastAsia"/>
          <w:lang w:eastAsia="zh-CN"/>
        </w:rPr>
        <w:t>经销商可以在</w:t>
      </w:r>
      <w:r>
        <w:rPr>
          <w:rFonts w:hint="eastAsia"/>
          <w:lang w:eastAsia="zh-CN"/>
        </w:rPr>
        <w:t>DMS</w:t>
      </w:r>
      <w:r>
        <w:rPr>
          <w:rFonts w:hint="eastAsia"/>
          <w:lang w:eastAsia="zh-CN"/>
        </w:rPr>
        <w:t>通过集成界面，查看呆滞品交易平台经销商发布的呆滞品信息，并可以进行</w:t>
      </w:r>
    </w:p>
    <w:p w:rsidR="004656A0" w:rsidRDefault="004656A0" w:rsidP="004656A0">
      <w:pPr>
        <w:rPr>
          <w:lang w:eastAsia="zh-CN"/>
        </w:rPr>
      </w:pPr>
      <w:r>
        <w:rPr>
          <w:rFonts w:hint="eastAsia"/>
          <w:lang w:eastAsia="zh-CN"/>
        </w:rPr>
        <w:t>调拨申请，如下图：</w:t>
      </w:r>
    </w:p>
    <w:p w:rsidR="004656A0" w:rsidRPr="00AD4410" w:rsidRDefault="004656A0" w:rsidP="004656A0">
      <w:pPr>
        <w:rPr>
          <w:lang w:eastAsia="zh-CN"/>
        </w:rPr>
      </w:pPr>
      <w:r w:rsidRPr="00AD4410">
        <w:rPr>
          <w:noProof/>
          <w:lang w:eastAsia="zh-CN"/>
        </w:rPr>
        <w:drawing>
          <wp:inline distT="0" distB="0" distL="0" distR="0" wp14:anchorId="39F1378E" wp14:editId="75ED20EB">
            <wp:extent cx="5486400" cy="2630805"/>
            <wp:effectExtent l="19050" t="19050" r="19050" b="17145"/>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630805"/>
                    </a:xfrm>
                    <a:prstGeom prst="rect">
                      <a:avLst/>
                    </a:prstGeom>
                    <a:ln>
                      <a:solidFill>
                        <a:schemeClr val="accent1"/>
                      </a:solidFill>
                    </a:ln>
                  </pic:spPr>
                </pic:pic>
              </a:graphicData>
            </a:graphic>
          </wp:inline>
        </w:drawing>
      </w:r>
    </w:p>
    <w:p w:rsidR="004656A0" w:rsidRDefault="004656A0" w:rsidP="004656A0">
      <w:pPr>
        <w:pStyle w:val="20"/>
      </w:pPr>
      <w:bookmarkStart w:id="106" w:name="_Toc457829644"/>
      <w:bookmarkStart w:id="107" w:name="_Toc457987642"/>
      <w:r>
        <w:t>4.</w:t>
      </w:r>
      <w:r>
        <w:rPr>
          <w:rFonts w:hint="eastAsia"/>
        </w:rPr>
        <w:t>10</w:t>
      </w:r>
      <w:r w:rsidRPr="00E532DE">
        <w:rPr>
          <w:rFonts w:hint="eastAsia"/>
        </w:rPr>
        <w:t>呆滞品交易确认</w:t>
      </w:r>
      <w:r w:rsidRPr="001A3DCC">
        <w:rPr>
          <w:rFonts w:hint="eastAsia"/>
        </w:rPr>
        <w:t>（DMS）</w:t>
      </w:r>
      <w:bookmarkEnd w:id="106"/>
      <w:bookmarkEnd w:id="107"/>
    </w:p>
    <w:p w:rsidR="004656A0" w:rsidRPr="00413C16" w:rsidRDefault="004656A0" w:rsidP="004656A0">
      <w:pPr>
        <w:pStyle w:val="30"/>
        <w:rPr>
          <w:sz w:val="24"/>
        </w:rPr>
      </w:pPr>
      <w:bookmarkStart w:id="108" w:name="_Toc457829645"/>
      <w:bookmarkStart w:id="109" w:name="_Toc457987643"/>
      <w:r w:rsidRPr="00413C16">
        <w:rPr>
          <w:rFonts w:hint="eastAsia"/>
          <w:sz w:val="24"/>
        </w:rPr>
        <w:t>4.</w:t>
      </w:r>
      <w:r>
        <w:rPr>
          <w:rFonts w:hint="eastAsia"/>
          <w:sz w:val="24"/>
        </w:rPr>
        <w:t>10</w:t>
      </w:r>
      <w:r w:rsidRPr="00413C16">
        <w:rPr>
          <w:sz w:val="24"/>
        </w:rPr>
        <w:t>.1</w:t>
      </w:r>
      <w:r w:rsidRPr="00413C16">
        <w:rPr>
          <w:rFonts w:hint="eastAsia"/>
          <w:sz w:val="24"/>
        </w:rPr>
        <w:t>功能概述</w:t>
      </w:r>
      <w:bookmarkEnd w:id="108"/>
      <w:bookmarkEnd w:id="109"/>
    </w:p>
    <w:p w:rsidR="004656A0" w:rsidRPr="000A17EC" w:rsidRDefault="004656A0" w:rsidP="004656A0">
      <w:pPr>
        <w:spacing w:line="300" w:lineRule="auto"/>
        <w:ind w:firstLineChars="200" w:firstLine="420"/>
        <w:rPr>
          <w:rFonts w:asciiTheme="majorEastAsia" w:eastAsiaTheme="majorEastAsia" w:hAnsiTheme="majorEastAsia" w:cs="微软雅黑"/>
          <w:color w:val="000000"/>
          <w:sz w:val="21"/>
          <w:szCs w:val="21"/>
          <w:lang w:val="zh-CN" w:eastAsia="zh-CN"/>
        </w:rPr>
      </w:pPr>
      <w:r>
        <w:rPr>
          <w:rFonts w:asciiTheme="majorEastAsia" w:eastAsiaTheme="majorEastAsia" w:hAnsiTheme="majorEastAsia" w:cs="微软雅黑" w:hint="eastAsia"/>
          <w:color w:val="000000"/>
          <w:sz w:val="21"/>
          <w:szCs w:val="21"/>
          <w:lang w:val="zh-CN" w:eastAsia="zh-CN"/>
        </w:rPr>
        <w:t>1、</w:t>
      </w:r>
      <w:r w:rsidRPr="000A17EC">
        <w:rPr>
          <w:rFonts w:asciiTheme="majorEastAsia" w:eastAsiaTheme="majorEastAsia" w:hAnsiTheme="majorEastAsia" w:cs="微软雅黑" w:hint="eastAsia"/>
          <w:color w:val="000000"/>
          <w:sz w:val="21"/>
          <w:szCs w:val="21"/>
          <w:lang w:val="zh-CN" w:eastAsia="zh-CN"/>
        </w:rPr>
        <w:t>功能菜单路径：</w:t>
      </w:r>
      <w:r w:rsidRPr="0026110B">
        <w:rPr>
          <w:rFonts w:cs="Arial" w:hint="eastAsia"/>
          <w:color w:val="333333"/>
          <w:lang w:eastAsia="zh-CN"/>
        </w:rPr>
        <w:t>当前位置：配件管理</w:t>
      </w:r>
      <w:r w:rsidRPr="0026110B">
        <w:rPr>
          <w:rFonts w:cs="Arial" w:hint="eastAsia"/>
          <w:color w:val="333333"/>
          <w:lang w:eastAsia="zh-CN"/>
        </w:rPr>
        <w:t>&gt;</w:t>
      </w:r>
      <w:r w:rsidRPr="0026110B">
        <w:rPr>
          <w:rFonts w:cs="Arial" w:hint="eastAsia"/>
          <w:color w:val="333333"/>
          <w:lang w:eastAsia="zh-CN"/>
        </w:rPr>
        <w:t>呆滞品管理</w:t>
      </w:r>
      <w:r w:rsidRPr="0026110B">
        <w:rPr>
          <w:rFonts w:cs="Arial" w:hint="eastAsia"/>
          <w:color w:val="333333"/>
          <w:lang w:eastAsia="zh-CN"/>
        </w:rPr>
        <w:t>&gt;</w:t>
      </w:r>
      <w:r w:rsidRPr="0026110B">
        <w:rPr>
          <w:rFonts w:cs="Arial" w:hint="eastAsia"/>
          <w:color w:val="333333"/>
          <w:lang w:eastAsia="zh-CN"/>
        </w:rPr>
        <w:t>呆滞品交易确认</w:t>
      </w:r>
      <w:r>
        <w:rPr>
          <w:rFonts w:cs="Arial" w:hint="eastAsia"/>
          <w:color w:val="333333"/>
          <w:lang w:eastAsia="zh-CN"/>
        </w:rPr>
        <w:t>；</w:t>
      </w:r>
    </w:p>
    <w:p w:rsidR="004656A0" w:rsidRDefault="004656A0" w:rsidP="004656A0">
      <w:pPr>
        <w:spacing w:line="300" w:lineRule="auto"/>
        <w:ind w:firstLineChars="200" w:firstLine="420"/>
        <w:rPr>
          <w:rFonts w:asciiTheme="majorEastAsia" w:eastAsiaTheme="majorEastAsia" w:hAnsiTheme="majorEastAsia" w:cs="微软雅黑"/>
          <w:color w:val="000000"/>
          <w:sz w:val="21"/>
          <w:szCs w:val="21"/>
          <w:lang w:val="zh-CN" w:eastAsia="zh-CN"/>
        </w:rPr>
      </w:pPr>
      <w:r>
        <w:rPr>
          <w:rFonts w:asciiTheme="majorEastAsia" w:eastAsiaTheme="majorEastAsia" w:hAnsiTheme="majorEastAsia" w:cs="微软雅黑" w:hint="eastAsia"/>
          <w:color w:val="000000"/>
          <w:sz w:val="21"/>
          <w:szCs w:val="21"/>
          <w:lang w:val="zh-CN" w:eastAsia="zh-CN"/>
        </w:rPr>
        <w:t>2、</w:t>
      </w:r>
      <w:r w:rsidRPr="009A0CC6">
        <w:rPr>
          <w:rFonts w:asciiTheme="majorEastAsia" w:eastAsiaTheme="majorEastAsia" w:hAnsiTheme="majorEastAsia" w:cs="微软雅黑" w:hint="eastAsia"/>
          <w:color w:val="000000"/>
          <w:sz w:val="21"/>
          <w:szCs w:val="21"/>
          <w:lang w:val="zh-CN" w:eastAsia="zh-CN"/>
        </w:rPr>
        <w:t>本功能主要功能为：</w:t>
      </w:r>
      <w:r>
        <w:rPr>
          <w:rFonts w:asciiTheme="majorEastAsia" w:eastAsiaTheme="majorEastAsia" w:hAnsiTheme="majorEastAsia" w:cs="微软雅黑" w:hint="eastAsia"/>
          <w:color w:val="000000"/>
          <w:sz w:val="21"/>
          <w:szCs w:val="21"/>
          <w:lang w:val="zh-CN" w:eastAsia="zh-CN"/>
        </w:rPr>
        <w:t>调出</w:t>
      </w:r>
      <w:r>
        <w:rPr>
          <w:rFonts w:asciiTheme="majorEastAsia" w:eastAsiaTheme="majorEastAsia" w:hAnsiTheme="majorEastAsia" w:cs="微软雅黑"/>
          <w:color w:val="000000"/>
          <w:sz w:val="21"/>
          <w:szCs w:val="21"/>
          <w:lang w:val="zh-CN" w:eastAsia="zh-CN"/>
        </w:rPr>
        <w:t>经销商查看</w:t>
      </w:r>
      <w:r>
        <w:rPr>
          <w:rFonts w:asciiTheme="majorEastAsia" w:eastAsiaTheme="majorEastAsia" w:hAnsiTheme="majorEastAsia" w:cs="微软雅黑" w:hint="eastAsia"/>
          <w:color w:val="000000"/>
          <w:sz w:val="21"/>
          <w:szCs w:val="21"/>
          <w:lang w:val="zh-CN" w:eastAsia="zh-CN"/>
        </w:rPr>
        <w:t>并确认</w:t>
      </w:r>
      <w:r>
        <w:rPr>
          <w:rFonts w:asciiTheme="majorEastAsia" w:eastAsiaTheme="majorEastAsia" w:hAnsiTheme="majorEastAsia" w:cs="微软雅黑"/>
          <w:color w:val="000000"/>
          <w:sz w:val="21"/>
          <w:szCs w:val="21"/>
          <w:lang w:val="zh-CN" w:eastAsia="zh-CN"/>
        </w:rPr>
        <w:t>呆滞品</w:t>
      </w:r>
      <w:r>
        <w:rPr>
          <w:rFonts w:asciiTheme="majorEastAsia" w:eastAsiaTheme="majorEastAsia" w:hAnsiTheme="majorEastAsia" w:cs="微软雅黑" w:hint="eastAsia"/>
          <w:color w:val="000000"/>
          <w:sz w:val="21"/>
          <w:szCs w:val="21"/>
          <w:lang w:val="zh-CN" w:eastAsia="zh-CN"/>
        </w:rPr>
        <w:t>的调拨</w:t>
      </w:r>
      <w:r>
        <w:rPr>
          <w:rFonts w:asciiTheme="majorEastAsia" w:eastAsiaTheme="majorEastAsia" w:hAnsiTheme="majorEastAsia" w:cs="微软雅黑"/>
          <w:color w:val="000000"/>
          <w:sz w:val="21"/>
          <w:szCs w:val="21"/>
          <w:lang w:val="zh-CN" w:eastAsia="zh-CN"/>
        </w:rPr>
        <w:t>申请</w:t>
      </w:r>
      <w:r>
        <w:rPr>
          <w:rFonts w:asciiTheme="majorEastAsia" w:eastAsiaTheme="majorEastAsia" w:hAnsiTheme="majorEastAsia" w:cs="微软雅黑" w:hint="eastAsia"/>
          <w:color w:val="000000"/>
          <w:sz w:val="21"/>
          <w:szCs w:val="21"/>
          <w:lang w:val="zh-CN" w:eastAsia="zh-CN"/>
        </w:rPr>
        <w:t>信息；</w:t>
      </w:r>
    </w:p>
    <w:p w:rsidR="004656A0" w:rsidRPr="00413C16" w:rsidRDefault="004656A0" w:rsidP="004656A0">
      <w:pPr>
        <w:pStyle w:val="30"/>
        <w:rPr>
          <w:sz w:val="24"/>
        </w:rPr>
      </w:pPr>
      <w:bookmarkStart w:id="110" w:name="_Toc457829646"/>
      <w:bookmarkStart w:id="111" w:name="_Toc457987644"/>
      <w:r w:rsidRPr="00413C16">
        <w:rPr>
          <w:rFonts w:hint="eastAsia"/>
          <w:sz w:val="24"/>
        </w:rPr>
        <w:t>4.</w:t>
      </w:r>
      <w:r w:rsidRPr="00294DBC">
        <w:rPr>
          <w:rFonts w:hint="eastAsia"/>
          <w:sz w:val="24"/>
        </w:rPr>
        <w:t xml:space="preserve"> </w:t>
      </w:r>
      <w:r>
        <w:rPr>
          <w:rFonts w:hint="eastAsia"/>
          <w:sz w:val="24"/>
        </w:rPr>
        <w:t>10</w:t>
      </w:r>
      <w:r w:rsidRPr="00413C16">
        <w:rPr>
          <w:rFonts w:hint="eastAsia"/>
          <w:sz w:val="24"/>
        </w:rPr>
        <w:t>.</w:t>
      </w:r>
      <w:r w:rsidRPr="00413C16">
        <w:rPr>
          <w:sz w:val="24"/>
        </w:rPr>
        <w:t>2涉及业务对象</w:t>
      </w:r>
      <w:bookmarkEnd w:id="110"/>
      <w:bookmarkEnd w:id="111"/>
    </w:p>
    <w:p w:rsidR="004656A0" w:rsidRPr="00413C16" w:rsidRDefault="004656A0" w:rsidP="004656A0">
      <w:pPr>
        <w:pStyle w:val="30"/>
        <w:rPr>
          <w:sz w:val="24"/>
        </w:rPr>
      </w:pPr>
      <w:bookmarkStart w:id="112" w:name="_Toc457829647"/>
      <w:bookmarkStart w:id="113" w:name="_Toc457987645"/>
      <w:r w:rsidRPr="00413C16">
        <w:rPr>
          <w:rFonts w:hint="eastAsia"/>
          <w:sz w:val="24"/>
        </w:rPr>
        <w:t>4.</w:t>
      </w:r>
      <w:r w:rsidRPr="00294DBC">
        <w:rPr>
          <w:rFonts w:hint="eastAsia"/>
          <w:sz w:val="24"/>
        </w:rPr>
        <w:t xml:space="preserve"> </w:t>
      </w:r>
      <w:r>
        <w:rPr>
          <w:rFonts w:hint="eastAsia"/>
          <w:sz w:val="24"/>
        </w:rPr>
        <w:t>10</w:t>
      </w:r>
      <w:r w:rsidRPr="00413C16">
        <w:rPr>
          <w:sz w:val="24"/>
        </w:rPr>
        <w:t>.3业务规则与逻辑说明</w:t>
      </w:r>
      <w:bookmarkEnd w:id="112"/>
      <w:bookmarkEnd w:id="113"/>
    </w:p>
    <w:p w:rsidR="004656A0" w:rsidRPr="00413C16" w:rsidRDefault="004656A0" w:rsidP="004656A0">
      <w:pPr>
        <w:pStyle w:val="30"/>
        <w:rPr>
          <w:sz w:val="24"/>
        </w:rPr>
      </w:pPr>
      <w:bookmarkStart w:id="114" w:name="_Toc457829648"/>
      <w:bookmarkStart w:id="115" w:name="_Toc457987646"/>
      <w:r w:rsidRPr="00413C16">
        <w:rPr>
          <w:rFonts w:hint="eastAsia"/>
          <w:sz w:val="24"/>
        </w:rPr>
        <w:t>4.</w:t>
      </w:r>
      <w:r w:rsidRPr="00294DBC">
        <w:rPr>
          <w:rFonts w:hint="eastAsia"/>
          <w:sz w:val="24"/>
        </w:rPr>
        <w:t xml:space="preserve"> </w:t>
      </w:r>
      <w:r>
        <w:rPr>
          <w:rFonts w:hint="eastAsia"/>
          <w:sz w:val="24"/>
        </w:rPr>
        <w:t>10</w:t>
      </w:r>
      <w:r w:rsidRPr="00413C16">
        <w:rPr>
          <w:sz w:val="24"/>
        </w:rPr>
        <w:t>.4</w:t>
      </w:r>
      <w:r w:rsidRPr="00413C16">
        <w:rPr>
          <w:rFonts w:hint="eastAsia"/>
          <w:sz w:val="24"/>
        </w:rPr>
        <w:t>主要页面逻辑说明</w:t>
      </w:r>
      <w:bookmarkEnd w:id="114"/>
      <w:bookmarkEnd w:id="115"/>
    </w:p>
    <w:p w:rsidR="004656A0" w:rsidRPr="009C64A2" w:rsidRDefault="004656A0" w:rsidP="004656A0">
      <w:pPr>
        <w:ind w:firstLineChars="150" w:firstLine="315"/>
        <w:rPr>
          <w:rFonts w:ascii="宋体" w:hAnsi="宋体"/>
          <w:color w:val="000000"/>
          <w:sz w:val="21"/>
          <w:szCs w:val="21"/>
          <w:lang w:eastAsia="zh-CN"/>
        </w:rPr>
      </w:pPr>
      <w:r w:rsidRPr="009C64A2">
        <w:rPr>
          <w:rFonts w:ascii="宋体" w:hAnsi="宋体" w:hint="eastAsia"/>
          <w:color w:val="000000"/>
          <w:sz w:val="21"/>
          <w:szCs w:val="21"/>
          <w:lang w:eastAsia="zh-CN"/>
        </w:rPr>
        <w:t>（1</w:t>
      </w:r>
      <w:r w:rsidRPr="009C64A2">
        <w:rPr>
          <w:rFonts w:ascii="宋体" w:hAnsi="宋体"/>
          <w:color w:val="000000"/>
          <w:sz w:val="21"/>
          <w:szCs w:val="21"/>
          <w:lang w:eastAsia="zh-CN"/>
        </w:rPr>
        <w:t>）</w:t>
      </w:r>
      <w:r>
        <w:rPr>
          <w:rFonts w:cs="Arial" w:hint="eastAsia"/>
          <w:color w:val="333333"/>
          <w:lang w:eastAsia="zh-CN"/>
        </w:rPr>
        <w:t>当前位置：配件管理</w:t>
      </w:r>
      <w:r>
        <w:rPr>
          <w:rFonts w:cs="Arial" w:hint="eastAsia"/>
          <w:color w:val="333333"/>
          <w:lang w:eastAsia="zh-CN"/>
        </w:rPr>
        <w:t> &gt; </w:t>
      </w:r>
      <w:r>
        <w:rPr>
          <w:rFonts w:cs="Arial" w:hint="eastAsia"/>
          <w:color w:val="333333"/>
          <w:lang w:eastAsia="zh-CN"/>
        </w:rPr>
        <w:t>呆滞品管理</w:t>
      </w:r>
      <w:r>
        <w:rPr>
          <w:rFonts w:cs="Arial" w:hint="eastAsia"/>
          <w:color w:val="333333"/>
          <w:lang w:eastAsia="zh-CN"/>
        </w:rPr>
        <w:t> &gt; </w:t>
      </w:r>
      <w:r>
        <w:rPr>
          <w:rFonts w:cs="Arial" w:hint="eastAsia"/>
          <w:color w:val="333333"/>
          <w:lang w:eastAsia="zh-CN"/>
        </w:rPr>
        <w:t>呆滞品交易确认；</w:t>
      </w:r>
    </w:p>
    <w:p w:rsidR="004656A0" w:rsidRPr="009C64A2" w:rsidRDefault="004656A0" w:rsidP="004656A0">
      <w:pPr>
        <w:ind w:firstLineChars="150" w:firstLine="315"/>
        <w:rPr>
          <w:rFonts w:ascii="宋体" w:hAnsi="宋体"/>
          <w:color w:val="000000"/>
          <w:sz w:val="21"/>
          <w:szCs w:val="21"/>
          <w:lang w:eastAsia="zh-CN"/>
        </w:rPr>
      </w:pPr>
      <w:r w:rsidRPr="009C64A2">
        <w:rPr>
          <w:rFonts w:ascii="宋体" w:hAnsi="宋体" w:hint="eastAsia"/>
          <w:color w:val="000000"/>
          <w:sz w:val="21"/>
          <w:szCs w:val="21"/>
          <w:lang w:eastAsia="zh-CN"/>
        </w:rPr>
        <w:t>（2</w:t>
      </w:r>
      <w:r w:rsidRPr="009C64A2">
        <w:rPr>
          <w:rFonts w:ascii="宋体" w:hAnsi="宋体"/>
          <w:color w:val="000000"/>
          <w:sz w:val="21"/>
          <w:szCs w:val="21"/>
          <w:lang w:eastAsia="zh-CN"/>
        </w:rPr>
        <w:t>）</w:t>
      </w:r>
      <w:r w:rsidRPr="009C64A2">
        <w:rPr>
          <w:rFonts w:ascii="宋体" w:hAnsi="宋体" w:hint="eastAsia"/>
          <w:color w:val="000000"/>
          <w:sz w:val="21"/>
          <w:szCs w:val="21"/>
          <w:lang w:eastAsia="zh-CN"/>
        </w:rPr>
        <w:t>使用</w:t>
      </w:r>
      <w:r w:rsidRPr="009C64A2">
        <w:rPr>
          <w:rFonts w:ascii="宋体" w:hAnsi="宋体"/>
          <w:color w:val="000000"/>
          <w:sz w:val="21"/>
          <w:szCs w:val="21"/>
          <w:lang w:eastAsia="zh-CN"/>
        </w:rPr>
        <w:t>角色：</w:t>
      </w:r>
      <w:r>
        <w:rPr>
          <w:rFonts w:ascii="宋体" w:hAnsi="宋体" w:hint="eastAsia"/>
          <w:color w:val="000000"/>
          <w:sz w:val="21"/>
          <w:szCs w:val="21"/>
          <w:lang w:eastAsia="zh-CN"/>
        </w:rPr>
        <w:t>经销商；</w:t>
      </w:r>
    </w:p>
    <w:p w:rsidR="004656A0" w:rsidRDefault="004656A0" w:rsidP="004656A0">
      <w:pPr>
        <w:ind w:firstLineChars="150" w:firstLine="315"/>
        <w:rPr>
          <w:rFonts w:ascii="宋体" w:hAnsi="宋体"/>
          <w:color w:val="000000"/>
          <w:sz w:val="21"/>
          <w:szCs w:val="21"/>
          <w:lang w:eastAsia="zh-CN"/>
        </w:rPr>
      </w:pPr>
      <w:r w:rsidRPr="009C64A2">
        <w:rPr>
          <w:rFonts w:ascii="宋体" w:hAnsi="宋体" w:hint="eastAsia"/>
          <w:color w:val="000000"/>
          <w:sz w:val="21"/>
          <w:szCs w:val="21"/>
          <w:lang w:eastAsia="zh-CN"/>
        </w:rPr>
        <w:t>（3</w:t>
      </w:r>
      <w:r w:rsidRPr="009C64A2">
        <w:rPr>
          <w:rFonts w:ascii="宋体" w:hAnsi="宋体"/>
          <w:color w:val="000000"/>
          <w:sz w:val="21"/>
          <w:szCs w:val="21"/>
          <w:lang w:eastAsia="zh-CN"/>
        </w:rPr>
        <w:t>）</w:t>
      </w:r>
      <w:r w:rsidRPr="009C64A2">
        <w:rPr>
          <w:rFonts w:ascii="宋体" w:hAnsi="宋体" w:hint="eastAsia"/>
          <w:color w:val="000000"/>
          <w:sz w:val="21"/>
          <w:szCs w:val="21"/>
          <w:lang w:eastAsia="zh-CN"/>
        </w:rPr>
        <w:t>登录</w:t>
      </w:r>
      <w:r>
        <w:rPr>
          <w:rFonts w:ascii="宋体" w:hAnsi="宋体" w:hint="eastAsia"/>
          <w:color w:val="000000"/>
          <w:sz w:val="21"/>
          <w:szCs w:val="21"/>
          <w:lang w:eastAsia="zh-CN"/>
        </w:rPr>
        <w:t>DCS</w:t>
      </w:r>
      <w:r w:rsidRPr="009C64A2">
        <w:rPr>
          <w:rFonts w:ascii="宋体" w:hAnsi="宋体" w:hint="eastAsia"/>
          <w:color w:val="000000"/>
          <w:sz w:val="21"/>
          <w:szCs w:val="21"/>
          <w:lang w:eastAsia="zh-CN"/>
        </w:rPr>
        <w:t>系统</w:t>
      </w:r>
      <w:r w:rsidRPr="009C64A2">
        <w:rPr>
          <w:rFonts w:ascii="宋体" w:hAnsi="宋体"/>
          <w:color w:val="000000"/>
          <w:sz w:val="21"/>
          <w:szCs w:val="21"/>
          <w:lang w:eastAsia="zh-CN"/>
        </w:rPr>
        <w:t>，</w:t>
      </w:r>
      <w:r w:rsidRPr="007D0E1F">
        <w:rPr>
          <w:rFonts w:ascii="宋体" w:hAnsi="宋体" w:hint="eastAsia"/>
          <w:color w:val="000000"/>
          <w:sz w:val="21"/>
          <w:szCs w:val="21"/>
          <w:lang w:eastAsia="zh-CN"/>
        </w:rPr>
        <w:t>当前位置：配件管理 &gt; 呆滞品管理 &gt; 呆滞品交易确认</w:t>
      </w:r>
      <w:r w:rsidRPr="009C64A2">
        <w:rPr>
          <w:rFonts w:ascii="宋体" w:hAnsi="宋体" w:hint="eastAsia"/>
          <w:color w:val="000000"/>
          <w:sz w:val="21"/>
          <w:szCs w:val="21"/>
          <w:lang w:eastAsia="zh-CN"/>
        </w:rPr>
        <w:t>，</w:t>
      </w:r>
      <w:r w:rsidRPr="009C64A2">
        <w:rPr>
          <w:rFonts w:ascii="宋体" w:hAnsi="宋体"/>
          <w:color w:val="000000"/>
          <w:sz w:val="21"/>
          <w:szCs w:val="21"/>
          <w:lang w:eastAsia="zh-CN"/>
        </w:rPr>
        <w:t>进入</w:t>
      </w:r>
      <w:r w:rsidRPr="007D0E1F">
        <w:rPr>
          <w:rFonts w:ascii="宋体" w:hAnsi="宋体" w:hint="eastAsia"/>
          <w:color w:val="000000"/>
          <w:sz w:val="21"/>
          <w:szCs w:val="21"/>
          <w:lang w:eastAsia="zh-CN"/>
        </w:rPr>
        <w:t>呆滞品交易确认</w:t>
      </w:r>
      <w:r w:rsidRPr="009C64A2">
        <w:rPr>
          <w:rFonts w:ascii="宋体" w:hAnsi="宋体"/>
          <w:color w:val="000000"/>
          <w:sz w:val="21"/>
          <w:szCs w:val="21"/>
          <w:lang w:eastAsia="zh-CN"/>
        </w:rPr>
        <w:t>主页面，</w:t>
      </w:r>
      <w:r w:rsidRPr="009C64A2">
        <w:rPr>
          <w:rFonts w:ascii="宋体" w:hAnsi="宋体" w:hint="eastAsia"/>
          <w:color w:val="000000"/>
          <w:sz w:val="21"/>
          <w:szCs w:val="21"/>
          <w:lang w:eastAsia="zh-CN"/>
        </w:rPr>
        <w:t>如</w:t>
      </w:r>
      <w:r>
        <w:rPr>
          <w:rFonts w:ascii="宋体" w:hAnsi="宋体" w:hint="eastAsia"/>
          <w:color w:val="000000"/>
          <w:sz w:val="21"/>
          <w:szCs w:val="21"/>
          <w:lang w:eastAsia="zh-CN"/>
        </w:rPr>
        <w:t>下</w:t>
      </w:r>
      <w:r w:rsidRPr="009C64A2">
        <w:rPr>
          <w:rFonts w:ascii="宋体" w:hAnsi="宋体" w:hint="eastAsia"/>
          <w:color w:val="000000"/>
          <w:sz w:val="21"/>
          <w:szCs w:val="21"/>
          <w:lang w:eastAsia="zh-CN"/>
        </w:rPr>
        <w:t>图4.</w:t>
      </w:r>
      <w:r>
        <w:rPr>
          <w:rFonts w:ascii="宋体" w:hAnsi="宋体" w:hint="eastAsia"/>
          <w:color w:val="000000"/>
          <w:sz w:val="21"/>
          <w:szCs w:val="21"/>
          <w:lang w:eastAsia="zh-CN"/>
        </w:rPr>
        <w:t>10</w:t>
      </w:r>
      <w:r w:rsidRPr="009C64A2">
        <w:rPr>
          <w:rFonts w:ascii="宋体" w:hAnsi="宋体" w:hint="eastAsia"/>
          <w:color w:val="000000"/>
          <w:sz w:val="21"/>
          <w:szCs w:val="21"/>
          <w:lang w:eastAsia="zh-CN"/>
        </w:rPr>
        <w:t>.4</w:t>
      </w:r>
      <w:r w:rsidRPr="009C64A2">
        <w:rPr>
          <w:rFonts w:ascii="宋体" w:hAnsi="宋体"/>
          <w:color w:val="000000"/>
          <w:sz w:val="21"/>
          <w:szCs w:val="21"/>
          <w:lang w:eastAsia="zh-CN"/>
        </w:rPr>
        <w:t>-1</w:t>
      </w:r>
      <w:r w:rsidRPr="009C64A2">
        <w:rPr>
          <w:rFonts w:ascii="宋体" w:hAnsi="宋体" w:hint="eastAsia"/>
          <w:color w:val="000000"/>
          <w:sz w:val="21"/>
          <w:szCs w:val="21"/>
          <w:lang w:eastAsia="zh-CN"/>
        </w:rPr>
        <w:t>所示</w:t>
      </w:r>
      <w:r w:rsidRPr="009C64A2">
        <w:rPr>
          <w:rFonts w:ascii="宋体" w:hAnsi="宋体"/>
          <w:color w:val="000000"/>
          <w:sz w:val="21"/>
          <w:szCs w:val="21"/>
          <w:lang w:eastAsia="zh-CN"/>
        </w:rPr>
        <w:t>：</w:t>
      </w:r>
    </w:p>
    <w:p w:rsidR="004656A0" w:rsidRPr="00880F5B" w:rsidRDefault="004656A0" w:rsidP="004656A0">
      <w:pPr>
        <w:spacing w:line="300" w:lineRule="auto"/>
        <w:rPr>
          <w:noProof/>
          <w:lang w:eastAsia="zh-CN"/>
        </w:rPr>
      </w:pPr>
      <w:r>
        <w:rPr>
          <w:noProof/>
          <w:lang w:eastAsia="zh-CN"/>
        </w:rPr>
        <w:lastRenderedPageBreak/>
        <w:drawing>
          <wp:inline distT="0" distB="0" distL="0" distR="0" wp14:anchorId="7C395026" wp14:editId="3DC4AB28">
            <wp:extent cx="5486400" cy="2634615"/>
            <wp:effectExtent l="19050" t="19050" r="0" b="0"/>
            <wp:docPr id="2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634615"/>
                    </a:xfrm>
                    <a:prstGeom prst="rect">
                      <a:avLst/>
                    </a:prstGeom>
                    <a:ln>
                      <a:solidFill>
                        <a:schemeClr val="accent1"/>
                      </a:solidFill>
                    </a:ln>
                  </pic:spPr>
                </pic:pic>
              </a:graphicData>
            </a:graphic>
          </wp:inline>
        </w:drawing>
      </w:r>
    </w:p>
    <w:p w:rsidR="004656A0" w:rsidRDefault="004656A0" w:rsidP="004656A0">
      <w:pPr>
        <w:rPr>
          <w:lang w:eastAsia="zh-CN"/>
        </w:rPr>
      </w:pPr>
    </w:p>
    <w:tbl>
      <w:tblPr>
        <w:tblStyle w:val="af"/>
        <w:tblW w:w="8856" w:type="dxa"/>
        <w:tblLayout w:type="fixed"/>
        <w:tblLook w:val="04A0" w:firstRow="1" w:lastRow="0" w:firstColumn="1" w:lastColumn="0" w:noHBand="0" w:noVBand="1"/>
      </w:tblPr>
      <w:tblGrid>
        <w:gridCol w:w="2542"/>
        <w:gridCol w:w="5483"/>
        <w:gridCol w:w="831"/>
      </w:tblGrid>
      <w:tr w:rsidR="004656A0" w:rsidTr="003A0440">
        <w:tc>
          <w:tcPr>
            <w:tcW w:w="8856" w:type="dxa"/>
            <w:gridSpan w:val="3"/>
            <w:shd w:val="clear" w:color="auto" w:fill="FFFF00"/>
          </w:tcPr>
          <w:p w:rsidR="004656A0" w:rsidRDefault="004656A0" w:rsidP="003A0440">
            <w:pPr>
              <w:overflowPunct w:val="0"/>
              <w:autoSpaceDE w:val="0"/>
              <w:autoSpaceDN w:val="0"/>
              <w:adjustRightInd w:val="0"/>
              <w:textAlignment w:val="baseline"/>
              <w:rPr>
                <w:rFonts w:asciiTheme="minorEastAsia" w:hAnsiTheme="minorEastAsia"/>
                <w:b/>
                <w:szCs w:val="21"/>
                <w:lang w:eastAsia="zh-CN"/>
              </w:rPr>
            </w:pPr>
            <w:r>
              <w:rPr>
                <w:rFonts w:asciiTheme="minorEastAsia" w:hAnsiTheme="minorEastAsia" w:hint="eastAsia"/>
                <w:b/>
                <w:szCs w:val="21"/>
                <w:lang w:eastAsia="zh-CN"/>
              </w:rPr>
              <w:t>《呆滞品交易确认</w:t>
            </w:r>
            <w:r>
              <w:rPr>
                <w:rFonts w:asciiTheme="minorEastAsia" w:hAnsiTheme="minorEastAsia"/>
                <w:b/>
                <w:szCs w:val="21"/>
                <w:lang w:eastAsia="zh-CN"/>
              </w:rPr>
              <w:t>主页面</w:t>
            </w:r>
            <w:r>
              <w:rPr>
                <w:rFonts w:asciiTheme="minorEastAsia" w:hAnsiTheme="minorEastAsia" w:hint="eastAsia"/>
                <w:b/>
                <w:szCs w:val="21"/>
                <w:lang w:eastAsia="zh-CN"/>
              </w:rPr>
              <w:t>》</w:t>
            </w:r>
          </w:p>
        </w:tc>
      </w:tr>
      <w:tr w:rsidR="004656A0" w:rsidTr="003A0440">
        <w:tc>
          <w:tcPr>
            <w:tcW w:w="2542" w:type="dxa"/>
            <w:shd w:val="clear" w:color="auto" w:fill="FFFF00"/>
          </w:tcPr>
          <w:p w:rsidR="004656A0" w:rsidRDefault="004656A0" w:rsidP="003A0440">
            <w:pPr>
              <w:overflowPunct w:val="0"/>
              <w:autoSpaceDE w:val="0"/>
              <w:autoSpaceDN w:val="0"/>
              <w:adjustRightInd w:val="0"/>
              <w:textAlignment w:val="baseline"/>
              <w:rPr>
                <w:rFonts w:asciiTheme="minorEastAsia" w:hAnsiTheme="minorEastAsia"/>
                <w:b/>
                <w:szCs w:val="21"/>
                <w:lang w:eastAsia="zh-CN"/>
              </w:rPr>
            </w:pPr>
            <w:r>
              <w:rPr>
                <w:rFonts w:asciiTheme="minorEastAsia" w:hAnsiTheme="minorEastAsia" w:hint="eastAsia"/>
                <w:b/>
                <w:szCs w:val="21"/>
              </w:rPr>
              <w:t>页面编号：</w:t>
            </w:r>
            <w:r w:rsidRPr="00B63091">
              <w:rPr>
                <w:rFonts w:asciiTheme="minorEastAsia" w:hAnsiTheme="minorEastAsia"/>
                <w:b/>
                <w:szCs w:val="21"/>
              </w:rPr>
              <w:t>4.</w:t>
            </w:r>
            <w:r>
              <w:rPr>
                <w:rFonts w:asciiTheme="minorEastAsia" w:hAnsiTheme="minorEastAsia" w:hint="eastAsia"/>
                <w:b/>
                <w:szCs w:val="21"/>
                <w:lang w:eastAsia="zh-CN"/>
              </w:rPr>
              <w:t>10</w:t>
            </w:r>
            <w:r>
              <w:rPr>
                <w:rFonts w:asciiTheme="minorEastAsia" w:hAnsiTheme="minorEastAsia"/>
                <w:b/>
                <w:szCs w:val="21"/>
              </w:rPr>
              <w:t>.4-</w:t>
            </w:r>
            <w:r>
              <w:rPr>
                <w:rFonts w:asciiTheme="minorEastAsia" w:hAnsiTheme="minorEastAsia" w:hint="eastAsia"/>
                <w:b/>
                <w:szCs w:val="21"/>
                <w:lang w:eastAsia="zh-CN"/>
              </w:rPr>
              <w:t>1</w:t>
            </w:r>
          </w:p>
        </w:tc>
        <w:tc>
          <w:tcPr>
            <w:tcW w:w="5483" w:type="dxa"/>
            <w:shd w:val="clear" w:color="auto" w:fill="FFFF00"/>
          </w:tcPr>
          <w:p w:rsidR="004656A0" w:rsidRDefault="004656A0" w:rsidP="003A0440">
            <w:pPr>
              <w:overflowPunct w:val="0"/>
              <w:autoSpaceDE w:val="0"/>
              <w:autoSpaceDN w:val="0"/>
              <w:adjustRightInd w:val="0"/>
              <w:textAlignment w:val="baseline"/>
              <w:rPr>
                <w:rFonts w:asciiTheme="minorEastAsia" w:hAnsiTheme="minorEastAsia"/>
                <w:b/>
                <w:szCs w:val="21"/>
              </w:rPr>
            </w:pPr>
            <w:proofErr w:type="spellStart"/>
            <w:r>
              <w:rPr>
                <w:rFonts w:asciiTheme="minorEastAsia" w:hAnsiTheme="minorEastAsia" w:hint="eastAsia"/>
                <w:b/>
                <w:szCs w:val="21"/>
              </w:rPr>
              <w:t>逻辑明细</w:t>
            </w:r>
            <w:proofErr w:type="spellEnd"/>
          </w:p>
        </w:tc>
        <w:tc>
          <w:tcPr>
            <w:tcW w:w="831" w:type="dxa"/>
            <w:shd w:val="clear" w:color="auto" w:fill="FFFF00"/>
          </w:tcPr>
          <w:p w:rsidR="004656A0" w:rsidRDefault="004656A0" w:rsidP="003A0440">
            <w:pPr>
              <w:overflowPunct w:val="0"/>
              <w:autoSpaceDE w:val="0"/>
              <w:autoSpaceDN w:val="0"/>
              <w:adjustRightInd w:val="0"/>
              <w:textAlignment w:val="baseline"/>
              <w:rPr>
                <w:rFonts w:asciiTheme="minorEastAsia" w:hAnsiTheme="minorEastAsia"/>
                <w:b/>
                <w:szCs w:val="21"/>
              </w:rPr>
            </w:pPr>
            <w:proofErr w:type="spellStart"/>
            <w:r>
              <w:rPr>
                <w:rFonts w:asciiTheme="minorEastAsia" w:hAnsiTheme="minorEastAsia" w:hint="eastAsia"/>
                <w:b/>
                <w:szCs w:val="21"/>
              </w:rPr>
              <w:t>备注</w:t>
            </w:r>
            <w:proofErr w:type="spellEnd"/>
          </w:p>
        </w:tc>
      </w:tr>
      <w:tr w:rsidR="004656A0" w:rsidTr="003A0440">
        <w:tc>
          <w:tcPr>
            <w:tcW w:w="2542" w:type="dxa"/>
          </w:tcPr>
          <w:p w:rsidR="004656A0" w:rsidRDefault="004656A0" w:rsidP="003A0440">
            <w:pPr>
              <w:overflowPunct w:val="0"/>
              <w:autoSpaceDE w:val="0"/>
              <w:autoSpaceDN w:val="0"/>
              <w:adjustRightInd w:val="0"/>
              <w:textAlignment w:val="baseline"/>
              <w:rPr>
                <w:rFonts w:asciiTheme="minorEastAsia" w:hAnsiTheme="minorEastAsia"/>
                <w:szCs w:val="21"/>
              </w:rPr>
            </w:pPr>
            <w:proofErr w:type="spellStart"/>
            <w:r>
              <w:rPr>
                <w:rFonts w:asciiTheme="minorEastAsia" w:hAnsiTheme="minorEastAsia" w:hint="eastAsia"/>
                <w:szCs w:val="21"/>
              </w:rPr>
              <w:t>页面初始化</w:t>
            </w:r>
            <w:proofErr w:type="spellEnd"/>
          </w:p>
        </w:tc>
        <w:tc>
          <w:tcPr>
            <w:tcW w:w="5483" w:type="dxa"/>
          </w:tcPr>
          <w:p w:rsidR="004656A0" w:rsidRDefault="004656A0" w:rsidP="003A0440">
            <w:pPr>
              <w:overflowPunct w:val="0"/>
              <w:autoSpaceDE w:val="0"/>
              <w:autoSpaceDN w:val="0"/>
              <w:adjustRightInd w:val="0"/>
              <w:textAlignment w:val="baseline"/>
              <w:rPr>
                <w:rFonts w:asciiTheme="minorEastAsia" w:hAnsiTheme="minorEastAsia"/>
                <w:iCs/>
                <w:szCs w:val="21"/>
                <w:lang w:eastAsia="zh-CN"/>
              </w:rPr>
            </w:pPr>
            <w:r>
              <w:rPr>
                <w:rFonts w:asciiTheme="minorEastAsia" w:hAnsiTheme="minorEastAsia" w:hint="eastAsia"/>
                <w:iCs/>
                <w:szCs w:val="21"/>
                <w:lang w:eastAsia="zh-CN"/>
              </w:rPr>
              <w:t>初始</w:t>
            </w:r>
            <w:r>
              <w:rPr>
                <w:rFonts w:asciiTheme="minorEastAsia" w:hAnsiTheme="minorEastAsia"/>
                <w:iCs/>
                <w:szCs w:val="21"/>
                <w:lang w:eastAsia="zh-CN"/>
              </w:rPr>
              <w:t>页面</w:t>
            </w:r>
            <w:r>
              <w:rPr>
                <w:rFonts w:asciiTheme="minorEastAsia" w:hAnsiTheme="minorEastAsia" w:hint="eastAsia"/>
                <w:iCs/>
                <w:szCs w:val="21"/>
                <w:lang w:eastAsia="zh-CN"/>
              </w:rPr>
              <w:t>默认只显示</w:t>
            </w:r>
            <w:r>
              <w:rPr>
                <w:rFonts w:asciiTheme="minorEastAsia" w:hAnsiTheme="minorEastAsia"/>
                <w:iCs/>
                <w:szCs w:val="21"/>
                <w:lang w:eastAsia="zh-CN"/>
              </w:rPr>
              <w:t>查询条件；</w:t>
            </w:r>
          </w:p>
        </w:tc>
        <w:tc>
          <w:tcPr>
            <w:tcW w:w="831" w:type="dxa"/>
          </w:tcPr>
          <w:p w:rsidR="004656A0" w:rsidRDefault="004656A0" w:rsidP="003A0440">
            <w:pPr>
              <w:overflowPunct w:val="0"/>
              <w:autoSpaceDE w:val="0"/>
              <w:autoSpaceDN w:val="0"/>
              <w:adjustRightInd w:val="0"/>
              <w:ind w:firstLine="402"/>
              <w:textAlignment w:val="baseline"/>
              <w:rPr>
                <w:rFonts w:asciiTheme="minorEastAsia" w:hAnsiTheme="minorEastAsia"/>
                <w:i/>
                <w:color w:val="0000FF"/>
                <w:szCs w:val="21"/>
                <w:lang w:eastAsia="zh-CN"/>
              </w:rPr>
            </w:pPr>
          </w:p>
        </w:tc>
      </w:tr>
      <w:tr w:rsidR="004656A0" w:rsidTr="003A0440">
        <w:tc>
          <w:tcPr>
            <w:tcW w:w="2542" w:type="dxa"/>
          </w:tcPr>
          <w:p w:rsidR="004656A0" w:rsidRDefault="004656A0" w:rsidP="003A0440">
            <w:pPr>
              <w:overflowPunct w:val="0"/>
              <w:autoSpaceDE w:val="0"/>
              <w:autoSpaceDN w:val="0"/>
              <w:adjustRightInd w:val="0"/>
              <w:textAlignment w:val="baseline"/>
              <w:rPr>
                <w:rFonts w:asciiTheme="minorEastAsia" w:hAnsiTheme="minorEastAsia"/>
                <w:szCs w:val="21"/>
                <w:lang w:eastAsia="zh-CN"/>
              </w:rPr>
            </w:pPr>
            <w:r>
              <w:rPr>
                <w:rFonts w:asciiTheme="minorEastAsia" w:hAnsiTheme="minorEastAsia" w:hint="eastAsia"/>
                <w:szCs w:val="21"/>
                <w:lang w:eastAsia="zh-CN"/>
              </w:rPr>
              <w:t>查询</w:t>
            </w:r>
            <w:r>
              <w:rPr>
                <w:rFonts w:asciiTheme="minorEastAsia" w:hAnsiTheme="minorEastAsia"/>
                <w:szCs w:val="21"/>
                <w:lang w:eastAsia="zh-CN"/>
              </w:rPr>
              <w:t>条件</w:t>
            </w:r>
          </w:p>
        </w:tc>
        <w:tc>
          <w:tcPr>
            <w:tcW w:w="5483" w:type="dxa"/>
          </w:tcPr>
          <w:p w:rsidR="004656A0" w:rsidRPr="003F1935" w:rsidRDefault="004656A0" w:rsidP="003A0440">
            <w:pPr>
              <w:overflowPunct w:val="0"/>
              <w:autoSpaceDE w:val="0"/>
              <w:autoSpaceDN w:val="0"/>
              <w:adjustRightInd w:val="0"/>
              <w:textAlignment w:val="baseline"/>
              <w:rPr>
                <w:rFonts w:asciiTheme="minorEastAsia" w:hAnsiTheme="minorEastAsia"/>
                <w:b/>
                <w:iCs/>
                <w:szCs w:val="21"/>
                <w:lang w:eastAsia="zh-CN"/>
              </w:rPr>
            </w:pPr>
            <w:r>
              <w:rPr>
                <w:rFonts w:asciiTheme="minorEastAsia" w:hAnsiTheme="minorEastAsia" w:hint="eastAsia"/>
                <w:b/>
                <w:iCs/>
                <w:szCs w:val="21"/>
                <w:lang w:eastAsia="zh-CN"/>
              </w:rPr>
              <w:t>申请</w:t>
            </w:r>
            <w:r w:rsidRPr="003F1935">
              <w:rPr>
                <w:rFonts w:asciiTheme="minorEastAsia" w:hAnsiTheme="minorEastAsia" w:hint="eastAsia"/>
                <w:b/>
                <w:iCs/>
                <w:szCs w:val="21"/>
                <w:lang w:eastAsia="zh-CN"/>
              </w:rPr>
              <w:t>时间：</w:t>
            </w:r>
            <w:r w:rsidRPr="003F1935">
              <w:rPr>
                <w:rFonts w:asciiTheme="minorEastAsia" w:hAnsiTheme="minorEastAsia" w:hint="eastAsia"/>
                <w:iCs/>
                <w:szCs w:val="21"/>
                <w:lang w:eastAsia="zh-CN"/>
              </w:rPr>
              <w:t>日期范围，如2016</w:t>
            </w:r>
            <w:r w:rsidRPr="003F1935">
              <w:rPr>
                <w:rFonts w:asciiTheme="minorEastAsia" w:hAnsiTheme="minorEastAsia"/>
                <w:iCs/>
                <w:szCs w:val="21"/>
                <w:lang w:eastAsia="zh-CN"/>
              </w:rPr>
              <w:t>-07-01</w:t>
            </w:r>
            <w:r w:rsidRPr="003F1935">
              <w:rPr>
                <w:rFonts w:asciiTheme="minorEastAsia" w:hAnsiTheme="minorEastAsia" w:hint="eastAsia"/>
                <w:iCs/>
                <w:szCs w:val="21"/>
                <w:lang w:eastAsia="zh-CN"/>
              </w:rPr>
              <w:t>至2016</w:t>
            </w:r>
            <w:r w:rsidRPr="003F1935">
              <w:rPr>
                <w:rFonts w:asciiTheme="minorEastAsia" w:hAnsiTheme="minorEastAsia"/>
                <w:iCs/>
                <w:szCs w:val="21"/>
                <w:lang w:eastAsia="zh-CN"/>
              </w:rPr>
              <w:t>-07-28；</w:t>
            </w:r>
          </w:p>
          <w:p w:rsidR="004656A0" w:rsidRDefault="004656A0" w:rsidP="003A0440">
            <w:pPr>
              <w:overflowPunct w:val="0"/>
              <w:autoSpaceDE w:val="0"/>
              <w:autoSpaceDN w:val="0"/>
              <w:adjustRightInd w:val="0"/>
              <w:textAlignment w:val="baseline"/>
              <w:rPr>
                <w:rFonts w:asciiTheme="minorEastAsia" w:hAnsiTheme="minorEastAsia"/>
                <w:iCs/>
                <w:szCs w:val="21"/>
                <w:lang w:eastAsia="zh-CN"/>
              </w:rPr>
            </w:pPr>
            <w:r>
              <w:rPr>
                <w:rFonts w:asciiTheme="minorEastAsia" w:hAnsiTheme="minorEastAsia" w:hint="eastAsia"/>
                <w:b/>
                <w:iCs/>
                <w:szCs w:val="21"/>
                <w:lang w:eastAsia="zh-CN"/>
              </w:rPr>
              <w:t>申请</w:t>
            </w:r>
            <w:r>
              <w:rPr>
                <w:rFonts w:asciiTheme="minorEastAsia" w:hAnsiTheme="minorEastAsia"/>
                <w:b/>
                <w:iCs/>
                <w:szCs w:val="21"/>
                <w:lang w:eastAsia="zh-CN"/>
              </w:rPr>
              <w:t>经销商</w:t>
            </w:r>
            <w:r w:rsidRPr="003F1935">
              <w:rPr>
                <w:rFonts w:asciiTheme="minorEastAsia" w:hAnsiTheme="minorEastAsia" w:hint="eastAsia"/>
                <w:b/>
                <w:iCs/>
                <w:szCs w:val="21"/>
                <w:lang w:eastAsia="zh-CN"/>
              </w:rPr>
              <w:t>：</w:t>
            </w:r>
            <w:r>
              <w:rPr>
                <w:rFonts w:asciiTheme="minorEastAsia" w:hAnsiTheme="minorEastAsia" w:hint="eastAsia"/>
                <w:iCs/>
                <w:szCs w:val="21"/>
                <w:lang w:eastAsia="zh-CN"/>
              </w:rPr>
              <w:t>精确</w:t>
            </w:r>
            <w:r>
              <w:rPr>
                <w:rFonts w:asciiTheme="minorEastAsia" w:hAnsiTheme="minorEastAsia"/>
                <w:iCs/>
                <w:szCs w:val="21"/>
                <w:lang w:eastAsia="zh-CN"/>
              </w:rPr>
              <w:t>查找带回</w:t>
            </w:r>
            <w:r w:rsidRPr="003F1935">
              <w:rPr>
                <w:rFonts w:asciiTheme="minorEastAsia" w:hAnsiTheme="minorEastAsia"/>
                <w:iCs/>
                <w:szCs w:val="21"/>
                <w:lang w:eastAsia="zh-CN"/>
              </w:rPr>
              <w:t>；</w:t>
            </w:r>
          </w:p>
          <w:p w:rsidR="004656A0" w:rsidRPr="00022C19" w:rsidRDefault="004656A0" w:rsidP="003A0440">
            <w:pPr>
              <w:overflowPunct w:val="0"/>
              <w:autoSpaceDE w:val="0"/>
              <w:autoSpaceDN w:val="0"/>
              <w:adjustRightInd w:val="0"/>
              <w:textAlignment w:val="baseline"/>
              <w:rPr>
                <w:rFonts w:asciiTheme="minorEastAsia" w:hAnsiTheme="minorEastAsia"/>
                <w:b/>
                <w:iCs/>
                <w:szCs w:val="21"/>
                <w:lang w:eastAsia="zh-CN"/>
              </w:rPr>
            </w:pPr>
            <w:r w:rsidRPr="00022C19">
              <w:rPr>
                <w:rFonts w:asciiTheme="minorEastAsia" w:hAnsiTheme="minorEastAsia" w:hint="eastAsia"/>
                <w:b/>
                <w:iCs/>
                <w:szCs w:val="21"/>
                <w:lang w:eastAsia="zh-CN"/>
              </w:rPr>
              <w:t>配件</w:t>
            </w:r>
            <w:r w:rsidRPr="00022C19">
              <w:rPr>
                <w:rFonts w:asciiTheme="minorEastAsia" w:hAnsiTheme="minorEastAsia"/>
                <w:b/>
                <w:iCs/>
                <w:szCs w:val="21"/>
                <w:lang w:eastAsia="zh-CN"/>
              </w:rPr>
              <w:t>代码：</w:t>
            </w:r>
            <w:r w:rsidRPr="00022C19">
              <w:rPr>
                <w:rFonts w:asciiTheme="minorEastAsia" w:hAnsiTheme="minorEastAsia" w:hint="eastAsia"/>
                <w:iCs/>
                <w:szCs w:val="21"/>
                <w:lang w:eastAsia="zh-CN"/>
              </w:rPr>
              <w:t>模糊</w:t>
            </w:r>
            <w:r w:rsidRPr="00022C19">
              <w:rPr>
                <w:rFonts w:asciiTheme="minorEastAsia" w:hAnsiTheme="minorEastAsia"/>
                <w:iCs/>
                <w:szCs w:val="21"/>
                <w:lang w:eastAsia="zh-CN"/>
              </w:rPr>
              <w:t>查询；</w:t>
            </w:r>
          </w:p>
          <w:p w:rsidR="004656A0" w:rsidRDefault="004656A0" w:rsidP="003A0440">
            <w:pPr>
              <w:overflowPunct w:val="0"/>
              <w:autoSpaceDE w:val="0"/>
              <w:autoSpaceDN w:val="0"/>
              <w:adjustRightInd w:val="0"/>
              <w:textAlignment w:val="baseline"/>
              <w:rPr>
                <w:rFonts w:asciiTheme="minorEastAsia" w:hAnsiTheme="minorEastAsia"/>
                <w:iCs/>
                <w:szCs w:val="21"/>
                <w:lang w:eastAsia="zh-CN"/>
              </w:rPr>
            </w:pPr>
            <w:r w:rsidRPr="00022C19">
              <w:rPr>
                <w:rFonts w:asciiTheme="minorEastAsia" w:hAnsiTheme="minorEastAsia" w:hint="eastAsia"/>
                <w:b/>
                <w:iCs/>
                <w:szCs w:val="21"/>
                <w:lang w:eastAsia="zh-CN"/>
              </w:rPr>
              <w:t>配件名称</w:t>
            </w:r>
            <w:r w:rsidRPr="00022C19">
              <w:rPr>
                <w:rFonts w:asciiTheme="minorEastAsia" w:hAnsiTheme="minorEastAsia"/>
                <w:b/>
                <w:iCs/>
                <w:szCs w:val="21"/>
                <w:lang w:eastAsia="zh-CN"/>
              </w:rPr>
              <w:t>：</w:t>
            </w:r>
            <w:r w:rsidRPr="00022C19">
              <w:rPr>
                <w:rFonts w:asciiTheme="minorEastAsia" w:hAnsiTheme="minorEastAsia" w:hint="eastAsia"/>
                <w:iCs/>
                <w:szCs w:val="21"/>
                <w:lang w:eastAsia="zh-CN"/>
              </w:rPr>
              <w:t>模糊</w:t>
            </w:r>
            <w:r w:rsidRPr="00022C19">
              <w:rPr>
                <w:rFonts w:asciiTheme="minorEastAsia" w:hAnsiTheme="minorEastAsia"/>
                <w:iCs/>
                <w:szCs w:val="21"/>
                <w:lang w:eastAsia="zh-CN"/>
              </w:rPr>
              <w:t>查询；</w:t>
            </w:r>
          </w:p>
          <w:p w:rsidR="004656A0" w:rsidRPr="00327B17" w:rsidRDefault="004656A0" w:rsidP="003A0440">
            <w:pPr>
              <w:overflowPunct w:val="0"/>
              <w:autoSpaceDE w:val="0"/>
              <w:autoSpaceDN w:val="0"/>
              <w:adjustRightInd w:val="0"/>
              <w:textAlignment w:val="baseline"/>
              <w:rPr>
                <w:rFonts w:asciiTheme="minorEastAsia" w:hAnsiTheme="minorEastAsia"/>
                <w:b/>
                <w:iCs/>
                <w:szCs w:val="21"/>
                <w:highlight w:val="yellow"/>
                <w:lang w:eastAsia="zh-CN"/>
              </w:rPr>
            </w:pPr>
            <w:r w:rsidRPr="00327B17">
              <w:rPr>
                <w:rFonts w:asciiTheme="minorEastAsia" w:hAnsiTheme="minorEastAsia" w:hint="eastAsia"/>
                <w:b/>
                <w:iCs/>
                <w:szCs w:val="21"/>
                <w:lang w:eastAsia="zh-CN"/>
              </w:rPr>
              <w:t>状态</w:t>
            </w:r>
            <w:r w:rsidRPr="00327B17">
              <w:rPr>
                <w:rFonts w:asciiTheme="minorEastAsia" w:hAnsiTheme="minorEastAsia"/>
                <w:b/>
                <w:iCs/>
                <w:szCs w:val="21"/>
                <w:lang w:eastAsia="zh-CN"/>
              </w:rPr>
              <w:t>：</w:t>
            </w:r>
            <w:r w:rsidRPr="00327B17">
              <w:rPr>
                <w:rFonts w:asciiTheme="minorEastAsia" w:hAnsiTheme="minorEastAsia" w:hint="eastAsia"/>
                <w:iCs/>
                <w:szCs w:val="21"/>
                <w:lang w:eastAsia="zh-CN"/>
              </w:rPr>
              <w:t>下拉</w:t>
            </w:r>
            <w:r w:rsidRPr="00327B17">
              <w:rPr>
                <w:rFonts w:asciiTheme="minorEastAsia" w:hAnsiTheme="minorEastAsia"/>
                <w:iCs/>
                <w:szCs w:val="21"/>
                <w:lang w:eastAsia="zh-CN"/>
              </w:rPr>
              <w:t>选项，下拉值：</w:t>
            </w:r>
            <w:r w:rsidRPr="00327B17">
              <w:rPr>
                <w:rFonts w:asciiTheme="minorEastAsia" w:hAnsiTheme="minorEastAsia" w:hint="eastAsia"/>
                <w:iCs/>
                <w:szCs w:val="21"/>
                <w:lang w:eastAsia="zh-CN"/>
              </w:rPr>
              <w:t>请选择</w:t>
            </w:r>
            <w:r w:rsidRPr="00327B17">
              <w:rPr>
                <w:rFonts w:asciiTheme="minorEastAsia" w:hAnsiTheme="minorEastAsia"/>
                <w:iCs/>
                <w:szCs w:val="21"/>
                <w:lang w:eastAsia="zh-CN"/>
              </w:rPr>
              <w:t>、已确认、待确认，默认显示</w:t>
            </w:r>
            <w:r w:rsidRPr="00327B17">
              <w:rPr>
                <w:rFonts w:asciiTheme="minorEastAsia" w:hAnsiTheme="minorEastAsia" w:hint="eastAsia"/>
                <w:iCs/>
                <w:szCs w:val="21"/>
                <w:lang w:eastAsia="zh-CN"/>
              </w:rPr>
              <w:t>待</w:t>
            </w:r>
            <w:r w:rsidRPr="00327B17">
              <w:rPr>
                <w:rFonts w:asciiTheme="minorEastAsia" w:hAnsiTheme="minorEastAsia"/>
                <w:iCs/>
                <w:szCs w:val="21"/>
                <w:lang w:eastAsia="zh-CN"/>
              </w:rPr>
              <w:t>确认；</w:t>
            </w:r>
          </w:p>
        </w:tc>
        <w:tc>
          <w:tcPr>
            <w:tcW w:w="831" w:type="dxa"/>
          </w:tcPr>
          <w:p w:rsidR="004656A0" w:rsidRDefault="004656A0" w:rsidP="003A0440">
            <w:pPr>
              <w:overflowPunct w:val="0"/>
              <w:autoSpaceDE w:val="0"/>
              <w:autoSpaceDN w:val="0"/>
              <w:adjustRightInd w:val="0"/>
              <w:ind w:firstLine="402"/>
              <w:textAlignment w:val="baseline"/>
              <w:rPr>
                <w:rFonts w:asciiTheme="minorEastAsia" w:hAnsiTheme="minorEastAsia"/>
                <w:i/>
                <w:color w:val="0000FF"/>
                <w:szCs w:val="21"/>
                <w:lang w:eastAsia="zh-CN"/>
              </w:rPr>
            </w:pPr>
          </w:p>
        </w:tc>
      </w:tr>
      <w:tr w:rsidR="004656A0" w:rsidTr="003A0440">
        <w:tc>
          <w:tcPr>
            <w:tcW w:w="2542" w:type="dxa"/>
          </w:tcPr>
          <w:p w:rsidR="004656A0" w:rsidRDefault="004656A0" w:rsidP="003A0440">
            <w:pPr>
              <w:overflowPunct w:val="0"/>
              <w:autoSpaceDE w:val="0"/>
              <w:autoSpaceDN w:val="0"/>
              <w:adjustRightInd w:val="0"/>
              <w:textAlignment w:val="baseline"/>
              <w:rPr>
                <w:rFonts w:asciiTheme="minorEastAsia" w:hAnsiTheme="minorEastAsia"/>
                <w:szCs w:val="21"/>
                <w:lang w:eastAsia="zh-CN"/>
              </w:rPr>
            </w:pPr>
            <w:r>
              <w:rPr>
                <w:rFonts w:asciiTheme="minorEastAsia" w:hAnsiTheme="minorEastAsia" w:hint="eastAsia"/>
                <w:szCs w:val="21"/>
                <w:lang w:eastAsia="zh-CN"/>
              </w:rPr>
              <w:t>子功能</w:t>
            </w:r>
            <w:r>
              <w:rPr>
                <w:rFonts w:asciiTheme="minorEastAsia" w:hAnsiTheme="minorEastAsia"/>
                <w:szCs w:val="21"/>
                <w:lang w:eastAsia="zh-CN"/>
              </w:rPr>
              <w:t>：</w:t>
            </w:r>
          </w:p>
        </w:tc>
        <w:tc>
          <w:tcPr>
            <w:tcW w:w="5483" w:type="dxa"/>
          </w:tcPr>
          <w:p w:rsidR="004656A0" w:rsidRDefault="004656A0" w:rsidP="003A0440">
            <w:pPr>
              <w:overflowPunct w:val="0"/>
              <w:autoSpaceDE w:val="0"/>
              <w:autoSpaceDN w:val="0"/>
              <w:adjustRightInd w:val="0"/>
              <w:textAlignment w:val="baseline"/>
              <w:rPr>
                <w:rFonts w:asciiTheme="minorEastAsia" w:hAnsiTheme="minorEastAsia"/>
                <w:iCs/>
                <w:szCs w:val="21"/>
                <w:lang w:eastAsia="zh-CN"/>
              </w:rPr>
            </w:pPr>
            <w:r>
              <w:rPr>
                <w:rFonts w:asciiTheme="minorEastAsia" w:hAnsiTheme="minorEastAsia" w:hint="eastAsia"/>
                <w:b/>
                <w:iCs/>
                <w:szCs w:val="21"/>
                <w:lang w:eastAsia="zh-CN"/>
              </w:rPr>
              <w:t>查询：</w:t>
            </w:r>
            <w:r>
              <w:rPr>
                <w:rFonts w:asciiTheme="minorEastAsia" w:hAnsiTheme="minorEastAsia" w:hint="eastAsia"/>
                <w:iCs/>
                <w:szCs w:val="21"/>
                <w:lang w:eastAsia="zh-CN"/>
              </w:rPr>
              <w:t>根据</w:t>
            </w:r>
            <w:r>
              <w:rPr>
                <w:rFonts w:asciiTheme="minorEastAsia" w:hAnsiTheme="minorEastAsia"/>
                <w:iCs/>
                <w:szCs w:val="21"/>
                <w:lang w:eastAsia="zh-CN"/>
              </w:rPr>
              <w:t>选择条件</w:t>
            </w:r>
            <w:r>
              <w:rPr>
                <w:rFonts w:asciiTheme="minorEastAsia" w:hAnsiTheme="minorEastAsia" w:hint="eastAsia"/>
                <w:iCs/>
                <w:szCs w:val="21"/>
                <w:lang w:eastAsia="zh-CN"/>
              </w:rPr>
              <w:t>跳转查询</w:t>
            </w:r>
            <w:r>
              <w:rPr>
                <w:rFonts w:asciiTheme="minorEastAsia" w:hAnsiTheme="minorEastAsia"/>
                <w:iCs/>
                <w:szCs w:val="21"/>
                <w:lang w:eastAsia="zh-CN"/>
              </w:rPr>
              <w:t>结果</w:t>
            </w:r>
            <w:r>
              <w:rPr>
                <w:rFonts w:asciiTheme="minorEastAsia" w:hAnsiTheme="minorEastAsia" w:hint="eastAsia"/>
                <w:iCs/>
                <w:szCs w:val="21"/>
                <w:lang w:eastAsia="zh-CN"/>
              </w:rPr>
              <w:t>列表</w:t>
            </w:r>
            <w:r>
              <w:rPr>
                <w:rFonts w:asciiTheme="minorEastAsia" w:hAnsiTheme="minorEastAsia"/>
                <w:iCs/>
                <w:szCs w:val="21"/>
                <w:lang w:eastAsia="zh-CN"/>
              </w:rPr>
              <w:t>；</w:t>
            </w:r>
          </w:p>
          <w:p w:rsidR="004656A0" w:rsidRDefault="004656A0" w:rsidP="003A0440">
            <w:pPr>
              <w:overflowPunct w:val="0"/>
              <w:autoSpaceDE w:val="0"/>
              <w:autoSpaceDN w:val="0"/>
              <w:adjustRightInd w:val="0"/>
              <w:textAlignment w:val="baseline"/>
              <w:rPr>
                <w:rFonts w:asciiTheme="minorEastAsia" w:hAnsiTheme="minorEastAsia"/>
                <w:b/>
                <w:iCs/>
                <w:szCs w:val="21"/>
                <w:lang w:eastAsia="zh-CN"/>
              </w:rPr>
            </w:pPr>
            <w:r>
              <w:rPr>
                <w:rFonts w:asciiTheme="minorEastAsia" w:hAnsiTheme="minorEastAsia" w:hint="eastAsia"/>
                <w:b/>
                <w:iCs/>
                <w:szCs w:val="21"/>
                <w:lang w:eastAsia="zh-CN"/>
              </w:rPr>
              <w:t>下载</w:t>
            </w:r>
            <w:r>
              <w:rPr>
                <w:rFonts w:asciiTheme="minorEastAsia" w:hAnsiTheme="minorEastAsia"/>
                <w:b/>
                <w:iCs/>
                <w:szCs w:val="21"/>
                <w:lang w:eastAsia="zh-CN"/>
              </w:rPr>
              <w:t>：</w:t>
            </w:r>
            <w:r>
              <w:rPr>
                <w:rFonts w:asciiTheme="minorEastAsia" w:hAnsiTheme="minorEastAsia" w:hint="eastAsia"/>
                <w:iCs/>
                <w:szCs w:val="21"/>
                <w:lang w:eastAsia="zh-CN"/>
              </w:rPr>
              <w:t>根据</w:t>
            </w:r>
            <w:r>
              <w:rPr>
                <w:rFonts w:asciiTheme="minorEastAsia" w:hAnsiTheme="minorEastAsia"/>
                <w:iCs/>
                <w:szCs w:val="21"/>
                <w:lang w:eastAsia="zh-CN"/>
              </w:rPr>
              <w:t>查询</w:t>
            </w:r>
            <w:r>
              <w:rPr>
                <w:rFonts w:asciiTheme="minorEastAsia" w:hAnsiTheme="minorEastAsia" w:hint="eastAsia"/>
                <w:iCs/>
                <w:szCs w:val="21"/>
                <w:lang w:eastAsia="zh-CN"/>
              </w:rPr>
              <w:t>条件</w:t>
            </w:r>
            <w:r>
              <w:rPr>
                <w:rFonts w:asciiTheme="minorEastAsia" w:hAnsiTheme="minorEastAsia"/>
                <w:iCs/>
                <w:szCs w:val="21"/>
                <w:lang w:eastAsia="zh-CN"/>
              </w:rPr>
              <w:t>过滤下载；</w:t>
            </w:r>
          </w:p>
        </w:tc>
        <w:tc>
          <w:tcPr>
            <w:tcW w:w="831" w:type="dxa"/>
          </w:tcPr>
          <w:p w:rsidR="004656A0" w:rsidRDefault="004656A0" w:rsidP="003A0440">
            <w:pPr>
              <w:overflowPunct w:val="0"/>
              <w:autoSpaceDE w:val="0"/>
              <w:autoSpaceDN w:val="0"/>
              <w:adjustRightInd w:val="0"/>
              <w:ind w:firstLine="402"/>
              <w:textAlignment w:val="baseline"/>
              <w:rPr>
                <w:rFonts w:asciiTheme="minorEastAsia" w:hAnsiTheme="minorEastAsia"/>
                <w:i/>
                <w:color w:val="0000FF"/>
                <w:szCs w:val="21"/>
                <w:lang w:eastAsia="zh-CN"/>
              </w:rPr>
            </w:pPr>
          </w:p>
        </w:tc>
      </w:tr>
    </w:tbl>
    <w:p w:rsidR="004656A0" w:rsidRDefault="004656A0" w:rsidP="004656A0">
      <w:pPr>
        <w:ind w:firstLineChars="150" w:firstLine="315"/>
        <w:rPr>
          <w:rFonts w:ascii="宋体" w:hAnsi="宋体"/>
          <w:color w:val="000000"/>
          <w:sz w:val="21"/>
          <w:szCs w:val="21"/>
          <w:lang w:eastAsia="zh-CN"/>
        </w:rPr>
      </w:pPr>
      <w:r>
        <w:rPr>
          <w:rFonts w:ascii="宋体" w:hAnsi="宋体" w:hint="eastAsia"/>
          <w:color w:val="000000"/>
          <w:sz w:val="21"/>
          <w:szCs w:val="21"/>
          <w:lang w:eastAsia="zh-CN"/>
        </w:rPr>
        <w:t>（</w:t>
      </w:r>
      <w:r>
        <w:rPr>
          <w:rFonts w:ascii="宋体" w:hAnsi="宋体"/>
          <w:color w:val="000000"/>
          <w:sz w:val="21"/>
          <w:szCs w:val="21"/>
          <w:lang w:eastAsia="zh-CN"/>
        </w:rPr>
        <w:t>4</w:t>
      </w:r>
      <w:r>
        <w:rPr>
          <w:rFonts w:ascii="宋体" w:hAnsi="宋体" w:hint="eastAsia"/>
          <w:color w:val="000000"/>
          <w:sz w:val="21"/>
          <w:szCs w:val="21"/>
          <w:lang w:eastAsia="zh-CN"/>
        </w:rPr>
        <w:t>）在呆滞品</w:t>
      </w:r>
      <w:r>
        <w:rPr>
          <w:rFonts w:ascii="宋体" w:hAnsi="宋体"/>
          <w:color w:val="000000"/>
          <w:sz w:val="21"/>
          <w:szCs w:val="21"/>
          <w:lang w:eastAsia="zh-CN"/>
        </w:rPr>
        <w:t>交易</w:t>
      </w:r>
      <w:r>
        <w:rPr>
          <w:rFonts w:ascii="宋体" w:hAnsi="宋体" w:hint="eastAsia"/>
          <w:color w:val="000000"/>
          <w:sz w:val="21"/>
          <w:szCs w:val="21"/>
          <w:lang w:eastAsia="zh-CN"/>
        </w:rPr>
        <w:t>确认</w:t>
      </w:r>
      <w:r>
        <w:rPr>
          <w:rFonts w:ascii="宋体" w:hAnsi="宋体"/>
          <w:color w:val="000000"/>
          <w:sz w:val="21"/>
          <w:szCs w:val="21"/>
          <w:lang w:eastAsia="zh-CN"/>
        </w:rPr>
        <w:t>主页面</w:t>
      </w:r>
      <w:r w:rsidRPr="009C64A2">
        <w:rPr>
          <w:rFonts w:ascii="宋体" w:hAnsi="宋体" w:hint="eastAsia"/>
          <w:color w:val="000000"/>
          <w:sz w:val="21"/>
          <w:szCs w:val="21"/>
          <w:lang w:eastAsia="zh-CN"/>
        </w:rPr>
        <w:t>，</w:t>
      </w:r>
      <w:r>
        <w:rPr>
          <w:rFonts w:ascii="宋体" w:hAnsi="宋体" w:hint="eastAsia"/>
          <w:color w:val="000000"/>
          <w:sz w:val="21"/>
          <w:szCs w:val="21"/>
          <w:lang w:eastAsia="zh-CN"/>
        </w:rPr>
        <w:t>选择查询</w:t>
      </w:r>
      <w:r>
        <w:rPr>
          <w:rFonts w:ascii="宋体" w:hAnsi="宋体"/>
          <w:color w:val="000000"/>
          <w:sz w:val="21"/>
          <w:szCs w:val="21"/>
          <w:lang w:eastAsia="zh-CN"/>
        </w:rPr>
        <w:t>条件点击查询按钮</w:t>
      </w:r>
      <w:r>
        <w:rPr>
          <w:rFonts w:ascii="宋体" w:hAnsi="宋体" w:hint="eastAsia"/>
          <w:color w:val="000000"/>
          <w:sz w:val="21"/>
          <w:szCs w:val="21"/>
          <w:lang w:eastAsia="zh-CN"/>
        </w:rPr>
        <w:t>，跳转</w:t>
      </w:r>
      <w:r>
        <w:rPr>
          <w:rFonts w:ascii="宋体" w:hAnsi="宋体"/>
          <w:color w:val="000000"/>
          <w:sz w:val="21"/>
          <w:szCs w:val="21"/>
          <w:lang w:eastAsia="zh-CN"/>
        </w:rPr>
        <w:t>查询结果列表，</w:t>
      </w:r>
      <w:r>
        <w:rPr>
          <w:rFonts w:ascii="宋体" w:hAnsi="宋体" w:hint="eastAsia"/>
          <w:color w:val="000000"/>
          <w:sz w:val="21"/>
          <w:szCs w:val="21"/>
          <w:lang w:eastAsia="zh-CN"/>
        </w:rPr>
        <w:t>如图</w:t>
      </w:r>
      <w:r w:rsidRPr="009C64A2">
        <w:rPr>
          <w:rFonts w:ascii="宋体" w:hAnsi="宋体" w:hint="eastAsia"/>
          <w:color w:val="000000"/>
          <w:sz w:val="21"/>
          <w:szCs w:val="21"/>
          <w:lang w:eastAsia="zh-CN"/>
        </w:rPr>
        <w:t>4.</w:t>
      </w:r>
      <w:r>
        <w:rPr>
          <w:rFonts w:ascii="宋体" w:hAnsi="宋体" w:hint="eastAsia"/>
          <w:color w:val="000000"/>
          <w:sz w:val="21"/>
          <w:szCs w:val="21"/>
          <w:lang w:eastAsia="zh-CN"/>
        </w:rPr>
        <w:t>10</w:t>
      </w:r>
      <w:r w:rsidRPr="009C64A2">
        <w:rPr>
          <w:rFonts w:ascii="宋体" w:hAnsi="宋体" w:hint="eastAsia"/>
          <w:color w:val="000000"/>
          <w:sz w:val="21"/>
          <w:szCs w:val="21"/>
          <w:lang w:eastAsia="zh-CN"/>
        </w:rPr>
        <w:t>.4</w:t>
      </w:r>
      <w:r>
        <w:rPr>
          <w:rFonts w:ascii="宋体" w:hAnsi="宋体"/>
          <w:color w:val="000000"/>
          <w:sz w:val="21"/>
          <w:szCs w:val="21"/>
          <w:lang w:eastAsia="zh-CN"/>
        </w:rPr>
        <w:t>-2</w:t>
      </w:r>
      <w:r>
        <w:rPr>
          <w:rFonts w:ascii="宋体" w:hAnsi="宋体" w:hint="eastAsia"/>
          <w:color w:val="000000"/>
          <w:sz w:val="21"/>
          <w:szCs w:val="21"/>
          <w:lang w:eastAsia="zh-CN"/>
        </w:rPr>
        <w:t>所示：</w:t>
      </w:r>
    </w:p>
    <w:p w:rsidR="004656A0" w:rsidRDefault="004656A0" w:rsidP="004656A0">
      <w:pPr>
        <w:jc w:val="center"/>
        <w:rPr>
          <w:rFonts w:ascii="宋体" w:hAnsi="宋体"/>
          <w:color w:val="000000"/>
          <w:sz w:val="21"/>
          <w:szCs w:val="21"/>
          <w:lang w:eastAsia="zh-CN"/>
        </w:rPr>
      </w:pPr>
      <w:r>
        <w:rPr>
          <w:noProof/>
          <w:lang w:eastAsia="zh-CN"/>
        </w:rPr>
        <w:drawing>
          <wp:inline distT="0" distB="0" distL="0" distR="0" wp14:anchorId="3CE6DFFE" wp14:editId="002BF18A">
            <wp:extent cx="5486400" cy="2638425"/>
            <wp:effectExtent l="19050" t="19050" r="0" b="9525"/>
            <wp:docPr id="2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2638425"/>
                    </a:xfrm>
                    <a:prstGeom prst="rect">
                      <a:avLst/>
                    </a:prstGeom>
                    <a:ln>
                      <a:solidFill>
                        <a:schemeClr val="accent1"/>
                      </a:solidFill>
                    </a:ln>
                  </pic:spPr>
                </pic:pic>
              </a:graphicData>
            </a:graphic>
          </wp:inline>
        </w:drawing>
      </w:r>
    </w:p>
    <w:p w:rsidR="004656A0" w:rsidRDefault="004656A0" w:rsidP="004656A0">
      <w:pPr>
        <w:spacing w:line="360" w:lineRule="auto"/>
        <w:jc w:val="center"/>
        <w:rPr>
          <w:rFonts w:asciiTheme="majorEastAsia" w:eastAsiaTheme="majorEastAsia" w:hAnsiTheme="majorEastAsia"/>
          <w:sz w:val="21"/>
          <w:szCs w:val="21"/>
          <w:lang w:eastAsia="zh-CN"/>
        </w:rPr>
      </w:pPr>
      <w:r w:rsidRPr="002411B7">
        <w:rPr>
          <w:rFonts w:asciiTheme="majorEastAsia" w:eastAsiaTheme="majorEastAsia" w:hAnsiTheme="majorEastAsia" w:hint="eastAsia"/>
          <w:sz w:val="21"/>
          <w:szCs w:val="21"/>
          <w:lang w:eastAsia="zh-CN"/>
        </w:rPr>
        <w:t>图4.</w:t>
      </w:r>
      <w:r>
        <w:rPr>
          <w:rFonts w:asciiTheme="majorEastAsia" w:eastAsiaTheme="majorEastAsia" w:hAnsiTheme="majorEastAsia" w:hint="eastAsia"/>
          <w:sz w:val="21"/>
          <w:szCs w:val="21"/>
          <w:lang w:eastAsia="zh-CN"/>
        </w:rPr>
        <w:t>10.4-2</w:t>
      </w:r>
    </w:p>
    <w:tbl>
      <w:tblPr>
        <w:tblStyle w:val="af"/>
        <w:tblW w:w="8856" w:type="dxa"/>
        <w:tblLayout w:type="fixed"/>
        <w:tblLook w:val="04A0" w:firstRow="1" w:lastRow="0" w:firstColumn="1" w:lastColumn="0" w:noHBand="0" w:noVBand="1"/>
      </w:tblPr>
      <w:tblGrid>
        <w:gridCol w:w="2542"/>
        <w:gridCol w:w="5483"/>
        <w:gridCol w:w="831"/>
      </w:tblGrid>
      <w:tr w:rsidR="004656A0" w:rsidTr="003A0440">
        <w:tc>
          <w:tcPr>
            <w:tcW w:w="8856" w:type="dxa"/>
            <w:gridSpan w:val="3"/>
            <w:shd w:val="clear" w:color="auto" w:fill="FFFF00"/>
          </w:tcPr>
          <w:p w:rsidR="004656A0" w:rsidRDefault="004656A0" w:rsidP="003A0440">
            <w:pPr>
              <w:overflowPunct w:val="0"/>
              <w:autoSpaceDE w:val="0"/>
              <w:autoSpaceDN w:val="0"/>
              <w:adjustRightInd w:val="0"/>
              <w:textAlignment w:val="baseline"/>
              <w:rPr>
                <w:rFonts w:asciiTheme="minorEastAsia" w:hAnsiTheme="minorEastAsia"/>
                <w:b/>
                <w:szCs w:val="21"/>
                <w:lang w:eastAsia="zh-CN"/>
              </w:rPr>
            </w:pPr>
            <w:r>
              <w:rPr>
                <w:rFonts w:asciiTheme="minorEastAsia" w:hAnsiTheme="minorEastAsia" w:hint="eastAsia"/>
                <w:b/>
                <w:szCs w:val="21"/>
                <w:lang w:eastAsia="zh-CN"/>
              </w:rPr>
              <w:t>《呆滞品交易确认查询结果列表》</w:t>
            </w:r>
          </w:p>
        </w:tc>
      </w:tr>
      <w:tr w:rsidR="004656A0" w:rsidTr="003A0440">
        <w:tc>
          <w:tcPr>
            <w:tcW w:w="2542" w:type="dxa"/>
            <w:shd w:val="clear" w:color="auto" w:fill="FFFF00"/>
          </w:tcPr>
          <w:p w:rsidR="004656A0" w:rsidRDefault="004656A0" w:rsidP="003A0440">
            <w:pPr>
              <w:overflowPunct w:val="0"/>
              <w:autoSpaceDE w:val="0"/>
              <w:autoSpaceDN w:val="0"/>
              <w:adjustRightInd w:val="0"/>
              <w:textAlignment w:val="baseline"/>
              <w:rPr>
                <w:rFonts w:asciiTheme="minorEastAsia" w:hAnsiTheme="minorEastAsia"/>
                <w:b/>
                <w:szCs w:val="21"/>
              </w:rPr>
            </w:pPr>
            <w:r>
              <w:rPr>
                <w:rFonts w:asciiTheme="minorEastAsia" w:hAnsiTheme="minorEastAsia" w:hint="eastAsia"/>
                <w:b/>
                <w:szCs w:val="21"/>
              </w:rPr>
              <w:lastRenderedPageBreak/>
              <w:t>页面编号：</w:t>
            </w:r>
            <w:r w:rsidRPr="00B63091">
              <w:rPr>
                <w:rFonts w:asciiTheme="minorEastAsia" w:hAnsiTheme="minorEastAsia"/>
                <w:b/>
                <w:szCs w:val="21"/>
              </w:rPr>
              <w:t>4.</w:t>
            </w:r>
            <w:r>
              <w:rPr>
                <w:rFonts w:asciiTheme="minorEastAsia" w:hAnsiTheme="minorEastAsia" w:hint="eastAsia"/>
                <w:b/>
                <w:szCs w:val="21"/>
                <w:lang w:eastAsia="zh-CN"/>
              </w:rPr>
              <w:t>10</w:t>
            </w:r>
            <w:r w:rsidRPr="00B63091">
              <w:rPr>
                <w:rFonts w:asciiTheme="minorEastAsia" w:hAnsiTheme="minorEastAsia"/>
                <w:b/>
                <w:szCs w:val="21"/>
              </w:rPr>
              <w:t>.4-2</w:t>
            </w:r>
          </w:p>
        </w:tc>
        <w:tc>
          <w:tcPr>
            <w:tcW w:w="5483" w:type="dxa"/>
            <w:shd w:val="clear" w:color="auto" w:fill="FFFF00"/>
          </w:tcPr>
          <w:p w:rsidR="004656A0" w:rsidRDefault="004656A0" w:rsidP="003A0440">
            <w:pPr>
              <w:overflowPunct w:val="0"/>
              <w:autoSpaceDE w:val="0"/>
              <w:autoSpaceDN w:val="0"/>
              <w:adjustRightInd w:val="0"/>
              <w:textAlignment w:val="baseline"/>
              <w:rPr>
                <w:rFonts w:asciiTheme="minorEastAsia" w:hAnsiTheme="minorEastAsia"/>
                <w:b/>
                <w:szCs w:val="21"/>
              </w:rPr>
            </w:pPr>
            <w:proofErr w:type="spellStart"/>
            <w:r>
              <w:rPr>
                <w:rFonts w:asciiTheme="minorEastAsia" w:hAnsiTheme="minorEastAsia" w:hint="eastAsia"/>
                <w:b/>
                <w:szCs w:val="21"/>
              </w:rPr>
              <w:t>逻辑明细</w:t>
            </w:r>
            <w:proofErr w:type="spellEnd"/>
          </w:p>
        </w:tc>
        <w:tc>
          <w:tcPr>
            <w:tcW w:w="831" w:type="dxa"/>
            <w:shd w:val="clear" w:color="auto" w:fill="FFFF00"/>
          </w:tcPr>
          <w:p w:rsidR="004656A0" w:rsidRDefault="004656A0" w:rsidP="003A0440">
            <w:pPr>
              <w:overflowPunct w:val="0"/>
              <w:autoSpaceDE w:val="0"/>
              <w:autoSpaceDN w:val="0"/>
              <w:adjustRightInd w:val="0"/>
              <w:textAlignment w:val="baseline"/>
              <w:rPr>
                <w:rFonts w:asciiTheme="minorEastAsia" w:hAnsiTheme="minorEastAsia"/>
                <w:b/>
                <w:szCs w:val="21"/>
              </w:rPr>
            </w:pPr>
            <w:proofErr w:type="spellStart"/>
            <w:r>
              <w:rPr>
                <w:rFonts w:asciiTheme="minorEastAsia" w:hAnsiTheme="minorEastAsia" w:hint="eastAsia"/>
                <w:b/>
                <w:szCs w:val="21"/>
              </w:rPr>
              <w:t>备注</w:t>
            </w:r>
            <w:proofErr w:type="spellEnd"/>
          </w:p>
        </w:tc>
      </w:tr>
      <w:tr w:rsidR="004656A0" w:rsidTr="003A0440">
        <w:tc>
          <w:tcPr>
            <w:tcW w:w="2542" w:type="dxa"/>
          </w:tcPr>
          <w:p w:rsidR="004656A0" w:rsidRDefault="004656A0" w:rsidP="003A0440">
            <w:pPr>
              <w:overflowPunct w:val="0"/>
              <w:autoSpaceDE w:val="0"/>
              <w:autoSpaceDN w:val="0"/>
              <w:adjustRightInd w:val="0"/>
              <w:textAlignment w:val="baseline"/>
              <w:rPr>
                <w:rFonts w:asciiTheme="minorEastAsia" w:hAnsiTheme="minorEastAsia"/>
                <w:szCs w:val="21"/>
              </w:rPr>
            </w:pPr>
            <w:proofErr w:type="spellStart"/>
            <w:r>
              <w:rPr>
                <w:rFonts w:asciiTheme="minorEastAsia" w:hAnsiTheme="minorEastAsia" w:hint="eastAsia"/>
                <w:szCs w:val="21"/>
              </w:rPr>
              <w:t>页面初始化</w:t>
            </w:r>
            <w:proofErr w:type="spellEnd"/>
          </w:p>
        </w:tc>
        <w:tc>
          <w:tcPr>
            <w:tcW w:w="5483" w:type="dxa"/>
          </w:tcPr>
          <w:p w:rsidR="004656A0" w:rsidRDefault="004656A0" w:rsidP="003A0440">
            <w:pPr>
              <w:overflowPunct w:val="0"/>
              <w:autoSpaceDE w:val="0"/>
              <w:autoSpaceDN w:val="0"/>
              <w:adjustRightInd w:val="0"/>
              <w:textAlignment w:val="baseline"/>
              <w:rPr>
                <w:rFonts w:asciiTheme="minorEastAsia" w:hAnsiTheme="minorEastAsia"/>
                <w:iCs/>
                <w:szCs w:val="21"/>
                <w:lang w:eastAsia="zh-CN"/>
              </w:rPr>
            </w:pPr>
            <w:r>
              <w:rPr>
                <w:rFonts w:asciiTheme="minorEastAsia" w:hAnsiTheme="minorEastAsia" w:hint="eastAsia"/>
                <w:iCs/>
                <w:szCs w:val="21"/>
                <w:lang w:eastAsia="zh-CN"/>
              </w:rPr>
              <w:t>继承图4.10.4</w:t>
            </w:r>
            <w:r>
              <w:rPr>
                <w:rFonts w:asciiTheme="minorEastAsia" w:hAnsiTheme="minorEastAsia"/>
                <w:iCs/>
                <w:szCs w:val="21"/>
                <w:lang w:eastAsia="zh-CN"/>
              </w:rPr>
              <w:t>-1</w:t>
            </w:r>
            <w:r>
              <w:rPr>
                <w:rFonts w:asciiTheme="minorEastAsia" w:hAnsiTheme="minorEastAsia" w:hint="eastAsia"/>
                <w:iCs/>
                <w:szCs w:val="21"/>
                <w:lang w:eastAsia="zh-CN"/>
              </w:rPr>
              <w:t>页面</w:t>
            </w:r>
            <w:r>
              <w:rPr>
                <w:rFonts w:asciiTheme="minorEastAsia" w:hAnsiTheme="minorEastAsia"/>
                <w:iCs/>
                <w:szCs w:val="21"/>
                <w:lang w:eastAsia="zh-CN"/>
              </w:rPr>
              <w:t>的</w:t>
            </w:r>
            <w:r>
              <w:rPr>
                <w:rFonts w:asciiTheme="minorEastAsia" w:hAnsiTheme="minorEastAsia" w:hint="eastAsia"/>
                <w:iCs/>
                <w:szCs w:val="21"/>
                <w:lang w:eastAsia="zh-CN"/>
              </w:rPr>
              <w:t>查询条件值</w:t>
            </w:r>
          </w:p>
        </w:tc>
        <w:tc>
          <w:tcPr>
            <w:tcW w:w="831" w:type="dxa"/>
          </w:tcPr>
          <w:p w:rsidR="004656A0" w:rsidRDefault="004656A0" w:rsidP="003A0440">
            <w:pPr>
              <w:overflowPunct w:val="0"/>
              <w:autoSpaceDE w:val="0"/>
              <w:autoSpaceDN w:val="0"/>
              <w:adjustRightInd w:val="0"/>
              <w:ind w:firstLine="402"/>
              <w:textAlignment w:val="baseline"/>
              <w:rPr>
                <w:rFonts w:asciiTheme="minorEastAsia" w:hAnsiTheme="minorEastAsia"/>
                <w:i/>
                <w:color w:val="0000FF"/>
                <w:szCs w:val="21"/>
                <w:lang w:eastAsia="zh-CN"/>
              </w:rPr>
            </w:pPr>
          </w:p>
        </w:tc>
      </w:tr>
      <w:tr w:rsidR="004656A0" w:rsidTr="003A0440">
        <w:tc>
          <w:tcPr>
            <w:tcW w:w="2542" w:type="dxa"/>
          </w:tcPr>
          <w:p w:rsidR="004656A0" w:rsidRDefault="004656A0" w:rsidP="003A0440">
            <w:pPr>
              <w:overflowPunct w:val="0"/>
              <w:autoSpaceDE w:val="0"/>
              <w:autoSpaceDN w:val="0"/>
              <w:adjustRightInd w:val="0"/>
              <w:textAlignment w:val="baseline"/>
              <w:rPr>
                <w:rFonts w:asciiTheme="minorEastAsia" w:hAnsiTheme="minorEastAsia"/>
                <w:szCs w:val="21"/>
                <w:lang w:eastAsia="zh-CN"/>
              </w:rPr>
            </w:pPr>
            <w:r>
              <w:rPr>
                <w:rFonts w:asciiTheme="minorEastAsia" w:hAnsiTheme="minorEastAsia" w:hint="eastAsia"/>
                <w:szCs w:val="21"/>
                <w:lang w:eastAsia="zh-CN"/>
              </w:rPr>
              <w:t>查询</w:t>
            </w:r>
            <w:r>
              <w:rPr>
                <w:rFonts w:asciiTheme="minorEastAsia" w:hAnsiTheme="minorEastAsia"/>
                <w:szCs w:val="21"/>
                <w:lang w:eastAsia="zh-CN"/>
              </w:rPr>
              <w:t>条件</w:t>
            </w:r>
          </w:p>
        </w:tc>
        <w:tc>
          <w:tcPr>
            <w:tcW w:w="5483" w:type="dxa"/>
          </w:tcPr>
          <w:p w:rsidR="004656A0" w:rsidRPr="005F1628" w:rsidRDefault="004656A0" w:rsidP="003A0440">
            <w:pPr>
              <w:overflowPunct w:val="0"/>
              <w:autoSpaceDE w:val="0"/>
              <w:autoSpaceDN w:val="0"/>
              <w:adjustRightInd w:val="0"/>
              <w:textAlignment w:val="baseline"/>
              <w:rPr>
                <w:rFonts w:asciiTheme="minorEastAsia" w:hAnsiTheme="minorEastAsia"/>
                <w:b/>
                <w:iCs/>
                <w:szCs w:val="21"/>
                <w:highlight w:val="yellow"/>
                <w:lang w:eastAsia="zh-CN"/>
              </w:rPr>
            </w:pPr>
            <w:r w:rsidRPr="008F36A7">
              <w:rPr>
                <w:rFonts w:asciiTheme="minorEastAsia" w:hAnsiTheme="minorEastAsia" w:hint="eastAsia"/>
                <w:iCs/>
                <w:szCs w:val="21"/>
                <w:lang w:eastAsia="zh-CN"/>
              </w:rPr>
              <w:t>同页面</w:t>
            </w:r>
            <w:r>
              <w:rPr>
                <w:rFonts w:asciiTheme="minorEastAsia" w:hAnsiTheme="minorEastAsia" w:hint="eastAsia"/>
                <w:iCs/>
                <w:szCs w:val="21"/>
                <w:lang w:eastAsia="zh-CN"/>
              </w:rPr>
              <w:t>4.10.4</w:t>
            </w:r>
            <w:r>
              <w:rPr>
                <w:rFonts w:asciiTheme="minorEastAsia" w:hAnsiTheme="minorEastAsia"/>
                <w:iCs/>
                <w:szCs w:val="21"/>
                <w:lang w:eastAsia="zh-CN"/>
              </w:rPr>
              <w:t>-1</w:t>
            </w:r>
          </w:p>
        </w:tc>
        <w:tc>
          <w:tcPr>
            <w:tcW w:w="831" w:type="dxa"/>
          </w:tcPr>
          <w:p w:rsidR="004656A0" w:rsidRDefault="004656A0" w:rsidP="003A0440">
            <w:pPr>
              <w:overflowPunct w:val="0"/>
              <w:autoSpaceDE w:val="0"/>
              <w:autoSpaceDN w:val="0"/>
              <w:adjustRightInd w:val="0"/>
              <w:ind w:firstLine="402"/>
              <w:textAlignment w:val="baseline"/>
              <w:rPr>
                <w:rFonts w:asciiTheme="minorEastAsia" w:hAnsiTheme="minorEastAsia"/>
                <w:i/>
                <w:color w:val="0000FF"/>
                <w:szCs w:val="21"/>
                <w:lang w:eastAsia="zh-CN"/>
              </w:rPr>
            </w:pPr>
          </w:p>
        </w:tc>
      </w:tr>
      <w:tr w:rsidR="004656A0" w:rsidTr="003A0440">
        <w:tc>
          <w:tcPr>
            <w:tcW w:w="2542" w:type="dxa"/>
          </w:tcPr>
          <w:p w:rsidR="004656A0" w:rsidRDefault="004656A0" w:rsidP="003A0440">
            <w:pPr>
              <w:overflowPunct w:val="0"/>
              <w:autoSpaceDE w:val="0"/>
              <w:autoSpaceDN w:val="0"/>
              <w:adjustRightInd w:val="0"/>
              <w:textAlignment w:val="baseline"/>
              <w:rPr>
                <w:rFonts w:asciiTheme="minorEastAsia" w:hAnsiTheme="minorEastAsia"/>
                <w:szCs w:val="21"/>
                <w:lang w:eastAsia="zh-CN"/>
              </w:rPr>
            </w:pPr>
            <w:r>
              <w:rPr>
                <w:rFonts w:asciiTheme="minorEastAsia" w:hAnsiTheme="minorEastAsia" w:hint="eastAsia"/>
                <w:szCs w:val="21"/>
                <w:lang w:eastAsia="zh-CN"/>
              </w:rPr>
              <w:t>子功能</w:t>
            </w:r>
            <w:r>
              <w:rPr>
                <w:rFonts w:asciiTheme="minorEastAsia" w:hAnsiTheme="minorEastAsia"/>
                <w:szCs w:val="21"/>
                <w:lang w:eastAsia="zh-CN"/>
              </w:rPr>
              <w:t>：</w:t>
            </w:r>
          </w:p>
        </w:tc>
        <w:tc>
          <w:tcPr>
            <w:tcW w:w="5483" w:type="dxa"/>
          </w:tcPr>
          <w:p w:rsidR="004656A0" w:rsidRPr="008F36A7" w:rsidRDefault="004656A0" w:rsidP="003A0440">
            <w:pPr>
              <w:overflowPunct w:val="0"/>
              <w:autoSpaceDE w:val="0"/>
              <w:autoSpaceDN w:val="0"/>
              <w:adjustRightInd w:val="0"/>
              <w:textAlignment w:val="baseline"/>
              <w:rPr>
                <w:rFonts w:asciiTheme="minorEastAsia" w:hAnsiTheme="minorEastAsia"/>
                <w:iCs/>
                <w:szCs w:val="21"/>
                <w:lang w:eastAsia="zh-CN"/>
              </w:rPr>
            </w:pPr>
            <w:r w:rsidRPr="008F36A7">
              <w:rPr>
                <w:rFonts w:asciiTheme="minorEastAsia" w:hAnsiTheme="minorEastAsia" w:hint="eastAsia"/>
                <w:iCs/>
                <w:szCs w:val="21"/>
                <w:lang w:eastAsia="zh-CN"/>
              </w:rPr>
              <w:t>同页面</w:t>
            </w:r>
            <w:r>
              <w:rPr>
                <w:rFonts w:asciiTheme="minorEastAsia" w:hAnsiTheme="minorEastAsia" w:hint="eastAsia"/>
                <w:iCs/>
                <w:szCs w:val="21"/>
                <w:lang w:eastAsia="zh-CN"/>
              </w:rPr>
              <w:t>4.10.4</w:t>
            </w:r>
            <w:r>
              <w:rPr>
                <w:rFonts w:asciiTheme="minorEastAsia" w:hAnsiTheme="minorEastAsia"/>
                <w:iCs/>
                <w:szCs w:val="21"/>
                <w:lang w:eastAsia="zh-CN"/>
              </w:rPr>
              <w:t>-1</w:t>
            </w:r>
          </w:p>
        </w:tc>
        <w:tc>
          <w:tcPr>
            <w:tcW w:w="831" w:type="dxa"/>
          </w:tcPr>
          <w:p w:rsidR="004656A0" w:rsidRDefault="004656A0" w:rsidP="003A0440">
            <w:pPr>
              <w:overflowPunct w:val="0"/>
              <w:autoSpaceDE w:val="0"/>
              <w:autoSpaceDN w:val="0"/>
              <w:adjustRightInd w:val="0"/>
              <w:ind w:firstLine="402"/>
              <w:textAlignment w:val="baseline"/>
              <w:rPr>
                <w:rFonts w:asciiTheme="minorEastAsia" w:hAnsiTheme="minorEastAsia"/>
                <w:i/>
                <w:color w:val="0000FF"/>
                <w:szCs w:val="21"/>
                <w:lang w:eastAsia="zh-CN"/>
              </w:rPr>
            </w:pPr>
          </w:p>
        </w:tc>
      </w:tr>
      <w:tr w:rsidR="004656A0" w:rsidTr="003A0440">
        <w:tc>
          <w:tcPr>
            <w:tcW w:w="2542" w:type="dxa"/>
          </w:tcPr>
          <w:p w:rsidR="004656A0" w:rsidRDefault="004656A0" w:rsidP="003A0440">
            <w:pPr>
              <w:overflowPunct w:val="0"/>
              <w:autoSpaceDE w:val="0"/>
              <w:autoSpaceDN w:val="0"/>
              <w:adjustRightInd w:val="0"/>
              <w:textAlignment w:val="baseline"/>
              <w:rPr>
                <w:rFonts w:asciiTheme="minorEastAsia" w:hAnsiTheme="minorEastAsia"/>
                <w:szCs w:val="21"/>
                <w:lang w:eastAsia="zh-CN"/>
              </w:rPr>
            </w:pPr>
            <w:r>
              <w:rPr>
                <w:rFonts w:asciiTheme="minorEastAsia" w:hAnsiTheme="minorEastAsia" w:hint="eastAsia"/>
                <w:szCs w:val="21"/>
                <w:lang w:eastAsia="zh-CN"/>
              </w:rPr>
              <w:t>查询</w:t>
            </w:r>
            <w:r>
              <w:rPr>
                <w:rFonts w:asciiTheme="minorEastAsia" w:hAnsiTheme="minorEastAsia"/>
                <w:szCs w:val="21"/>
                <w:lang w:eastAsia="zh-CN"/>
              </w:rPr>
              <w:t>结果列表</w:t>
            </w:r>
          </w:p>
        </w:tc>
        <w:tc>
          <w:tcPr>
            <w:tcW w:w="5483" w:type="dxa"/>
          </w:tcPr>
          <w:p w:rsidR="004656A0" w:rsidRDefault="004656A0" w:rsidP="003A0440">
            <w:pPr>
              <w:overflowPunct w:val="0"/>
              <w:autoSpaceDE w:val="0"/>
              <w:autoSpaceDN w:val="0"/>
              <w:adjustRightInd w:val="0"/>
              <w:textAlignment w:val="baseline"/>
              <w:rPr>
                <w:rFonts w:asciiTheme="minorEastAsia" w:hAnsiTheme="minorEastAsia"/>
                <w:b/>
                <w:iCs/>
                <w:szCs w:val="21"/>
                <w:lang w:eastAsia="zh-CN"/>
              </w:rPr>
            </w:pPr>
            <w:r>
              <w:rPr>
                <w:rFonts w:asciiTheme="minorEastAsia" w:hAnsiTheme="minorEastAsia" w:hint="eastAsia"/>
                <w:b/>
                <w:iCs/>
                <w:szCs w:val="21"/>
                <w:lang w:eastAsia="zh-CN"/>
              </w:rPr>
              <w:t>序号</w:t>
            </w:r>
            <w:r w:rsidRPr="003B1F5B">
              <w:rPr>
                <w:rFonts w:asciiTheme="minorEastAsia" w:hAnsiTheme="minorEastAsia"/>
                <w:b/>
                <w:iCs/>
                <w:szCs w:val="21"/>
                <w:lang w:eastAsia="zh-CN"/>
              </w:rPr>
              <w:t>：</w:t>
            </w:r>
            <w:r>
              <w:rPr>
                <w:rFonts w:asciiTheme="minorEastAsia" w:hAnsiTheme="minorEastAsia" w:hint="eastAsia"/>
                <w:iCs/>
                <w:szCs w:val="21"/>
                <w:lang w:eastAsia="zh-CN"/>
              </w:rPr>
              <w:t>系统自动</w:t>
            </w:r>
            <w:r>
              <w:rPr>
                <w:rFonts w:asciiTheme="minorEastAsia" w:hAnsiTheme="minorEastAsia"/>
                <w:iCs/>
                <w:szCs w:val="21"/>
                <w:lang w:eastAsia="zh-CN"/>
              </w:rPr>
              <w:t>生成，按照</w:t>
            </w:r>
            <w:r>
              <w:rPr>
                <w:rFonts w:asciiTheme="minorEastAsia" w:hAnsiTheme="minorEastAsia" w:hint="eastAsia"/>
                <w:iCs/>
                <w:szCs w:val="21"/>
                <w:lang w:eastAsia="zh-CN"/>
              </w:rPr>
              <w:t>申请</w:t>
            </w:r>
            <w:r>
              <w:rPr>
                <w:rFonts w:asciiTheme="minorEastAsia" w:hAnsiTheme="minorEastAsia"/>
                <w:iCs/>
                <w:szCs w:val="21"/>
                <w:lang w:eastAsia="zh-CN"/>
              </w:rPr>
              <w:t>日期</w:t>
            </w:r>
            <w:r>
              <w:rPr>
                <w:rFonts w:asciiTheme="minorEastAsia" w:hAnsiTheme="minorEastAsia" w:hint="eastAsia"/>
                <w:iCs/>
                <w:szCs w:val="21"/>
                <w:lang w:eastAsia="zh-CN"/>
              </w:rPr>
              <w:t>从大</w:t>
            </w:r>
            <w:r>
              <w:rPr>
                <w:rFonts w:asciiTheme="minorEastAsia" w:hAnsiTheme="minorEastAsia"/>
                <w:iCs/>
                <w:szCs w:val="21"/>
                <w:lang w:eastAsia="zh-CN"/>
              </w:rPr>
              <w:t>到小排列</w:t>
            </w:r>
            <w:r w:rsidRPr="003B1F5B">
              <w:rPr>
                <w:rFonts w:asciiTheme="minorEastAsia" w:hAnsiTheme="minorEastAsia"/>
                <w:iCs/>
                <w:szCs w:val="21"/>
                <w:lang w:eastAsia="zh-CN"/>
              </w:rPr>
              <w:t>；</w:t>
            </w:r>
          </w:p>
          <w:p w:rsidR="004656A0" w:rsidRPr="003B1F5B" w:rsidRDefault="004656A0" w:rsidP="003A0440">
            <w:pPr>
              <w:overflowPunct w:val="0"/>
              <w:autoSpaceDE w:val="0"/>
              <w:autoSpaceDN w:val="0"/>
              <w:adjustRightInd w:val="0"/>
              <w:textAlignment w:val="baseline"/>
              <w:rPr>
                <w:rFonts w:asciiTheme="minorEastAsia" w:hAnsiTheme="minorEastAsia"/>
                <w:b/>
                <w:iCs/>
                <w:szCs w:val="21"/>
                <w:lang w:eastAsia="zh-CN"/>
              </w:rPr>
            </w:pPr>
            <w:r>
              <w:rPr>
                <w:rFonts w:asciiTheme="minorEastAsia" w:hAnsiTheme="minorEastAsia" w:hint="eastAsia"/>
                <w:b/>
                <w:iCs/>
                <w:szCs w:val="21"/>
                <w:lang w:eastAsia="zh-CN"/>
              </w:rPr>
              <w:t>大区</w:t>
            </w:r>
            <w:r w:rsidRPr="003B1F5B">
              <w:rPr>
                <w:rFonts w:asciiTheme="minorEastAsia" w:hAnsiTheme="minorEastAsia"/>
                <w:b/>
                <w:iCs/>
                <w:szCs w:val="21"/>
                <w:lang w:eastAsia="zh-CN"/>
              </w:rPr>
              <w:t>：</w:t>
            </w:r>
            <w:r>
              <w:rPr>
                <w:rFonts w:asciiTheme="minorEastAsia" w:hAnsiTheme="minorEastAsia" w:hint="eastAsia"/>
                <w:iCs/>
                <w:szCs w:val="21"/>
                <w:lang w:eastAsia="zh-CN"/>
              </w:rPr>
              <w:t>申请</w:t>
            </w:r>
            <w:r>
              <w:rPr>
                <w:rFonts w:asciiTheme="minorEastAsia" w:hAnsiTheme="minorEastAsia"/>
                <w:iCs/>
                <w:szCs w:val="21"/>
                <w:lang w:eastAsia="zh-CN"/>
              </w:rPr>
              <w:t>经销商所在售后大区</w:t>
            </w:r>
            <w:r w:rsidRPr="003B1F5B">
              <w:rPr>
                <w:rFonts w:asciiTheme="minorEastAsia" w:hAnsiTheme="minorEastAsia"/>
                <w:iCs/>
                <w:szCs w:val="21"/>
                <w:lang w:eastAsia="zh-CN"/>
              </w:rPr>
              <w:t>；</w:t>
            </w:r>
          </w:p>
          <w:p w:rsidR="004656A0" w:rsidRPr="003B1F5B" w:rsidRDefault="004656A0" w:rsidP="003A0440">
            <w:pPr>
              <w:overflowPunct w:val="0"/>
              <w:autoSpaceDE w:val="0"/>
              <w:autoSpaceDN w:val="0"/>
              <w:adjustRightInd w:val="0"/>
              <w:textAlignment w:val="baseline"/>
              <w:rPr>
                <w:rFonts w:asciiTheme="minorEastAsia" w:hAnsiTheme="minorEastAsia"/>
                <w:b/>
                <w:iCs/>
                <w:szCs w:val="21"/>
                <w:lang w:eastAsia="zh-CN"/>
              </w:rPr>
            </w:pPr>
            <w:r>
              <w:rPr>
                <w:rFonts w:asciiTheme="minorEastAsia" w:hAnsiTheme="minorEastAsia" w:hint="eastAsia"/>
                <w:b/>
                <w:iCs/>
                <w:szCs w:val="21"/>
                <w:lang w:eastAsia="zh-CN"/>
              </w:rPr>
              <w:t>小区</w:t>
            </w:r>
            <w:r w:rsidRPr="003B1F5B">
              <w:rPr>
                <w:rFonts w:asciiTheme="minorEastAsia" w:hAnsiTheme="minorEastAsia"/>
                <w:b/>
                <w:iCs/>
                <w:szCs w:val="21"/>
                <w:lang w:eastAsia="zh-CN"/>
              </w:rPr>
              <w:t>：</w:t>
            </w:r>
            <w:r w:rsidRPr="00517C0C">
              <w:rPr>
                <w:rFonts w:asciiTheme="minorEastAsia" w:hAnsiTheme="minorEastAsia" w:hint="eastAsia"/>
                <w:iCs/>
                <w:szCs w:val="21"/>
                <w:lang w:eastAsia="zh-CN"/>
              </w:rPr>
              <w:t>申请</w:t>
            </w:r>
            <w:r>
              <w:rPr>
                <w:rFonts w:asciiTheme="minorEastAsia" w:hAnsiTheme="minorEastAsia" w:hint="eastAsia"/>
                <w:iCs/>
                <w:szCs w:val="21"/>
                <w:lang w:eastAsia="zh-CN"/>
              </w:rPr>
              <w:t>经销商</w:t>
            </w:r>
            <w:r>
              <w:rPr>
                <w:rFonts w:asciiTheme="minorEastAsia" w:hAnsiTheme="minorEastAsia"/>
                <w:iCs/>
                <w:szCs w:val="21"/>
                <w:lang w:eastAsia="zh-CN"/>
              </w:rPr>
              <w:t>所在售后小区</w:t>
            </w:r>
            <w:r w:rsidRPr="003B1F5B">
              <w:rPr>
                <w:rFonts w:asciiTheme="minorEastAsia" w:hAnsiTheme="minorEastAsia"/>
                <w:iCs/>
                <w:szCs w:val="21"/>
                <w:lang w:eastAsia="zh-CN"/>
              </w:rPr>
              <w:t>；</w:t>
            </w:r>
          </w:p>
          <w:p w:rsidR="004656A0" w:rsidRPr="003B1F5B" w:rsidRDefault="004656A0" w:rsidP="003A0440">
            <w:pPr>
              <w:overflowPunct w:val="0"/>
              <w:autoSpaceDE w:val="0"/>
              <w:autoSpaceDN w:val="0"/>
              <w:adjustRightInd w:val="0"/>
              <w:textAlignment w:val="baseline"/>
              <w:rPr>
                <w:rFonts w:asciiTheme="minorEastAsia" w:hAnsiTheme="minorEastAsia"/>
                <w:iCs/>
                <w:szCs w:val="21"/>
                <w:lang w:eastAsia="zh-CN"/>
              </w:rPr>
            </w:pPr>
            <w:r>
              <w:rPr>
                <w:rFonts w:asciiTheme="minorEastAsia" w:hAnsiTheme="minorEastAsia" w:hint="eastAsia"/>
                <w:b/>
                <w:iCs/>
                <w:szCs w:val="21"/>
                <w:lang w:eastAsia="zh-CN"/>
              </w:rPr>
              <w:t>经销商代码：</w:t>
            </w:r>
            <w:r>
              <w:rPr>
                <w:rFonts w:asciiTheme="minorEastAsia" w:hAnsiTheme="minorEastAsia" w:hint="eastAsia"/>
                <w:iCs/>
                <w:szCs w:val="21"/>
                <w:lang w:eastAsia="zh-CN"/>
              </w:rPr>
              <w:t>申请经销商</w:t>
            </w:r>
            <w:r>
              <w:rPr>
                <w:rFonts w:asciiTheme="minorEastAsia" w:hAnsiTheme="minorEastAsia"/>
                <w:iCs/>
                <w:szCs w:val="21"/>
                <w:lang w:eastAsia="zh-CN"/>
              </w:rPr>
              <w:t>代码</w:t>
            </w:r>
            <w:r w:rsidRPr="003B1F5B">
              <w:rPr>
                <w:rFonts w:asciiTheme="minorEastAsia" w:hAnsiTheme="minorEastAsia"/>
                <w:iCs/>
                <w:szCs w:val="21"/>
                <w:lang w:eastAsia="zh-CN"/>
              </w:rPr>
              <w:t>；</w:t>
            </w:r>
          </w:p>
          <w:p w:rsidR="004656A0" w:rsidRDefault="004656A0" w:rsidP="003A0440">
            <w:pPr>
              <w:overflowPunct w:val="0"/>
              <w:autoSpaceDE w:val="0"/>
              <w:autoSpaceDN w:val="0"/>
              <w:adjustRightInd w:val="0"/>
              <w:textAlignment w:val="baseline"/>
              <w:rPr>
                <w:rFonts w:cs="Arial"/>
                <w:b/>
                <w:bCs/>
                <w:color w:val="333333"/>
                <w:lang w:eastAsia="zh-CN"/>
              </w:rPr>
            </w:pPr>
            <w:r>
              <w:rPr>
                <w:rFonts w:cs="Arial" w:hint="eastAsia"/>
                <w:b/>
                <w:bCs/>
                <w:color w:val="333333"/>
                <w:lang w:eastAsia="zh-CN"/>
              </w:rPr>
              <w:t>经销商名称：</w:t>
            </w:r>
            <w:r>
              <w:rPr>
                <w:rFonts w:asciiTheme="minorEastAsia" w:hAnsiTheme="minorEastAsia" w:hint="eastAsia"/>
                <w:iCs/>
                <w:szCs w:val="21"/>
                <w:lang w:eastAsia="zh-CN"/>
              </w:rPr>
              <w:t>申请</w:t>
            </w:r>
            <w:r>
              <w:rPr>
                <w:rFonts w:cs="Arial" w:hint="eastAsia"/>
                <w:bCs/>
                <w:color w:val="333333"/>
                <w:lang w:eastAsia="zh-CN"/>
              </w:rPr>
              <w:t>经销商</w:t>
            </w:r>
            <w:r>
              <w:rPr>
                <w:rFonts w:cs="Arial"/>
                <w:bCs/>
                <w:color w:val="333333"/>
                <w:lang w:eastAsia="zh-CN"/>
              </w:rPr>
              <w:t>名称</w:t>
            </w:r>
            <w:r w:rsidRPr="003B1F5B">
              <w:rPr>
                <w:rFonts w:cs="Arial"/>
                <w:bCs/>
                <w:color w:val="333333"/>
                <w:lang w:eastAsia="zh-CN"/>
              </w:rPr>
              <w:t>；</w:t>
            </w:r>
          </w:p>
          <w:p w:rsidR="004656A0" w:rsidRDefault="004656A0" w:rsidP="003A0440">
            <w:pPr>
              <w:overflowPunct w:val="0"/>
              <w:autoSpaceDE w:val="0"/>
              <w:autoSpaceDN w:val="0"/>
              <w:adjustRightInd w:val="0"/>
              <w:textAlignment w:val="baseline"/>
              <w:rPr>
                <w:rFonts w:cs="Arial"/>
                <w:b/>
                <w:bCs/>
                <w:color w:val="333333"/>
                <w:lang w:eastAsia="zh-CN"/>
              </w:rPr>
            </w:pPr>
            <w:r>
              <w:rPr>
                <w:rFonts w:cs="Arial" w:hint="eastAsia"/>
                <w:b/>
                <w:bCs/>
                <w:color w:val="333333"/>
                <w:lang w:eastAsia="zh-CN"/>
              </w:rPr>
              <w:t>联系人：</w:t>
            </w:r>
            <w:r>
              <w:rPr>
                <w:rFonts w:cs="Arial" w:hint="eastAsia"/>
                <w:bCs/>
                <w:color w:val="333333"/>
                <w:lang w:eastAsia="zh-CN"/>
              </w:rPr>
              <w:t>手工录入</w:t>
            </w:r>
            <w:r w:rsidRPr="003B1F5B">
              <w:rPr>
                <w:rFonts w:cs="Arial"/>
                <w:bCs/>
                <w:color w:val="333333"/>
                <w:lang w:eastAsia="zh-CN"/>
              </w:rPr>
              <w:t>；</w:t>
            </w:r>
          </w:p>
          <w:p w:rsidR="004656A0" w:rsidRDefault="004656A0" w:rsidP="003A0440">
            <w:pPr>
              <w:overflowPunct w:val="0"/>
              <w:autoSpaceDE w:val="0"/>
              <w:autoSpaceDN w:val="0"/>
              <w:adjustRightInd w:val="0"/>
              <w:textAlignment w:val="baseline"/>
              <w:rPr>
                <w:rFonts w:cs="Arial"/>
                <w:bCs/>
                <w:color w:val="333333"/>
                <w:lang w:eastAsia="zh-CN"/>
              </w:rPr>
            </w:pPr>
            <w:r>
              <w:rPr>
                <w:rFonts w:cs="Arial" w:hint="eastAsia"/>
                <w:b/>
                <w:bCs/>
                <w:color w:val="333333"/>
                <w:lang w:eastAsia="zh-CN"/>
              </w:rPr>
              <w:t>联系电话：</w:t>
            </w:r>
            <w:r>
              <w:rPr>
                <w:rFonts w:cs="Arial" w:hint="eastAsia"/>
                <w:bCs/>
                <w:color w:val="333333"/>
                <w:lang w:eastAsia="zh-CN"/>
              </w:rPr>
              <w:t>手工录入</w:t>
            </w:r>
            <w:r w:rsidRPr="003B1F5B">
              <w:rPr>
                <w:rFonts w:cs="Arial"/>
                <w:bCs/>
                <w:color w:val="333333"/>
                <w:lang w:eastAsia="zh-CN"/>
              </w:rPr>
              <w:t>；</w:t>
            </w:r>
          </w:p>
          <w:p w:rsidR="004656A0" w:rsidRDefault="004656A0" w:rsidP="003A0440">
            <w:pPr>
              <w:overflowPunct w:val="0"/>
              <w:autoSpaceDE w:val="0"/>
              <w:autoSpaceDN w:val="0"/>
              <w:adjustRightInd w:val="0"/>
              <w:textAlignment w:val="baseline"/>
              <w:rPr>
                <w:rFonts w:cs="Arial"/>
                <w:bCs/>
                <w:color w:val="333333"/>
                <w:lang w:eastAsia="zh-CN"/>
              </w:rPr>
            </w:pPr>
            <w:r w:rsidRPr="00517C0C">
              <w:rPr>
                <w:rFonts w:cs="Arial" w:hint="eastAsia"/>
                <w:b/>
                <w:bCs/>
                <w:color w:val="333333"/>
                <w:lang w:eastAsia="zh-CN"/>
              </w:rPr>
              <w:t>地址：</w:t>
            </w:r>
            <w:r>
              <w:rPr>
                <w:rFonts w:cs="Arial" w:hint="eastAsia"/>
                <w:bCs/>
                <w:color w:val="333333"/>
                <w:lang w:eastAsia="zh-CN"/>
              </w:rPr>
              <w:t>手工录入</w:t>
            </w:r>
            <w:r w:rsidRPr="003B1F5B">
              <w:rPr>
                <w:rFonts w:cs="Arial"/>
                <w:bCs/>
                <w:color w:val="333333"/>
                <w:lang w:eastAsia="zh-CN"/>
              </w:rPr>
              <w:t>；</w:t>
            </w:r>
          </w:p>
          <w:p w:rsidR="004656A0" w:rsidRDefault="004656A0" w:rsidP="003A0440">
            <w:pPr>
              <w:overflowPunct w:val="0"/>
              <w:autoSpaceDE w:val="0"/>
              <w:autoSpaceDN w:val="0"/>
              <w:adjustRightInd w:val="0"/>
              <w:textAlignment w:val="baseline"/>
              <w:rPr>
                <w:rFonts w:cs="Arial"/>
                <w:bCs/>
                <w:color w:val="333333"/>
                <w:lang w:eastAsia="zh-CN"/>
              </w:rPr>
            </w:pPr>
            <w:r w:rsidRPr="00517C0C">
              <w:rPr>
                <w:rFonts w:cs="Arial" w:hint="eastAsia"/>
                <w:b/>
                <w:bCs/>
                <w:color w:val="333333"/>
                <w:lang w:eastAsia="zh-CN"/>
              </w:rPr>
              <w:t>邮编：</w:t>
            </w:r>
            <w:r>
              <w:rPr>
                <w:rFonts w:cs="Arial" w:hint="eastAsia"/>
                <w:bCs/>
                <w:color w:val="333333"/>
                <w:lang w:eastAsia="zh-CN"/>
              </w:rPr>
              <w:t>手工录入</w:t>
            </w:r>
            <w:r w:rsidRPr="003B1F5B">
              <w:rPr>
                <w:rFonts w:cs="Arial"/>
                <w:bCs/>
                <w:color w:val="333333"/>
                <w:lang w:eastAsia="zh-CN"/>
              </w:rPr>
              <w:t>；</w:t>
            </w:r>
          </w:p>
          <w:p w:rsidR="000F0DE2" w:rsidRPr="00517C0C" w:rsidRDefault="000F0DE2" w:rsidP="003A0440">
            <w:pPr>
              <w:overflowPunct w:val="0"/>
              <w:autoSpaceDE w:val="0"/>
              <w:autoSpaceDN w:val="0"/>
              <w:adjustRightInd w:val="0"/>
              <w:textAlignment w:val="baseline"/>
              <w:rPr>
                <w:rFonts w:cs="Arial"/>
                <w:b/>
                <w:bCs/>
                <w:color w:val="333333"/>
                <w:lang w:eastAsia="zh-CN"/>
              </w:rPr>
            </w:pPr>
            <w:r w:rsidRPr="000F0DE2">
              <w:rPr>
                <w:rFonts w:cs="Arial" w:hint="eastAsia"/>
                <w:b/>
                <w:bCs/>
                <w:color w:val="333333"/>
                <w:lang w:eastAsia="zh-CN"/>
              </w:rPr>
              <w:t>仓库：</w:t>
            </w:r>
            <w:r>
              <w:rPr>
                <w:rFonts w:cs="Arial" w:hint="eastAsia"/>
                <w:bCs/>
                <w:color w:val="333333"/>
                <w:lang w:eastAsia="zh-CN"/>
              </w:rPr>
              <w:t>DMS</w:t>
            </w:r>
            <w:r>
              <w:rPr>
                <w:rFonts w:cs="Arial" w:hint="eastAsia"/>
                <w:bCs/>
                <w:color w:val="333333"/>
                <w:lang w:eastAsia="zh-CN"/>
              </w:rPr>
              <w:t>上报</w:t>
            </w:r>
            <w:r>
              <w:rPr>
                <w:rFonts w:cs="Arial"/>
                <w:bCs/>
                <w:color w:val="333333"/>
                <w:lang w:eastAsia="zh-CN"/>
              </w:rPr>
              <w:t>；</w:t>
            </w:r>
          </w:p>
          <w:p w:rsidR="004656A0" w:rsidRDefault="004656A0" w:rsidP="003A0440">
            <w:pPr>
              <w:overflowPunct w:val="0"/>
              <w:autoSpaceDE w:val="0"/>
              <w:autoSpaceDN w:val="0"/>
              <w:adjustRightInd w:val="0"/>
              <w:textAlignment w:val="baseline"/>
              <w:rPr>
                <w:rFonts w:cs="Arial"/>
                <w:b/>
                <w:bCs/>
                <w:color w:val="333333"/>
                <w:lang w:eastAsia="zh-CN"/>
              </w:rPr>
            </w:pPr>
            <w:r>
              <w:rPr>
                <w:rFonts w:cs="Arial" w:hint="eastAsia"/>
                <w:b/>
                <w:bCs/>
                <w:color w:val="333333"/>
                <w:lang w:eastAsia="zh-CN"/>
              </w:rPr>
              <w:t>配件代码：</w:t>
            </w:r>
            <w:r>
              <w:rPr>
                <w:rFonts w:cs="Arial" w:hint="eastAsia"/>
                <w:bCs/>
                <w:color w:val="333333"/>
                <w:lang w:eastAsia="zh-CN"/>
              </w:rPr>
              <w:t>原厂</w:t>
            </w:r>
            <w:r>
              <w:rPr>
                <w:rFonts w:cs="Arial"/>
                <w:bCs/>
                <w:color w:val="333333"/>
                <w:lang w:eastAsia="zh-CN"/>
              </w:rPr>
              <w:t>件</w:t>
            </w:r>
            <w:r>
              <w:rPr>
                <w:rFonts w:cs="Arial" w:hint="eastAsia"/>
                <w:bCs/>
                <w:color w:val="333333"/>
                <w:lang w:eastAsia="zh-CN"/>
              </w:rPr>
              <w:t>配件</w:t>
            </w:r>
            <w:r>
              <w:rPr>
                <w:rFonts w:cs="Arial"/>
                <w:bCs/>
                <w:color w:val="333333"/>
                <w:lang w:eastAsia="zh-CN"/>
              </w:rPr>
              <w:t>代码</w:t>
            </w:r>
            <w:r w:rsidRPr="003B1F5B">
              <w:rPr>
                <w:rFonts w:cs="Arial"/>
                <w:bCs/>
                <w:color w:val="333333"/>
                <w:lang w:eastAsia="zh-CN"/>
              </w:rPr>
              <w:t>；</w:t>
            </w:r>
          </w:p>
          <w:p w:rsidR="004656A0" w:rsidRDefault="004656A0" w:rsidP="003A0440">
            <w:pPr>
              <w:overflowPunct w:val="0"/>
              <w:autoSpaceDE w:val="0"/>
              <w:autoSpaceDN w:val="0"/>
              <w:adjustRightInd w:val="0"/>
              <w:textAlignment w:val="baseline"/>
              <w:rPr>
                <w:rFonts w:cs="Arial"/>
                <w:b/>
                <w:bCs/>
                <w:color w:val="333333"/>
                <w:lang w:eastAsia="zh-CN"/>
              </w:rPr>
            </w:pPr>
            <w:r>
              <w:rPr>
                <w:rFonts w:cs="Arial" w:hint="eastAsia"/>
                <w:b/>
                <w:bCs/>
                <w:color w:val="333333"/>
                <w:lang w:eastAsia="zh-CN"/>
              </w:rPr>
              <w:t>配件名称：</w:t>
            </w:r>
            <w:r>
              <w:rPr>
                <w:rFonts w:cs="Arial" w:hint="eastAsia"/>
                <w:bCs/>
                <w:color w:val="333333"/>
                <w:lang w:eastAsia="zh-CN"/>
              </w:rPr>
              <w:t>原厂</w:t>
            </w:r>
            <w:r>
              <w:rPr>
                <w:rFonts w:cs="Arial"/>
                <w:bCs/>
                <w:color w:val="333333"/>
                <w:lang w:eastAsia="zh-CN"/>
              </w:rPr>
              <w:t>件</w:t>
            </w:r>
            <w:r>
              <w:rPr>
                <w:rFonts w:cs="Arial" w:hint="eastAsia"/>
                <w:bCs/>
                <w:color w:val="333333"/>
                <w:lang w:eastAsia="zh-CN"/>
              </w:rPr>
              <w:t>配件名称；</w:t>
            </w:r>
          </w:p>
          <w:p w:rsidR="004656A0" w:rsidRDefault="004656A0" w:rsidP="003A0440">
            <w:pPr>
              <w:overflowPunct w:val="0"/>
              <w:autoSpaceDE w:val="0"/>
              <w:autoSpaceDN w:val="0"/>
              <w:adjustRightInd w:val="0"/>
              <w:textAlignment w:val="baseline"/>
              <w:rPr>
                <w:rFonts w:cs="Arial"/>
                <w:color w:val="333333"/>
                <w:lang w:eastAsia="zh-CN"/>
              </w:rPr>
            </w:pPr>
            <w:r>
              <w:rPr>
                <w:rFonts w:cs="Arial" w:hint="eastAsia"/>
                <w:b/>
                <w:color w:val="333333"/>
                <w:lang w:eastAsia="zh-CN"/>
              </w:rPr>
              <w:t>发布数量</w:t>
            </w:r>
            <w:r w:rsidRPr="003B1F5B">
              <w:rPr>
                <w:rFonts w:cs="Arial" w:hint="eastAsia"/>
                <w:b/>
                <w:color w:val="333333"/>
                <w:lang w:eastAsia="zh-CN"/>
              </w:rPr>
              <w:t>：</w:t>
            </w:r>
            <w:r>
              <w:rPr>
                <w:rFonts w:cs="Arial" w:hint="eastAsia"/>
                <w:color w:val="333333"/>
                <w:lang w:eastAsia="zh-CN"/>
              </w:rPr>
              <w:t>手工录入</w:t>
            </w:r>
            <w:r w:rsidRPr="003B1F5B">
              <w:rPr>
                <w:rFonts w:cs="Arial"/>
                <w:color w:val="333333"/>
                <w:lang w:eastAsia="zh-CN"/>
              </w:rPr>
              <w:t>；</w:t>
            </w:r>
          </w:p>
          <w:p w:rsidR="004656A0" w:rsidRPr="00517C0C" w:rsidRDefault="004656A0" w:rsidP="003A0440">
            <w:pPr>
              <w:overflowPunct w:val="0"/>
              <w:autoSpaceDE w:val="0"/>
              <w:autoSpaceDN w:val="0"/>
              <w:adjustRightInd w:val="0"/>
              <w:textAlignment w:val="baseline"/>
              <w:rPr>
                <w:rFonts w:cs="Arial"/>
                <w:b/>
                <w:color w:val="333333"/>
                <w:lang w:eastAsia="zh-CN"/>
              </w:rPr>
            </w:pPr>
            <w:r w:rsidRPr="00517C0C">
              <w:rPr>
                <w:rFonts w:cs="Arial" w:hint="eastAsia"/>
                <w:b/>
                <w:color w:val="333333"/>
                <w:lang w:eastAsia="zh-CN"/>
              </w:rPr>
              <w:t>申请</w:t>
            </w:r>
            <w:r w:rsidRPr="00517C0C">
              <w:rPr>
                <w:rFonts w:cs="Arial"/>
                <w:b/>
                <w:color w:val="333333"/>
                <w:lang w:eastAsia="zh-CN"/>
              </w:rPr>
              <w:t>调拨数量：</w:t>
            </w:r>
            <w:r>
              <w:rPr>
                <w:rFonts w:cs="Arial" w:hint="eastAsia"/>
                <w:color w:val="333333"/>
                <w:lang w:eastAsia="zh-CN"/>
              </w:rPr>
              <w:t>手工录入</w:t>
            </w:r>
            <w:r w:rsidRPr="003B1F5B">
              <w:rPr>
                <w:rFonts w:cs="Arial"/>
                <w:color w:val="333333"/>
                <w:lang w:eastAsia="zh-CN"/>
              </w:rPr>
              <w:t>；</w:t>
            </w:r>
          </w:p>
          <w:p w:rsidR="004656A0" w:rsidRDefault="004656A0" w:rsidP="003A0440">
            <w:pPr>
              <w:overflowPunct w:val="0"/>
              <w:autoSpaceDE w:val="0"/>
              <w:autoSpaceDN w:val="0"/>
              <w:adjustRightInd w:val="0"/>
              <w:textAlignment w:val="baseline"/>
              <w:rPr>
                <w:rFonts w:cs="Arial"/>
                <w:color w:val="333333"/>
                <w:lang w:eastAsia="zh-CN"/>
              </w:rPr>
            </w:pPr>
            <w:r w:rsidRPr="00851BCB">
              <w:rPr>
                <w:rFonts w:cs="Arial" w:hint="eastAsia"/>
                <w:b/>
                <w:color w:val="333333"/>
                <w:lang w:eastAsia="zh-CN"/>
              </w:rPr>
              <w:t>单价</w:t>
            </w:r>
            <w:r w:rsidRPr="00851BCB">
              <w:rPr>
                <w:rFonts w:cs="Arial"/>
                <w:b/>
                <w:color w:val="333333"/>
                <w:lang w:eastAsia="zh-CN"/>
              </w:rPr>
              <w:t>：</w:t>
            </w:r>
            <w:r w:rsidRPr="00851BCB">
              <w:rPr>
                <w:rFonts w:cs="Arial" w:hint="eastAsia"/>
                <w:color w:val="333333"/>
                <w:lang w:eastAsia="zh-CN"/>
              </w:rPr>
              <w:t>手工录入</w:t>
            </w:r>
            <w:r>
              <w:rPr>
                <w:rFonts w:cs="Arial" w:hint="eastAsia"/>
                <w:color w:val="333333"/>
                <w:lang w:eastAsia="zh-CN"/>
              </w:rPr>
              <w:t>；</w:t>
            </w:r>
          </w:p>
          <w:p w:rsidR="004656A0" w:rsidRPr="00851BCB" w:rsidRDefault="004656A0" w:rsidP="003A0440">
            <w:pPr>
              <w:overflowPunct w:val="0"/>
              <w:autoSpaceDE w:val="0"/>
              <w:autoSpaceDN w:val="0"/>
              <w:adjustRightInd w:val="0"/>
              <w:textAlignment w:val="baseline"/>
              <w:rPr>
                <w:rFonts w:cs="Arial"/>
                <w:color w:val="333333"/>
                <w:lang w:eastAsia="zh-CN"/>
              </w:rPr>
            </w:pPr>
            <w:r w:rsidRPr="00517C0C">
              <w:rPr>
                <w:rFonts w:cs="Arial" w:hint="eastAsia"/>
                <w:b/>
                <w:color w:val="333333"/>
                <w:lang w:eastAsia="zh-CN"/>
              </w:rPr>
              <w:t>金额：</w:t>
            </w:r>
            <w:r>
              <w:rPr>
                <w:rFonts w:cs="Arial"/>
                <w:color w:val="333333"/>
                <w:lang w:eastAsia="zh-CN"/>
              </w:rPr>
              <w:t>系统自动计算，</w:t>
            </w:r>
            <w:r>
              <w:rPr>
                <w:rFonts w:cs="Arial" w:hint="eastAsia"/>
                <w:color w:val="333333"/>
                <w:lang w:eastAsia="zh-CN"/>
              </w:rPr>
              <w:t>计算</w:t>
            </w:r>
            <w:r>
              <w:rPr>
                <w:rFonts w:cs="Arial"/>
                <w:color w:val="333333"/>
                <w:lang w:eastAsia="zh-CN"/>
              </w:rPr>
              <w:t>公式：金额</w:t>
            </w:r>
            <w:r>
              <w:rPr>
                <w:rFonts w:cs="Arial"/>
                <w:color w:val="333333"/>
                <w:lang w:eastAsia="zh-CN"/>
              </w:rPr>
              <w:t>=</w:t>
            </w:r>
            <w:r>
              <w:rPr>
                <w:rFonts w:cs="Arial"/>
                <w:color w:val="333333"/>
                <w:lang w:eastAsia="zh-CN"/>
              </w:rPr>
              <w:t>单价</w:t>
            </w:r>
            <w:r>
              <w:rPr>
                <w:rFonts w:cs="Arial"/>
                <w:color w:val="333333"/>
                <w:lang w:eastAsia="zh-CN"/>
              </w:rPr>
              <w:t>*</w:t>
            </w:r>
            <w:r>
              <w:rPr>
                <w:rFonts w:cs="Arial" w:hint="eastAsia"/>
                <w:color w:val="333333"/>
                <w:lang w:eastAsia="zh-CN"/>
              </w:rPr>
              <w:t>申请</w:t>
            </w:r>
            <w:r>
              <w:rPr>
                <w:rFonts w:cs="Arial"/>
                <w:color w:val="333333"/>
                <w:lang w:eastAsia="zh-CN"/>
              </w:rPr>
              <w:t>调拨数量；</w:t>
            </w:r>
          </w:p>
          <w:p w:rsidR="004656A0" w:rsidRDefault="004656A0" w:rsidP="003A0440">
            <w:pPr>
              <w:overflowPunct w:val="0"/>
              <w:autoSpaceDE w:val="0"/>
              <w:autoSpaceDN w:val="0"/>
              <w:adjustRightInd w:val="0"/>
              <w:textAlignment w:val="baseline"/>
              <w:rPr>
                <w:rFonts w:cs="Arial"/>
                <w:color w:val="333333"/>
                <w:lang w:eastAsia="zh-CN"/>
              </w:rPr>
            </w:pPr>
            <w:r>
              <w:rPr>
                <w:rFonts w:cs="Arial" w:hint="eastAsia"/>
                <w:b/>
                <w:color w:val="333333"/>
                <w:lang w:eastAsia="zh-CN"/>
              </w:rPr>
              <w:t>申请</w:t>
            </w:r>
            <w:r w:rsidRPr="00851BCB">
              <w:rPr>
                <w:rFonts w:cs="Arial"/>
                <w:b/>
                <w:color w:val="333333"/>
                <w:lang w:eastAsia="zh-CN"/>
              </w:rPr>
              <w:t>日期：</w:t>
            </w:r>
            <w:r w:rsidRPr="00851BCB">
              <w:rPr>
                <w:rFonts w:cs="Arial" w:hint="eastAsia"/>
                <w:color w:val="333333"/>
                <w:lang w:eastAsia="zh-CN"/>
              </w:rPr>
              <w:t>系统</w:t>
            </w:r>
            <w:r w:rsidRPr="00851BCB">
              <w:rPr>
                <w:rFonts w:cs="Arial"/>
                <w:color w:val="333333"/>
                <w:lang w:eastAsia="zh-CN"/>
              </w:rPr>
              <w:t>自动获取；</w:t>
            </w:r>
          </w:p>
          <w:p w:rsidR="004656A0" w:rsidRDefault="004656A0" w:rsidP="003A0440">
            <w:pPr>
              <w:overflowPunct w:val="0"/>
              <w:autoSpaceDE w:val="0"/>
              <w:autoSpaceDN w:val="0"/>
              <w:adjustRightInd w:val="0"/>
              <w:textAlignment w:val="baseline"/>
              <w:rPr>
                <w:rFonts w:cs="Arial"/>
                <w:color w:val="333333"/>
                <w:lang w:eastAsia="zh-CN"/>
              </w:rPr>
            </w:pPr>
            <w:r w:rsidRPr="00312D9B">
              <w:rPr>
                <w:rFonts w:cs="Arial" w:hint="eastAsia"/>
                <w:b/>
                <w:color w:val="333333"/>
                <w:lang w:eastAsia="zh-CN"/>
              </w:rPr>
              <w:t>确认</w:t>
            </w:r>
            <w:r w:rsidRPr="00312D9B">
              <w:rPr>
                <w:rFonts w:cs="Arial"/>
                <w:b/>
                <w:color w:val="333333"/>
                <w:lang w:eastAsia="zh-CN"/>
              </w:rPr>
              <w:t>日期：</w:t>
            </w:r>
            <w:r w:rsidRPr="00851BCB">
              <w:rPr>
                <w:rFonts w:cs="Arial" w:hint="eastAsia"/>
                <w:color w:val="333333"/>
                <w:lang w:eastAsia="zh-CN"/>
              </w:rPr>
              <w:t>系统</w:t>
            </w:r>
            <w:r w:rsidRPr="00851BCB">
              <w:rPr>
                <w:rFonts w:cs="Arial"/>
                <w:color w:val="333333"/>
                <w:lang w:eastAsia="zh-CN"/>
              </w:rPr>
              <w:t>自动获取；</w:t>
            </w:r>
          </w:p>
          <w:p w:rsidR="004656A0" w:rsidRPr="00312D9B" w:rsidRDefault="004656A0" w:rsidP="003A0440">
            <w:pPr>
              <w:overflowPunct w:val="0"/>
              <w:autoSpaceDE w:val="0"/>
              <w:autoSpaceDN w:val="0"/>
              <w:adjustRightInd w:val="0"/>
              <w:textAlignment w:val="baseline"/>
              <w:rPr>
                <w:rFonts w:cs="Arial"/>
                <w:b/>
                <w:color w:val="333333"/>
                <w:lang w:eastAsia="zh-CN"/>
              </w:rPr>
            </w:pPr>
            <w:r w:rsidRPr="00312D9B">
              <w:rPr>
                <w:rFonts w:cs="Arial" w:hint="eastAsia"/>
                <w:b/>
                <w:color w:val="333333"/>
                <w:lang w:eastAsia="zh-CN"/>
              </w:rPr>
              <w:t>状态</w:t>
            </w:r>
            <w:r w:rsidRPr="00312D9B">
              <w:rPr>
                <w:rFonts w:cs="Arial"/>
                <w:b/>
                <w:color w:val="333333"/>
                <w:lang w:eastAsia="zh-CN"/>
              </w:rPr>
              <w:t>：</w:t>
            </w:r>
            <w:r w:rsidRPr="00312D9B">
              <w:rPr>
                <w:rFonts w:cs="Arial" w:hint="eastAsia"/>
                <w:color w:val="333333"/>
                <w:lang w:eastAsia="zh-CN"/>
              </w:rPr>
              <w:t>已确认</w:t>
            </w:r>
            <w:r w:rsidRPr="00312D9B">
              <w:rPr>
                <w:rFonts w:cs="Arial" w:hint="eastAsia"/>
                <w:color w:val="333333"/>
                <w:lang w:eastAsia="zh-CN"/>
              </w:rPr>
              <w:t>/</w:t>
            </w:r>
            <w:r w:rsidRPr="00312D9B">
              <w:rPr>
                <w:rFonts w:cs="Arial" w:hint="eastAsia"/>
                <w:color w:val="333333"/>
                <w:lang w:eastAsia="zh-CN"/>
              </w:rPr>
              <w:t>待</w:t>
            </w:r>
            <w:r w:rsidRPr="00312D9B">
              <w:rPr>
                <w:rFonts w:cs="Arial"/>
                <w:color w:val="333333"/>
                <w:lang w:eastAsia="zh-CN"/>
              </w:rPr>
              <w:t>确认</w:t>
            </w:r>
            <w:r>
              <w:rPr>
                <w:rFonts w:cs="Arial" w:hint="eastAsia"/>
                <w:color w:val="333333"/>
                <w:lang w:eastAsia="zh-CN"/>
              </w:rPr>
              <w:t>/</w:t>
            </w:r>
            <w:r>
              <w:rPr>
                <w:rFonts w:cs="Arial" w:hint="eastAsia"/>
                <w:color w:val="333333"/>
                <w:lang w:eastAsia="zh-CN"/>
              </w:rPr>
              <w:t>驳回</w:t>
            </w:r>
            <w:r w:rsidRPr="00312D9B">
              <w:rPr>
                <w:rFonts w:cs="Arial"/>
                <w:color w:val="333333"/>
                <w:lang w:eastAsia="zh-CN"/>
              </w:rPr>
              <w:t>，系统自动获取；</w:t>
            </w:r>
          </w:p>
          <w:p w:rsidR="004656A0" w:rsidRPr="00851BCB" w:rsidRDefault="004656A0" w:rsidP="003A0440">
            <w:pPr>
              <w:overflowPunct w:val="0"/>
              <w:autoSpaceDE w:val="0"/>
              <w:autoSpaceDN w:val="0"/>
              <w:adjustRightInd w:val="0"/>
              <w:textAlignment w:val="baseline"/>
              <w:rPr>
                <w:rFonts w:asciiTheme="minorEastAsia" w:hAnsiTheme="minorEastAsia"/>
                <w:b/>
                <w:iCs/>
                <w:szCs w:val="21"/>
                <w:highlight w:val="yellow"/>
                <w:lang w:eastAsia="zh-CN"/>
              </w:rPr>
            </w:pPr>
            <w:r w:rsidRPr="00851BCB">
              <w:rPr>
                <w:rFonts w:cs="Arial" w:hint="eastAsia"/>
                <w:b/>
                <w:color w:val="333333"/>
                <w:lang w:eastAsia="zh-CN"/>
              </w:rPr>
              <w:t>操作</w:t>
            </w:r>
            <w:r w:rsidRPr="00851BCB">
              <w:rPr>
                <w:rFonts w:cs="Arial"/>
                <w:b/>
                <w:color w:val="333333"/>
                <w:lang w:eastAsia="zh-CN"/>
              </w:rPr>
              <w:t>：</w:t>
            </w:r>
            <w:r>
              <w:rPr>
                <w:rFonts w:cs="Arial" w:hint="eastAsia"/>
                <w:color w:val="333333"/>
                <w:lang w:eastAsia="zh-CN"/>
              </w:rPr>
              <w:t>确认</w:t>
            </w:r>
            <w:r>
              <w:rPr>
                <w:rFonts w:cs="Arial" w:hint="eastAsia"/>
                <w:color w:val="333333"/>
                <w:lang w:eastAsia="zh-CN"/>
              </w:rPr>
              <w:t>\</w:t>
            </w:r>
            <w:r>
              <w:rPr>
                <w:rFonts w:cs="Arial" w:hint="eastAsia"/>
                <w:color w:val="333333"/>
                <w:lang w:eastAsia="zh-CN"/>
              </w:rPr>
              <w:t>驳回</w:t>
            </w:r>
            <w:r>
              <w:rPr>
                <w:rFonts w:cs="Arial"/>
                <w:color w:val="333333"/>
                <w:lang w:eastAsia="zh-CN"/>
              </w:rPr>
              <w:t>；</w:t>
            </w:r>
          </w:p>
        </w:tc>
        <w:tc>
          <w:tcPr>
            <w:tcW w:w="831" w:type="dxa"/>
          </w:tcPr>
          <w:p w:rsidR="004656A0" w:rsidRDefault="004656A0" w:rsidP="003A0440">
            <w:pPr>
              <w:overflowPunct w:val="0"/>
              <w:autoSpaceDE w:val="0"/>
              <w:autoSpaceDN w:val="0"/>
              <w:adjustRightInd w:val="0"/>
              <w:ind w:firstLine="402"/>
              <w:textAlignment w:val="baseline"/>
              <w:rPr>
                <w:rFonts w:asciiTheme="minorEastAsia" w:hAnsiTheme="minorEastAsia"/>
                <w:i/>
                <w:color w:val="0000FF"/>
                <w:szCs w:val="21"/>
                <w:lang w:eastAsia="zh-CN"/>
              </w:rPr>
            </w:pPr>
          </w:p>
        </w:tc>
      </w:tr>
    </w:tbl>
    <w:p w:rsidR="004656A0" w:rsidRDefault="004656A0" w:rsidP="004656A0">
      <w:pPr>
        <w:pStyle w:val="20"/>
      </w:pPr>
      <w:bookmarkStart w:id="116" w:name="_Toc457829649"/>
      <w:bookmarkStart w:id="117" w:name="_Toc457987647"/>
      <w:r>
        <w:t>4.</w:t>
      </w:r>
      <w:r>
        <w:rPr>
          <w:rFonts w:hint="eastAsia"/>
        </w:rPr>
        <w:t>11</w:t>
      </w:r>
      <w:r w:rsidRPr="001A3DCC">
        <w:rPr>
          <w:rFonts w:hint="eastAsia"/>
        </w:rPr>
        <w:t>呆滞品交易历史查询（DMS）</w:t>
      </w:r>
      <w:bookmarkEnd w:id="116"/>
      <w:bookmarkEnd w:id="117"/>
    </w:p>
    <w:p w:rsidR="004656A0" w:rsidRPr="00413C16" w:rsidRDefault="004656A0" w:rsidP="004656A0">
      <w:pPr>
        <w:pStyle w:val="30"/>
        <w:rPr>
          <w:sz w:val="24"/>
        </w:rPr>
      </w:pPr>
      <w:bookmarkStart w:id="118" w:name="_Toc457829650"/>
      <w:bookmarkStart w:id="119" w:name="_Toc457987648"/>
      <w:r w:rsidRPr="00413C16">
        <w:rPr>
          <w:rFonts w:hint="eastAsia"/>
          <w:sz w:val="24"/>
        </w:rPr>
        <w:t>4.</w:t>
      </w:r>
      <w:r>
        <w:rPr>
          <w:rFonts w:hint="eastAsia"/>
          <w:sz w:val="24"/>
        </w:rPr>
        <w:t>11</w:t>
      </w:r>
      <w:r w:rsidRPr="00413C16">
        <w:rPr>
          <w:sz w:val="24"/>
        </w:rPr>
        <w:t>.1</w:t>
      </w:r>
      <w:r w:rsidRPr="00413C16">
        <w:rPr>
          <w:rFonts w:hint="eastAsia"/>
          <w:sz w:val="24"/>
        </w:rPr>
        <w:t>功能概述</w:t>
      </w:r>
      <w:bookmarkEnd w:id="118"/>
      <w:bookmarkEnd w:id="119"/>
    </w:p>
    <w:p w:rsidR="004656A0" w:rsidRPr="000A17EC" w:rsidRDefault="004656A0" w:rsidP="004656A0">
      <w:pPr>
        <w:spacing w:line="300" w:lineRule="auto"/>
        <w:rPr>
          <w:rFonts w:asciiTheme="majorEastAsia" w:eastAsiaTheme="majorEastAsia" w:hAnsiTheme="majorEastAsia" w:cs="微软雅黑"/>
          <w:color w:val="000000"/>
          <w:sz w:val="21"/>
          <w:szCs w:val="21"/>
          <w:lang w:val="zh-CN" w:eastAsia="zh-CN"/>
        </w:rPr>
      </w:pPr>
      <w:r>
        <w:rPr>
          <w:rFonts w:asciiTheme="majorEastAsia" w:eastAsiaTheme="majorEastAsia" w:hAnsiTheme="majorEastAsia" w:cs="微软雅黑" w:hint="eastAsia"/>
          <w:color w:val="000000"/>
          <w:sz w:val="21"/>
          <w:szCs w:val="21"/>
          <w:lang w:val="zh-CN" w:eastAsia="zh-CN"/>
        </w:rPr>
        <w:t>1、</w:t>
      </w:r>
      <w:r w:rsidRPr="000A17EC">
        <w:rPr>
          <w:rFonts w:asciiTheme="majorEastAsia" w:eastAsiaTheme="majorEastAsia" w:hAnsiTheme="majorEastAsia" w:cs="微软雅黑" w:hint="eastAsia"/>
          <w:color w:val="000000"/>
          <w:sz w:val="21"/>
          <w:szCs w:val="21"/>
          <w:lang w:val="zh-CN" w:eastAsia="zh-CN"/>
        </w:rPr>
        <w:t>功能菜单路径：</w:t>
      </w:r>
      <w:r w:rsidRPr="002845C0">
        <w:rPr>
          <w:rFonts w:cs="Arial" w:hint="eastAsia"/>
          <w:color w:val="333333"/>
          <w:lang w:eastAsia="zh-CN"/>
        </w:rPr>
        <w:t>当前位置：配件管理</w:t>
      </w:r>
      <w:r w:rsidRPr="002845C0">
        <w:rPr>
          <w:rFonts w:cs="Arial" w:hint="eastAsia"/>
          <w:color w:val="333333"/>
          <w:lang w:eastAsia="zh-CN"/>
        </w:rPr>
        <w:t>&gt;</w:t>
      </w:r>
      <w:r w:rsidRPr="002845C0">
        <w:rPr>
          <w:rFonts w:cs="Arial" w:hint="eastAsia"/>
          <w:color w:val="333333"/>
          <w:lang w:eastAsia="zh-CN"/>
        </w:rPr>
        <w:t>呆滞品管理</w:t>
      </w:r>
      <w:r w:rsidRPr="002845C0">
        <w:rPr>
          <w:rFonts w:cs="Arial" w:hint="eastAsia"/>
          <w:color w:val="333333"/>
          <w:lang w:eastAsia="zh-CN"/>
        </w:rPr>
        <w:t>&gt;</w:t>
      </w:r>
      <w:r w:rsidRPr="002845C0">
        <w:rPr>
          <w:rFonts w:cs="Arial" w:hint="eastAsia"/>
          <w:color w:val="333333"/>
          <w:lang w:eastAsia="zh-CN"/>
        </w:rPr>
        <w:t>呆滞品交易历史信息查询</w:t>
      </w:r>
      <w:r>
        <w:rPr>
          <w:rFonts w:cs="Arial" w:hint="eastAsia"/>
          <w:color w:val="333333"/>
          <w:lang w:eastAsia="zh-CN"/>
        </w:rPr>
        <w:t>；</w:t>
      </w:r>
    </w:p>
    <w:p w:rsidR="004656A0" w:rsidRPr="00C62C10" w:rsidRDefault="004656A0" w:rsidP="004656A0">
      <w:pPr>
        <w:rPr>
          <w:lang w:eastAsia="zh-CN"/>
        </w:rPr>
      </w:pPr>
      <w:r>
        <w:rPr>
          <w:rFonts w:asciiTheme="majorEastAsia" w:eastAsiaTheme="majorEastAsia" w:hAnsiTheme="majorEastAsia" w:cs="微软雅黑" w:hint="eastAsia"/>
          <w:color w:val="000000"/>
          <w:sz w:val="21"/>
          <w:szCs w:val="21"/>
          <w:lang w:val="zh-CN" w:eastAsia="zh-CN"/>
        </w:rPr>
        <w:t>2、</w:t>
      </w:r>
      <w:r w:rsidRPr="009A0CC6">
        <w:rPr>
          <w:rFonts w:asciiTheme="majorEastAsia" w:eastAsiaTheme="majorEastAsia" w:hAnsiTheme="majorEastAsia" w:cs="微软雅黑" w:hint="eastAsia"/>
          <w:color w:val="000000"/>
          <w:sz w:val="21"/>
          <w:szCs w:val="21"/>
          <w:lang w:val="zh-CN" w:eastAsia="zh-CN"/>
        </w:rPr>
        <w:t>本功能主要功能为：</w:t>
      </w:r>
      <w:r>
        <w:rPr>
          <w:rFonts w:asciiTheme="majorEastAsia" w:eastAsiaTheme="majorEastAsia" w:hAnsiTheme="majorEastAsia" w:cs="微软雅黑" w:hint="eastAsia"/>
          <w:color w:val="000000"/>
          <w:sz w:val="21"/>
          <w:szCs w:val="21"/>
          <w:lang w:val="zh-CN" w:eastAsia="zh-CN"/>
        </w:rPr>
        <w:t>车厂</w:t>
      </w:r>
      <w:r>
        <w:rPr>
          <w:rFonts w:asciiTheme="majorEastAsia" w:eastAsiaTheme="majorEastAsia" w:hAnsiTheme="majorEastAsia" w:cs="微软雅黑"/>
          <w:color w:val="000000"/>
          <w:sz w:val="21"/>
          <w:szCs w:val="21"/>
          <w:lang w:val="zh-CN" w:eastAsia="zh-CN"/>
        </w:rPr>
        <w:t>零件部门、经销商查看</w:t>
      </w:r>
      <w:r>
        <w:rPr>
          <w:rFonts w:asciiTheme="majorEastAsia" w:eastAsiaTheme="majorEastAsia" w:hAnsiTheme="majorEastAsia" w:cs="微软雅黑" w:hint="eastAsia"/>
          <w:color w:val="000000"/>
          <w:sz w:val="21"/>
          <w:szCs w:val="21"/>
          <w:lang w:val="zh-CN" w:eastAsia="zh-CN"/>
        </w:rPr>
        <w:t>历史</w:t>
      </w:r>
      <w:r>
        <w:rPr>
          <w:rFonts w:asciiTheme="majorEastAsia" w:eastAsiaTheme="majorEastAsia" w:hAnsiTheme="majorEastAsia" w:cs="微软雅黑"/>
          <w:color w:val="000000"/>
          <w:sz w:val="21"/>
          <w:szCs w:val="21"/>
          <w:lang w:val="zh-CN" w:eastAsia="zh-CN"/>
        </w:rPr>
        <w:t>呆滞品交易信息</w:t>
      </w:r>
    </w:p>
    <w:p w:rsidR="004656A0" w:rsidRPr="00413C16" w:rsidRDefault="004656A0" w:rsidP="004656A0">
      <w:pPr>
        <w:pStyle w:val="30"/>
        <w:rPr>
          <w:sz w:val="24"/>
        </w:rPr>
      </w:pPr>
      <w:bookmarkStart w:id="120" w:name="_Toc457829651"/>
      <w:bookmarkStart w:id="121" w:name="_Toc457987649"/>
      <w:r w:rsidRPr="00413C16">
        <w:rPr>
          <w:rFonts w:hint="eastAsia"/>
          <w:sz w:val="24"/>
        </w:rPr>
        <w:t>4.</w:t>
      </w:r>
      <w:r>
        <w:rPr>
          <w:rFonts w:hint="eastAsia"/>
          <w:sz w:val="24"/>
        </w:rPr>
        <w:t>11</w:t>
      </w:r>
      <w:r w:rsidRPr="00413C16">
        <w:rPr>
          <w:rFonts w:hint="eastAsia"/>
          <w:sz w:val="24"/>
        </w:rPr>
        <w:t>.</w:t>
      </w:r>
      <w:r w:rsidRPr="00413C16">
        <w:rPr>
          <w:sz w:val="24"/>
        </w:rPr>
        <w:t>2涉及业务对象</w:t>
      </w:r>
      <w:bookmarkEnd w:id="120"/>
      <w:bookmarkEnd w:id="121"/>
    </w:p>
    <w:p w:rsidR="004656A0" w:rsidRPr="00413C16" w:rsidRDefault="004656A0" w:rsidP="004656A0">
      <w:pPr>
        <w:pStyle w:val="30"/>
        <w:rPr>
          <w:sz w:val="24"/>
        </w:rPr>
      </w:pPr>
      <w:bookmarkStart w:id="122" w:name="_Toc457829652"/>
      <w:bookmarkStart w:id="123" w:name="_Toc457987650"/>
      <w:r w:rsidRPr="00413C16">
        <w:rPr>
          <w:rFonts w:hint="eastAsia"/>
          <w:sz w:val="24"/>
        </w:rPr>
        <w:t>4.</w:t>
      </w:r>
      <w:r>
        <w:rPr>
          <w:rFonts w:hint="eastAsia"/>
          <w:sz w:val="24"/>
        </w:rPr>
        <w:t>11</w:t>
      </w:r>
      <w:r w:rsidRPr="00413C16">
        <w:rPr>
          <w:sz w:val="24"/>
        </w:rPr>
        <w:t>.3业务规则与逻辑说明</w:t>
      </w:r>
      <w:bookmarkEnd w:id="122"/>
      <w:bookmarkEnd w:id="123"/>
    </w:p>
    <w:p w:rsidR="004656A0" w:rsidRPr="00413C16" w:rsidRDefault="004656A0" w:rsidP="004656A0">
      <w:pPr>
        <w:pStyle w:val="30"/>
        <w:rPr>
          <w:sz w:val="24"/>
        </w:rPr>
      </w:pPr>
      <w:bookmarkStart w:id="124" w:name="_Toc457829653"/>
      <w:bookmarkStart w:id="125" w:name="_Toc457987651"/>
      <w:r w:rsidRPr="00413C16">
        <w:rPr>
          <w:rFonts w:hint="eastAsia"/>
          <w:sz w:val="24"/>
        </w:rPr>
        <w:t>4.</w:t>
      </w:r>
      <w:r>
        <w:rPr>
          <w:rFonts w:hint="eastAsia"/>
          <w:sz w:val="24"/>
        </w:rPr>
        <w:t>11</w:t>
      </w:r>
      <w:r w:rsidRPr="00413C16">
        <w:rPr>
          <w:sz w:val="24"/>
        </w:rPr>
        <w:t>.4</w:t>
      </w:r>
      <w:r w:rsidRPr="00413C16">
        <w:rPr>
          <w:rFonts w:hint="eastAsia"/>
          <w:sz w:val="24"/>
        </w:rPr>
        <w:t>主要页面逻辑说明</w:t>
      </w:r>
      <w:bookmarkEnd w:id="124"/>
      <w:bookmarkEnd w:id="125"/>
    </w:p>
    <w:p w:rsidR="004656A0" w:rsidRPr="009C64A2" w:rsidRDefault="004656A0" w:rsidP="004656A0">
      <w:pPr>
        <w:ind w:firstLineChars="150" w:firstLine="315"/>
        <w:rPr>
          <w:rFonts w:ascii="宋体" w:hAnsi="宋体"/>
          <w:color w:val="000000"/>
          <w:sz w:val="21"/>
          <w:szCs w:val="21"/>
          <w:lang w:eastAsia="zh-CN"/>
        </w:rPr>
      </w:pPr>
      <w:r w:rsidRPr="002371B3">
        <w:rPr>
          <w:rFonts w:ascii="宋体" w:hAnsi="宋体" w:hint="eastAsia"/>
          <w:color w:val="000000"/>
          <w:sz w:val="21"/>
          <w:szCs w:val="21"/>
          <w:lang w:eastAsia="zh-CN"/>
        </w:rPr>
        <w:t>（</w:t>
      </w:r>
      <w:r w:rsidRPr="009C64A2">
        <w:rPr>
          <w:rFonts w:ascii="宋体" w:hAnsi="宋体" w:hint="eastAsia"/>
          <w:color w:val="000000"/>
          <w:sz w:val="21"/>
          <w:szCs w:val="21"/>
          <w:lang w:eastAsia="zh-CN"/>
        </w:rPr>
        <w:t>1</w:t>
      </w:r>
      <w:r w:rsidRPr="009C64A2">
        <w:rPr>
          <w:rFonts w:ascii="宋体" w:hAnsi="宋体"/>
          <w:color w:val="000000"/>
          <w:sz w:val="21"/>
          <w:szCs w:val="21"/>
          <w:lang w:eastAsia="zh-CN"/>
        </w:rPr>
        <w:t>）</w:t>
      </w:r>
      <w:r w:rsidRPr="002371B3">
        <w:rPr>
          <w:rFonts w:ascii="宋体" w:hAnsi="宋体" w:hint="eastAsia"/>
          <w:color w:val="000000"/>
          <w:sz w:val="21"/>
          <w:szCs w:val="21"/>
          <w:lang w:eastAsia="zh-CN"/>
        </w:rPr>
        <w:t>当前位置：配件管理 &gt; 呆滞品管理 &gt; 呆滞品</w:t>
      </w:r>
      <w:r>
        <w:rPr>
          <w:rFonts w:ascii="宋体" w:hAnsi="宋体" w:hint="eastAsia"/>
          <w:color w:val="000000"/>
          <w:sz w:val="21"/>
          <w:szCs w:val="21"/>
          <w:lang w:eastAsia="zh-CN"/>
        </w:rPr>
        <w:t>交易</w:t>
      </w:r>
      <w:r>
        <w:rPr>
          <w:rFonts w:ascii="宋体" w:hAnsi="宋体"/>
          <w:color w:val="000000"/>
          <w:sz w:val="21"/>
          <w:szCs w:val="21"/>
          <w:lang w:eastAsia="zh-CN"/>
        </w:rPr>
        <w:t>历史查询</w:t>
      </w:r>
      <w:r w:rsidRPr="002371B3">
        <w:rPr>
          <w:rFonts w:ascii="宋体" w:hAnsi="宋体" w:hint="eastAsia"/>
          <w:color w:val="000000"/>
          <w:sz w:val="21"/>
          <w:szCs w:val="21"/>
          <w:lang w:eastAsia="zh-CN"/>
        </w:rPr>
        <w:t>；</w:t>
      </w:r>
    </w:p>
    <w:p w:rsidR="004656A0" w:rsidRPr="009C64A2" w:rsidRDefault="004656A0" w:rsidP="004656A0">
      <w:pPr>
        <w:ind w:firstLineChars="150" w:firstLine="315"/>
        <w:rPr>
          <w:rFonts w:ascii="宋体" w:hAnsi="宋体"/>
          <w:color w:val="000000"/>
          <w:sz w:val="21"/>
          <w:szCs w:val="21"/>
          <w:lang w:eastAsia="zh-CN"/>
        </w:rPr>
      </w:pPr>
      <w:r w:rsidRPr="009C64A2">
        <w:rPr>
          <w:rFonts w:ascii="宋体" w:hAnsi="宋体" w:hint="eastAsia"/>
          <w:color w:val="000000"/>
          <w:sz w:val="21"/>
          <w:szCs w:val="21"/>
          <w:lang w:eastAsia="zh-CN"/>
        </w:rPr>
        <w:t>（2</w:t>
      </w:r>
      <w:r w:rsidRPr="009C64A2">
        <w:rPr>
          <w:rFonts w:ascii="宋体" w:hAnsi="宋体"/>
          <w:color w:val="000000"/>
          <w:sz w:val="21"/>
          <w:szCs w:val="21"/>
          <w:lang w:eastAsia="zh-CN"/>
        </w:rPr>
        <w:t>）</w:t>
      </w:r>
      <w:r w:rsidRPr="009C64A2">
        <w:rPr>
          <w:rFonts w:ascii="宋体" w:hAnsi="宋体" w:hint="eastAsia"/>
          <w:color w:val="000000"/>
          <w:sz w:val="21"/>
          <w:szCs w:val="21"/>
          <w:lang w:eastAsia="zh-CN"/>
        </w:rPr>
        <w:t>使用</w:t>
      </w:r>
      <w:r w:rsidRPr="009C64A2">
        <w:rPr>
          <w:rFonts w:ascii="宋体" w:hAnsi="宋体"/>
          <w:color w:val="000000"/>
          <w:sz w:val="21"/>
          <w:szCs w:val="21"/>
          <w:lang w:eastAsia="zh-CN"/>
        </w:rPr>
        <w:t>角色：</w:t>
      </w:r>
      <w:r>
        <w:rPr>
          <w:rFonts w:ascii="宋体" w:hAnsi="宋体" w:hint="eastAsia"/>
          <w:color w:val="000000"/>
          <w:sz w:val="21"/>
          <w:szCs w:val="21"/>
          <w:lang w:eastAsia="zh-CN"/>
        </w:rPr>
        <w:t>售后</w:t>
      </w:r>
      <w:r>
        <w:rPr>
          <w:rFonts w:ascii="宋体" w:hAnsi="宋体"/>
          <w:color w:val="000000"/>
          <w:sz w:val="21"/>
          <w:szCs w:val="21"/>
          <w:lang w:eastAsia="zh-CN"/>
        </w:rPr>
        <w:t>超级管理员、</w:t>
      </w:r>
      <w:r>
        <w:rPr>
          <w:rFonts w:ascii="宋体" w:hAnsi="宋体" w:hint="eastAsia"/>
          <w:color w:val="000000"/>
          <w:sz w:val="21"/>
          <w:szCs w:val="21"/>
          <w:lang w:eastAsia="zh-CN"/>
        </w:rPr>
        <w:t>车厂</w:t>
      </w:r>
      <w:r>
        <w:rPr>
          <w:rFonts w:ascii="宋体" w:hAnsi="宋体"/>
          <w:color w:val="000000"/>
          <w:sz w:val="21"/>
          <w:szCs w:val="21"/>
          <w:lang w:eastAsia="zh-CN"/>
        </w:rPr>
        <w:t>零件部门、</w:t>
      </w:r>
      <w:r>
        <w:rPr>
          <w:rFonts w:ascii="宋体" w:hAnsi="宋体" w:hint="eastAsia"/>
          <w:color w:val="000000"/>
          <w:sz w:val="21"/>
          <w:szCs w:val="21"/>
          <w:lang w:eastAsia="zh-CN"/>
        </w:rPr>
        <w:t>经销商；</w:t>
      </w:r>
    </w:p>
    <w:p w:rsidR="004656A0" w:rsidRDefault="004656A0" w:rsidP="004656A0">
      <w:pPr>
        <w:ind w:firstLineChars="150" w:firstLine="315"/>
        <w:rPr>
          <w:rFonts w:ascii="宋体" w:hAnsi="宋体"/>
          <w:color w:val="000000"/>
          <w:sz w:val="21"/>
          <w:szCs w:val="21"/>
          <w:lang w:eastAsia="zh-CN"/>
        </w:rPr>
      </w:pPr>
      <w:r w:rsidRPr="009C64A2">
        <w:rPr>
          <w:rFonts w:ascii="宋体" w:hAnsi="宋体" w:hint="eastAsia"/>
          <w:color w:val="000000"/>
          <w:sz w:val="21"/>
          <w:szCs w:val="21"/>
          <w:lang w:eastAsia="zh-CN"/>
        </w:rPr>
        <w:t>（3</w:t>
      </w:r>
      <w:r w:rsidRPr="009C64A2">
        <w:rPr>
          <w:rFonts w:ascii="宋体" w:hAnsi="宋体"/>
          <w:color w:val="000000"/>
          <w:sz w:val="21"/>
          <w:szCs w:val="21"/>
          <w:lang w:eastAsia="zh-CN"/>
        </w:rPr>
        <w:t>）</w:t>
      </w:r>
      <w:r w:rsidRPr="009C64A2">
        <w:rPr>
          <w:rFonts w:ascii="宋体" w:hAnsi="宋体" w:hint="eastAsia"/>
          <w:color w:val="000000"/>
          <w:sz w:val="21"/>
          <w:szCs w:val="21"/>
          <w:lang w:eastAsia="zh-CN"/>
        </w:rPr>
        <w:t>登录</w:t>
      </w:r>
      <w:r>
        <w:rPr>
          <w:rFonts w:ascii="宋体" w:hAnsi="宋体" w:hint="eastAsia"/>
          <w:color w:val="000000"/>
          <w:sz w:val="21"/>
          <w:szCs w:val="21"/>
          <w:lang w:eastAsia="zh-CN"/>
        </w:rPr>
        <w:t>DCS</w:t>
      </w:r>
      <w:r w:rsidRPr="009C64A2">
        <w:rPr>
          <w:rFonts w:ascii="宋体" w:hAnsi="宋体" w:hint="eastAsia"/>
          <w:color w:val="000000"/>
          <w:sz w:val="21"/>
          <w:szCs w:val="21"/>
          <w:lang w:eastAsia="zh-CN"/>
        </w:rPr>
        <w:t>系统</w:t>
      </w:r>
      <w:r w:rsidRPr="009C64A2">
        <w:rPr>
          <w:rFonts w:ascii="宋体" w:hAnsi="宋体"/>
          <w:color w:val="000000"/>
          <w:sz w:val="21"/>
          <w:szCs w:val="21"/>
          <w:lang w:eastAsia="zh-CN"/>
        </w:rPr>
        <w:t>，</w:t>
      </w:r>
      <w:r w:rsidRPr="007D0E1F">
        <w:rPr>
          <w:rFonts w:ascii="宋体" w:hAnsi="宋体" w:hint="eastAsia"/>
          <w:color w:val="000000"/>
          <w:sz w:val="21"/>
          <w:szCs w:val="21"/>
          <w:lang w:eastAsia="zh-CN"/>
        </w:rPr>
        <w:t>当前位置：</w:t>
      </w:r>
      <w:r w:rsidRPr="00A255AD">
        <w:rPr>
          <w:rFonts w:ascii="宋体" w:hAnsi="宋体" w:hint="eastAsia"/>
          <w:color w:val="000000"/>
          <w:sz w:val="21"/>
          <w:szCs w:val="21"/>
          <w:lang w:eastAsia="zh-CN"/>
        </w:rPr>
        <w:t>当前位置：配件管理 &gt; 呆滞品管理 &gt; 呆滞品交易历史信息查询</w:t>
      </w:r>
      <w:r w:rsidRPr="009C64A2">
        <w:rPr>
          <w:rFonts w:ascii="宋体" w:hAnsi="宋体" w:hint="eastAsia"/>
          <w:color w:val="000000"/>
          <w:sz w:val="21"/>
          <w:szCs w:val="21"/>
          <w:lang w:eastAsia="zh-CN"/>
        </w:rPr>
        <w:t>，</w:t>
      </w:r>
      <w:r w:rsidRPr="009C64A2">
        <w:rPr>
          <w:rFonts w:ascii="宋体" w:hAnsi="宋体"/>
          <w:color w:val="000000"/>
          <w:sz w:val="21"/>
          <w:szCs w:val="21"/>
          <w:lang w:eastAsia="zh-CN"/>
        </w:rPr>
        <w:t>进入</w:t>
      </w:r>
      <w:r w:rsidRPr="00A255AD">
        <w:rPr>
          <w:rFonts w:ascii="宋体" w:hAnsi="宋体" w:hint="eastAsia"/>
          <w:color w:val="000000"/>
          <w:sz w:val="21"/>
          <w:szCs w:val="21"/>
          <w:lang w:eastAsia="zh-CN"/>
        </w:rPr>
        <w:t>呆滞品交易历史信息查询</w:t>
      </w:r>
      <w:r w:rsidRPr="009C64A2">
        <w:rPr>
          <w:rFonts w:ascii="宋体" w:hAnsi="宋体"/>
          <w:color w:val="000000"/>
          <w:sz w:val="21"/>
          <w:szCs w:val="21"/>
          <w:lang w:eastAsia="zh-CN"/>
        </w:rPr>
        <w:t>主页面，</w:t>
      </w:r>
      <w:r w:rsidRPr="009C64A2">
        <w:rPr>
          <w:rFonts w:ascii="宋体" w:hAnsi="宋体" w:hint="eastAsia"/>
          <w:color w:val="000000"/>
          <w:sz w:val="21"/>
          <w:szCs w:val="21"/>
          <w:lang w:eastAsia="zh-CN"/>
        </w:rPr>
        <w:t>如图4.</w:t>
      </w:r>
      <w:r>
        <w:rPr>
          <w:rFonts w:ascii="宋体" w:hAnsi="宋体" w:hint="eastAsia"/>
          <w:color w:val="000000"/>
          <w:sz w:val="21"/>
          <w:szCs w:val="21"/>
          <w:lang w:eastAsia="zh-CN"/>
        </w:rPr>
        <w:t>11</w:t>
      </w:r>
      <w:r w:rsidRPr="009C64A2">
        <w:rPr>
          <w:rFonts w:ascii="宋体" w:hAnsi="宋体" w:hint="eastAsia"/>
          <w:color w:val="000000"/>
          <w:sz w:val="21"/>
          <w:szCs w:val="21"/>
          <w:lang w:eastAsia="zh-CN"/>
        </w:rPr>
        <w:t>.4</w:t>
      </w:r>
      <w:r w:rsidRPr="009C64A2">
        <w:rPr>
          <w:rFonts w:ascii="宋体" w:hAnsi="宋体"/>
          <w:color w:val="000000"/>
          <w:sz w:val="21"/>
          <w:szCs w:val="21"/>
          <w:lang w:eastAsia="zh-CN"/>
        </w:rPr>
        <w:t>-1</w:t>
      </w:r>
      <w:r w:rsidRPr="009C64A2">
        <w:rPr>
          <w:rFonts w:ascii="宋体" w:hAnsi="宋体" w:hint="eastAsia"/>
          <w:color w:val="000000"/>
          <w:sz w:val="21"/>
          <w:szCs w:val="21"/>
          <w:lang w:eastAsia="zh-CN"/>
        </w:rPr>
        <w:t>所示</w:t>
      </w:r>
      <w:r w:rsidRPr="009C64A2">
        <w:rPr>
          <w:rFonts w:ascii="宋体" w:hAnsi="宋体"/>
          <w:color w:val="000000"/>
          <w:sz w:val="21"/>
          <w:szCs w:val="21"/>
          <w:lang w:eastAsia="zh-CN"/>
        </w:rPr>
        <w:t>：</w:t>
      </w:r>
    </w:p>
    <w:p w:rsidR="004656A0" w:rsidRDefault="004656A0" w:rsidP="004656A0">
      <w:pPr>
        <w:rPr>
          <w:lang w:eastAsia="zh-CN"/>
        </w:rPr>
      </w:pPr>
      <w:r>
        <w:rPr>
          <w:noProof/>
          <w:lang w:eastAsia="zh-CN"/>
        </w:rPr>
        <w:lastRenderedPageBreak/>
        <w:drawing>
          <wp:inline distT="0" distB="0" distL="0" distR="0" wp14:anchorId="79429B03" wp14:editId="0B41B602">
            <wp:extent cx="5486400" cy="2634615"/>
            <wp:effectExtent l="19050" t="19050" r="0" b="0"/>
            <wp:docPr id="2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634615"/>
                    </a:xfrm>
                    <a:prstGeom prst="rect">
                      <a:avLst/>
                    </a:prstGeom>
                    <a:ln>
                      <a:solidFill>
                        <a:schemeClr val="accent1"/>
                      </a:solidFill>
                    </a:ln>
                  </pic:spPr>
                </pic:pic>
              </a:graphicData>
            </a:graphic>
          </wp:inline>
        </w:drawing>
      </w:r>
    </w:p>
    <w:p w:rsidR="004656A0" w:rsidRDefault="004656A0" w:rsidP="004656A0">
      <w:pPr>
        <w:jc w:val="center"/>
        <w:rPr>
          <w:lang w:eastAsia="zh-CN"/>
        </w:rPr>
      </w:pPr>
      <w:r>
        <w:rPr>
          <w:rFonts w:hint="eastAsia"/>
          <w:lang w:eastAsia="zh-CN"/>
        </w:rPr>
        <w:t>图</w:t>
      </w:r>
      <w:r>
        <w:rPr>
          <w:rFonts w:hint="eastAsia"/>
          <w:lang w:eastAsia="zh-CN"/>
        </w:rPr>
        <w:t>4.11.4</w:t>
      </w:r>
      <w:r>
        <w:rPr>
          <w:lang w:eastAsia="zh-CN"/>
        </w:rPr>
        <w:t>-1</w:t>
      </w:r>
    </w:p>
    <w:tbl>
      <w:tblPr>
        <w:tblStyle w:val="af"/>
        <w:tblW w:w="8856" w:type="dxa"/>
        <w:tblLayout w:type="fixed"/>
        <w:tblLook w:val="04A0" w:firstRow="1" w:lastRow="0" w:firstColumn="1" w:lastColumn="0" w:noHBand="0" w:noVBand="1"/>
      </w:tblPr>
      <w:tblGrid>
        <w:gridCol w:w="2542"/>
        <w:gridCol w:w="5483"/>
        <w:gridCol w:w="831"/>
      </w:tblGrid>
      <w:tr w:rsidR="004656A0" w:rsidTr="003A0440">
        <w:tc>
          <w:tcPr>
            <w:tcW w:w="8856" w:type="dxa"/>
            <w:gridSpan w:val="3"/>
            <w:shd w:val="clear" w:color="auto" w:fill="FFFF00"/>
          </w:tcPr>
          <w:p w:rsidR="004656A0" w:rsidRDefault="004656A0" w:rsidP="003A0440">
            <w:pPr>
              <w:overflowPunct w:val="0"/>
              <w:autoSpaceDE w:val="0"/>
              <w:autoSpaceDN w:val="0"/>
              <w:adjustRightInd w:val="0"/>
              <w:textAlignment w:val="baseline"/>
              <w:rPr>
                <w:rFonts w:asciiTheme="minorEastAsia" w:hAnsiTheme="minorEastAsia"/>
                <w:b/>
                <w:szCs w:val="21"/>
                <w:lang w:eastAsia="zh-CN"/>
              </w:rPr>
            </w:pPr>
            <w:r>
              <w:rPr>
                <w:rFonts w:asciiTheme="minorEastAsia" w:hAnsiTheme="minorEastAsia" w:hint="eastAsia"/>
                <w:b/>
                <w:szCs w:val="21"/>
                <w:lang w:eastAsia="zh-CN"/>
              </w:rPr>
              <w:t>《呆滞品交易历史查询</w:t>
            </w:r>
            <w:r>
              <w:rPr>
                <w:rFonts w:asciiTheme="minorEastAsia" w:hAnsiTheme="minorEastAsia"/>
                <w:b/>
                <w:szCs w:val="21"/>
                <w:lang w:eastAsia="zh-CN"/>
              </w:rPr>
              <w:t>主页面</w:t>
            </w:r>
            <w:r>
              <w:rPr>
                <w:rFonts w:asciiTheme="minorEastAsia" w:hAnsiTheme="minorEastAsia" w:hint="eastAsia"/>
                <w:b/>
                <w:szCs w:val="21"/>
                <w:lang w:eastAsia="zh-CN"/>
              </w:rPr>
              <w:t>》</w:t>
            </w:r>
          </w:p>
        </w:tc>
      </w:tr>
      <w:tr w:rsidR="004656A0" w:rsidTr="003A0440">
        <w:tc>
          <w:tcPr>
            <w:tcW w:w="2542" w:type="dxa"/>
            <w:shd w:val="clear" w:color="auto" w:fill="FFFF00"/>
          </w:tcPr>
          <w:p w:rsidR="004656A0" w:rsidRDefault="004656A0" w:rsidP="003A0440">
            <w:pPr>
              <w:overflowPunct w:val="0"/>
              <w:autoSpaceDE w:val="0"/>
              <w:autoSpaceDN w:val="0"/>
              <w:adjustRightInd w:val="0"/>
              <w:textAlignment w:val="baseline"/>
              <w:rPr>
                <w:rFonts w:asciiTheme="minorEastAsia" w:hAnsiTheme="minorEastAsia"/>
                <w:b/>
                <w:szCs w:val="21"/>
              </w:rPr>
            </w:pPr>
            <w:r>
              <w:rPr>
                <w:rFonts w:asciiTheme="minorEastAsia" w:hAnsiTheme="minorEastAsia" w:hint="eastAsia"/>
                <w:b/>
                <w:szCs w:val="21"/>
              </w:rPr>
              <w:t>页面编号：</w:t>
            </w:r>
            <w:r>
              <w:rPr>
                <w:rFonts w:asciiTheme="minorEastAsia" w:hAnsiTheme="minorEastAsia"/>
                <w:b/>
                <w:szCs w:val="21"/>
              </w:rPr>
              <w:t>4.</w:t>
            </w:r>
            <w:r>
              <w:rPr>
                <w:rFonts w:asciiTheme="minorEastAsia" w:hAnsiTheme="minorEastAsia" w:hint="eastAsia"/>
                <w:b/>
                <w:szCs w:val="21"/>
                <w:lang w:eastAsia="zh-CN"/>
              </w:rPr>
              <w:t>11</w:t>
            </w:r>
            <w:r>
              <w:rPr>
                <w:rFonts w:asciiTheme="minorEastAsia" w:hAnsiTheme="minorEastAsia"/>
                <w:b/>
                <w:szCs w:val="21"/>
              </w:rPr>
              <w:t>.4-1</w:t>
            </w:r>
          </w:p>
        </w:tc>
        <w:tc>
          <w:tcPr>
            <w:tcW w:w="5483" w:type="dxa"/>
            <w:shd w:val="clear" w:color="auto" w:fill="FFFF00"/>
          </w:tcPr>
          <w:p w:rsidR="004656A0" w:rsidRDefault="004656A0" w:rsidP="003A0440">
            <w:pPr>
              <w:overflowPunct w:val="0"/>
              <w:autoSpaceDE w:val="0"/>
              <w:autoSpaceDN w:val="0"/>
              <w:adjustRightInd w:val="0"/>
              <w:textAlignment w:val="baseline"/>
              <w:rPr>
                <w:rFonts w:asciiTheme="minorEastAsia" w:hAnsiTheme="minorEastAsia"/>
                <w:b/>
                <w:szCs w:val="21"/>
              </w:rPr>
            </w:pPr>
            <w:proofErr w:type="spellStart"/>
            <w:r>
              <w:rPr>
                <w:rFonts w:asciiTheme="minorEastAsia" w:hAnsiTheme="minorEastAsia" w:hint="eastAsia"/>
                <w:b/>
                <w:szCs w:val="21"/>
              </w:rPr>
              <w:t>逻辑明细</w:t>
            </w:r>
            <w:proofErr w:type="spellEnd"/>
          </w:p>
        </w:tc>
        <w:tc>
          <w:tcPr>
            <w:tcW w:w="831" w:type="dxa"/>
            <w:shd w:val="clear" w:color="auto" w:fill="FFFF00"/>
          </w:tcPr>
          <w:p w:rsidR="004656A0" w:rsidRDefault="004656A0" w:rsidP="003A0440">
            <w:pPr>
              <w:overflowPunct w:val="0"/>
              <w:autoSpaceDE w:val="0"/>
              <w:autoSpaceDN w:val="0"/>
              <w:adjustRightInd w:val="0"/>
              <w:textAlignment w:val="baseline"/>
              <w:rPr>
                <w:rFonts w:asciiTheme="minorEastAsia" w:hAnsiTheme="minorEastAsia"/>
                <w:b/>
                <w:szCs w:val="21"/>
              </w:rPr>
            </w:pPr>
            <w:proofErr w:type="spellStart"/>
            <w:r>
              <w:rPr>
                <w:rFonts w:asciiTheme="minorEastAsia" w:hAnsiTheme="minorEastAsia" w:hint="eastAsia"/>
                <w:b/>
                <w:szCs w:val="21"/>
              </w:rPr>
              <w:t>备注</w:t>
            </w:r>
            <w:proofErr w:type="spellEnd"/>
          </w:p>
        </w:tc>
      </w:tr>
      <w:tr w:rsidR="004656A0" w:rsidTr="003A0440">
        <w:tc>
          <w:tcPr>
            <w:tcW w:w="2542" w:type="dxa"/>
          </w:tcPr>
          <w:p w:rsidR="004656A0" w:rsidRDefault="004656A0" w:rsidP="003A0440">
            <w:pPr>
              <w:overflowPunct w:val="0"/>
              <w:autoSpaceDE w:val="0"/>
              <w:autoSpaceDN w:val="0"/>
              <w:adjustRightInd w:val="0"/>
              <w:textAlignment w:val="baseline"/>
              <w:rPr>
                <w:rFonts w:asciiTheme="minorEastAsia" w:hAnsiTheme="minorEastAsia"/>
                <w:szCs w:val="21"/>
              </w:rPr>
            </w:pPr>
            <w:proofErr w:type="spellStart"/>
            <w:r>
              <w:rPr>
                <w:rFonts w:asciiTheme="minorEastAsia" w:hAnsiTheme="minorEastAsia" w:hint="eastAsia"/>
                <w:szCs w:val="21"/>
              </w:rPr>
              <w:t>页面初始化</w:t>
            </w:r>
            <w:proofErr w:type="spellEnd"/>
          </w:p>
        </w:tc>
        <w:tc>
          <w:tcPr>
            <w:tcW w:w="5483" w:type="dxa"/>
          </w:tcPr>
          <w:p w:rsidR="004656A0" w:rsidRDefault="004656A0" w:rsidP="003A0440">
            <w:pPr>
              <w:overflowPunct w:val="0"/>
              <w:autoSpaceDE w:val="0"/>
              <w:autoSpaceDN w:val="0"/>
              <w:adjustRightInd w:val="0"/>
              <w:textAlignment w:val="baseline"/>
              <w:rPr>
                <w:rFonts w:asciiTheme="minorEastAsia" w:hAnsiTheme="minorEastAsia"/>
                <w:iCs/>
                <w:szCs w:val="21"/>
                <w:lang w:eastAsia="zh-CN"/>
              </w:rPr>
            </w:pPr>
            <w:r>
              <w:rPr>
                <w:rFonts w:asciiTheme="minorEastAsia" w:hAnsiTheme="minorEastAsia" w:hint="eastAsia"/>
                <w:iCs/>
                <w:szCs w:val="21"/>
                <w:lang w:eastAsia="zh-CN"/>
              </w:rPr>
              <w:t>初始</w:t>
            </w:r>
            <w:r>
              <w:rPr>
                <w:rFonts w:asciiTheme="minorEastAsia" w:hAnsiTheme="minorEastAsia"/>
                <w:iCs/>
                <w:szCs w:val="21"/>
                <w:lang w:eastAsia="zh-CN"/>
              </w:rPr>
              <w:t>页面</w:t>
            </w:r>
            <w:r>
              <w:rPr>
                <w:rFonts w:asciiTheme="minorEastAsia" w:hAnsiTheme="minorEastAsia" w:hint="eastAsia"/>
                <w:iCs/>
                <w:szCs w:val="21"/>
                <w:lang w:eastAsia="zh-CN"/>
              </w:rPr>
              <w:t>默认只显示</w:t>
            </w:r>
            <w:r>
              <w:rPr>
                <w:rFonts w:asciiTheme="minorEastAsia" w:hAnsiTheme="minorEastAsia"/>
                <w:iCs/>
                <w:szCs w:val="21"/>
                <w:lang w:eastAsia="zh-CN"/>
              </w:rPr>
              <w:t>查询条件；</w:t>
            </w:r>
          </w:p>
        </w:tc>
        <w:tc>
          <w:tcPr>
            <w:tcW w:w="831" w:type="dxa"/>
          </w:tcPr>
          <w:p w:rsidR="004656A0" w:rsidRDefault="004656A0" w:rsidP="003A0440">
            <w:pPr>
              <w:overflowPunct w:val="0"/>
              <w:autoSpaceDE w:val="0"/>
              <w:autoSpaceDN w:val="0"/>
              <w:adjustRightInd w:val="0"/>
              <w:ind w:firstLine="402"/>
              <w:textAlignment w:val="baseline"/>
              <w:rPr>
                <w:rFonts w:asciiTheme="minorEastAsia" w:hAnsiTheme="minorEastAsia"/>
                <w:i/>
                <w:color w:val="0000FF"/>
                <w:szCs w:val="21"/>
                <w:lang w:eastAsia="zh-CN"/>
              </w:rPr>
            </w:pPr>
          </w:p>
        </w:tc>
      </w:tr>
      <w:tr w:rsidR="004656A0" w:rsidTr="003A0440">
        <w:tc>
          <w:tcPr>
            <w:tcW w:w="2542" w:type="dxa"/>
          </w:tcPr>
          <w:p w:rsidR="004656A0" w:rsidRDefault="004656A0" w:rsidP="003A0440">
            <w:pPr>
              <w:overflowPunct w:val="0"/>
              <w:autoSpaceDE w:val="0"/>
              <w:autoSpaceDN w:val="0"/>
              <w:adjustRightInd w:val="0"/>
              <w:textAlignment w:val="baseline"/>
              <w:rPr>
                <w:rFonts w:asciiTheme="minorEastAsia" w:hAnsiTheme="minorEastAsia"/>
                <w:szCs w:val="21"/>
                <w:lang w:eastAsia="zh-CN"/>
              </w:rPr>
            </w:pPr>
            <w:r>
              <w:rPr>
                <w:rFonts w:asciiTheme="minorEastAsia" w:hAnsiTheme="minorEastAsia" w:hint="eastAsia"/>
                <w:szCs w:val="21"/>
                <w:lang w:eastAsia="zh-CN"/>
              </w:rPr>
              <w:t>查询</w:t>
            </w:r>
            <w:r>
              <w:rPr>
                <w:rFonts w:asciiTheme="minorEastAsia" w:hAnsiTheme="minorEastAsia"/>
                <w:szCs w:val="21"/>
                <w:lang w:eastAsia="zh-CN"/>
              </w:rPr>
              <w:t>条件</w:t>
            </w:r>
          </w:p>
        </w:tc>
        <w:tc>
          <w:tcPr>
            <w:tcW w:w="5483" w:type="dxa"/>
          </w:tcPr>
          <w:p w:rsidR="004656A0" w:rsidRDefault="004656A0" w:rsidP="003A0440">
            <w:pPr>
              <w:overflowPunct w:val="0"/>
              <w:autoSpaceDE w:val="0"/>
              <w:autoSpaceDN w:val="0"/>
              <w:adjustRightInd w:val="0"/>
              <w:textAlignment w:val="baseline"/>
              <w:rPr>
                <w:rFonts w:asciiTheme="minorEastAsia" w:hAnsiTheme="minorEastAsia"/>
                <w:iCs/>
                <w:szCs w:val="21"/>
                <w:lang w:eastAsia="zh-CN"/>
              </w:rPr>
            </w:pPr>
            <w:r>
              <w:rPr>
                <w:rFonts w:asciiTheme="minorEastAsia" w:hAnsiTheme="minorEastAsia" w:hint="eastAsia"/>
                <w:b/>
                <w:iCs/>
                <w:szCs w:val="21"/>
                <w:lang w:eastAsia="zh-CN"/>
              </w:rPr>
              <w:t>售后大区</w:t>
            </w:r>
            <w:r w:rsidRPr="003F1935">
              <w:rPr>
                <w:rFonts w:asciiTheme="minorEastAsia" w:hAnsiTheme="minorEastAsia" w:hint="eastAsia"/>
                <w:b/>
                <w:iCs/>
                <w:szCs w:val="21"/>
                <w:lang w:eastAsia="zh-CN"/>
              </w:rPr>
              <w:t>：</w:t>
            </w:r>
            <w:r>
              <w:rPr>
                <w:rFonts w:asciiTheme="minorEastAsia" w:hAnsiTheme="minorEastAsia" w:hint="eastAsia"/>
                <w:iCs/>
                <w:szCs w:val="21"/>
                <w:lang w:eastAsia="zh-CN"/>
              </w:rPr>
              <w:t>下拉</w:t>
            </w:r>
            <w:r>
              <w:rPr>
                <w:rFonts w:asciiTheme="minorEastAsia" w:hAnsiTheme="minorEastAsia"/>
                <w:iCs/>
                <w:szCs w:val="21"/>
                <w:lang w:eastAsia="zh-CN"/>
              </w:rPr>
              <w:t>选项，</w:t>
            </w:r>
            <w:r>
              <w:rPr>
                <w:rFonts w:asciiTheme="minorEastAsia" w:hAnsiTheme="minorEastAsia" w:hint="eastAsia"/>
                <w:iCs/>
                <w:szCs w:val="21"/>
                <w:lang w:eastAsia="zh-CN"/>
              </w:rPr>
              <w:t>关联公司</w:t>
            </w:r>
            <w:r>
              <w:rPr>
                <w:rFonts w:asciiTheme="minorEastAsia" w:hAnsiTheme="minorEastAsia"/>
                <w:iCs/>
                <w:szCs w:val="21"/>
                <w:lang w:eastAsia="zh-CN"/>
              </w:rPr>
              <w:t>组织架构售后大区，默认</w:t>
            </w:r>
            <w:r>
              <w:rPr>
                <w:rFonts w:asciiTheme="minorEastAsia" w:hAnsiTheme="minorEastAsia" w:hint="eastAsia"/>
                <w:iCs/>
                <w:szCs w:val="21"/>
                <w:lang w:eastAsia="zh-CN"/>
              </w:rPr>
              <w:t>显示</w:t>
            </w:r>
            <w:r>
              <w:rPr>
                <w:rFonts w:asciiTheme="minorEastAsia" w:hAnsiTheme="minorEastAsia"/>
                <w:iCs/>
                <w:szCs w:val="21"/>
                <w:lang w:eastAsia="zh-CN"/>
              </w:rPr>
              <w:t>全国</w:t>
            </w:r>
            <w:r w:rsidRPr="003F1935">
              <w:rPr>
                <w:rFonts w:asciiTheme="minorEastAsia" w:hAnsiTheme="minorEastAsia"/>
                <w:iCs/>
                <w:szCs w:val="21"/>
                <w:lang w:eastAsia="zh-CN"/>
              </w:rPr>
              <w:t>；</w:t>
            </w:r>
          </w:p>
          <w:p w:rsidR="004656A0" w:rsidRDefault="004656A0" w:rsidP="003A0440">
            <w:pPr>
              <w:overflowPunct w:val="0"/>
              <w:autoSpaceDE w:val="0"/>
              <w:autoSpaceDN w:val="0"/>
              <w:adjustRightInd w:val="0"/>
              <w:textAlignment w:val="baseline"/>
              <w:rPr>
                <w:rFonts w:asciiTheme="minorEastAsia" w:hAnsiTheme="minorEastAsia"/>
                <w:iCs/>
                <w:szCs w:val="21"/>
                <w:lang w:eastAsia="zh-CN"/>
              </w:rPr>
            </w:pPr>
            <w:r w:rsidRPr="007A4AE8">
              <w:rPr>
                <w:rFonts w:asciiTheme="minorEastAsia" w:hAnsiTheme="minorEastAsia" w:hint="eastAsia"/>
                <w:b/>
                <w:iCs/>
                <w:szCs w:val="21"/>
                <w:lang w:eastAsia="zh-CN"/>
              </w:rPr>
              <w:t>售后</w:t>
            </w:r>
            <w:r w:rsidRPr="007A4AE8">
              <w:rPr>
                <w:rFonts w:asciiTheme="minorEastAsia" w:hAnsiTheme="minorEastAsia"/>
                <w:b/>
                <w:iCs/>
                <w:szCs w:val="21"/>
                <w:lang w:eastAsia="zh-CN"/>
              </w:rPr>
              <w:t>小区：</w:t>
            </w:r>
            <w:r>
              <w:rPr>
                <w:rFonts w:asciiTheme="minorEastAsia" w:hAnsiTheme="minorEastAsia" w:hint="eastAsia"/>
                <w:iCs/>
                <w:szCs w:val="21"/>
                <w:lang w:eastAsia="zh-CN"/>
              </w:rPr>
              <w:t>下拉</w:t>
            </w:r>
            <w:r>
              <w:rPr>
                <w:rFonts w:asciiTheme="minorEastAsia" w:hAnsiTheme="minorEastAsia"/>
                <w:iCs/>
                <w:szCs w:val="21"/>
                <w:lang w:eastAsia="zh-CN"/>
              </w:rPr>
              <w:t>选项，关联公司组织架构售后小区，</w:t>
            </w:r>
            <w:r>
              <w:rPr>
                <w:rFonts w:asciiTheme="minorEastAsia" w:hAnsiTheme="minorEastAsia" w:hint="eastAsia"/>
                <w:iCs/>
                <w:szCs w:val="21"/>
                <w:lang w:eastAsia="zh-CN"/>
              </w:rPr>
              <w:t>与</w:t>
            </w:r>
            <w:r>
              <w:rPr>
                <w:rFonts w:asciiTheme="minorEastAsia" w:hAnsiTheme="minorEastAsia"/>
                <w:iCs/>
                <w:szCs w:val="21"/>
                <w:lang w:eastAsia="zh-CN"/>
              </w:rPr>
              <w:t>售后大区</w:t>
            </w:r>
            <w:r>
              <w:rPr>
                <w:rFonts w:asciiTheme="minorEastAsia" w:hAnsiTheme="minorEastAsia" w:hint="eastAsia"/>
                <w:iCs/>
                <w:szCs w:val="21"/>
                <w:lang w:eastAsia="zh-CN"/>
              </w:rPr>
              <w:t>联动</w:t>
            </w:r>
            <w:r>
              <w:rPr>
                <w:rFonts w:asciiTheme="minorEastAsia" w:hAnsiTheme="minorEastAsia"/>
                <w:iCs/>
                <w:szCs w:val="21"/>
                <w:lang w:eastAsia="zh-CN"/>
              </w:rPr>
              <w:t>，默认</w:t>
            </w:r>
            <w:proofErr w:type="gramStart"/>
            <w:r>
              <w:rPr>
                <w:rFonts w:asciiTheme="minorEastAsia" w:hAnsiTheme="minorEastAsia"/>
                <w:iCs/>
                <w:szCs w:val="21"/>
                <w:lang w:eastAsia="zh-CN"/>
              </w:rPr>
              <w:t>显示请</w:t>
            </w:r>
            <w:proofErr w:type="gramEnd"/>
            <w:r>
              <w:rPr>
                <w:rFonts w:asciiTheme="minorEastAsia" w:hAnsiTheme="minorEastAsia"/>
                <w:iCs/>
                <w:szCs w:val="21"/>
                <w:lang w:eastAsia="zh-CN"/>
              </w:rPr>
              <w:t>选择</w:t>
            </w:r>
            <w:r>
              <w:rPr>
                <w:rFonts w:asciiTheme="minorEastAsia" w:hAnsiTheme="minorEastAsia" w:hint="eastAsia"/>
                <w:iCs/>
                <w:szCs w:val="21"/>
                <w:lang w:eastAsia="zh-CN"/>
              </w:rPr>
              <w:t>；</w:t>
            </w:r>
          </w:p>
          <w:p w:rsidR="004656A0" w:rsidRPr="007A4AE8" w:rsidRDefault="004656A0" w:rsidP="003A0440">
            <w:pPr>
              <w:overflowPunct w:val="0"/>
              <w:autoSpaceDE w:val="0"/>
              <w:autoSpaceDN w:val="0"/>
              <w:adjustRightInd w:val="0"/>
              <w:textAlignment w:val="baseline"/>
              <w:rPr>
                <w:rFonts w:asciiTheme="minorEastAsia" w:hAnsiTheme="minorEastAsia"/>
                <w:b/>
                <w:iCs/>
                <w:szCs w:val="21"/>
                <w:lang w:eastAsia="zh-CN"/>
              </w:rPr>
            </w:pPr>
            <w:r w:rsidRPr="007A4AE8">
              <w:rPr>
                <w:rFonts w:asciiTheme="minorEastAsia" w:hAnsiTheme="minorEastAsia" w:hint="eastAsia"/>
                <w:b/>
                <w:iCs/>
                <w:szCs w:val="21"/>
                <w:lang w:eastAsia="zh-CN"/>
              </w:rPr>
              <w:t>经销商</w:t>
            </w:r>
            <w:r w:rsidRPr="007A4AE8">
              <w:rPr>
                <w:rFonts w:asciiTheme="minorEastAsia" w:hAnsiTheme="minorEastAsia"/>
                <w:b/>
                <w:iCs/>
                <w:szCs w:val="21"/>
                <w:lang w:eastAsia="zh-CN"/>
              </w:rPr>
              <w:t>：</w:t>
            </w:r>
            <w:r w:rsidRPr="007A4AE8">
              <w:rPr>
                <w:rFonts w:asciiTheme="minorEastAsia" w:hAnsiTheme="minorEastAsia" w:hint="eastAsia"/>
                <w:iCs/>
                <w:szCs w:val="21"/>
                <w:lang w:eastAsia="zh-CN"/>
              </w:rPr>
              <w:t>精确</w:t>
            </w:r>
            <w:r w:rsidRPr="007A4AE8">
              <w:rPr>
                <w:rFonts w:asciiTheme="minorEastAsia" w:hAnsiTheme="minorEastAsia"/>
                <w:iCs/>
                <w:szCs w:val="21"/>
                <w:lang w:eastAsia="zh-CN"/>
              </w:rPr>
              <w:t>查</w:t>
            </w:r>
            <w:r w:rsidRPr="007A4AE8">
              <w:rPr>
                <w:rFonts w:asciiTheme="minorEastAsia" w:hAnsiTheme="minorEastAsia" w:hint="eastAsia"/>
                <w:iCs/>
                <w:szCs w:val="21"/>
                <w:lang w:eastAsia="zh-CN"/>
              </w:rPr>
              <w:t>找带回</w:t>
            </w:r>
            <w:r w:rsidRPr="007A4AE8">
              <w:rPr>
                <w:rFonts w:asciiTheme="minorEastAsia" w:hAnsiTheme="minorEastAsia"/>
                <w:iCs/>
                <w:szCs w:val="21"/>
                <w:lang w:eastAsia="zh-CN"/>
              </w:rPr>
              <w:t>；</w:t>
            </w:r>
          </w:p>
          <w:p w:rsidR="004656A0" w:rsidRPr="00022C19" w:rsidRDefault="004656A0" w:rsidP="003A0440">
            <w:pPr>
              <w:overflowPunct w:val="0"/>
              <w:autoSpaceDE w:val="0"/>
              <w:autoSpaceDN w:val="0"/>
              <w:adjustRightInd w:val="0"/>
              <w:textAlignment w:val="baseline"/>
              <w:rPr>
                <w:rFonts w:asciiTheme="minorEastAsia" w:hAnsiTheme="minorEastAsia"/>
                <w:b/>
                <w:iCs/>
                <w:szCs w:val="21"/>
                <w:lang w:eastAsia="zh-CN"/>
              </w:rPr>
            </w:pPr>
            <w:r w:rsidRPr="00022C19">
              <w:rPr>
                <w:rFonts w:asciiTheme="minorEastAsia" w:hAnsiTheme="minorEastAsia" w:hint="eastAsia"/>
                <w:b/>
                <w:iCs/>
                <w:szCs w:val="21"/>
                <w:lang w:eastAsia="zh-CN"/>
              </w:rPr>
              <w:t>配件</w:t>
            </w:r>
            <w:r w:rsidRPr="00022C19">
              <w:rPr>
                <w:rFonts w:asciiTheme="minorEastAsia" w:hAnsiTheme="minorEastAsia"/>
                <w:b/>
                <w:iCs/>
                <w:szCs w:val="21"/>
                <w:lang w:eastAsia="zh-CN"/>
              </w:rPr>
              <w:t>代码：</w:t>
            </w:r>
            <w:r w:rsidRPr="00022C19">
              <w:rPr>
                <w:rFonts w:asciiTheme="minorEastAsia" w:hAnsiTheme="minorEastAsia" w:hint="eastAsia"/>
                <w:iCs/>
                <w:szCs w:val="21"/>
                <w:lang w:eastAsia="zh-CN"/>
              </w:rPr>
              <w:t>模糊</w:t>
            </w:r>
            <w:r w:rsidRPr="00022C19">
              <w:rPr>
                <w:rFonts w:asciiTheme="minorEastAsia" w:hAnsiTheme="minorEastAsia"/>
                <w:iCs/>
                <w:szCs w:val="21"/>
                <w:lang w:eastAsia="zh-CN"/>
              </w:rPr>
              <w:t>查询；</w:t>
            </w:r>
          </w:p>
          <w:p w:rsidR="004656A0" w:rsidRDefault="004656A0" w:rsidP="003A0440">
            <w:pPr>
              <w:overflowPunct w:val="0"/>
              <w:autoSpaceDE w:val="0"/>
              <w:autoSpaceDN w:val="0"/>
              <w:adjustRightInd w:val="0"/>
              <w:textAlignment w:val="baseline"/>
              <w:rPr>
                <w:rFonts w:asciiTheme="minorEastAsia" w:hAnsiTheme="minorEastAsia"/>
                <w:iCs/>
                <w:szCs w:val="21"/>
                <w:lang w:eastAsia="zh-CN"/>
              </w:rPr>
            </w:pPr>
            <w:r w:rsidRPr="00022C19">
              <w:rPr>
                <w:rFonts w:asciiTheme="minorEastAsia" w:hAnsiTheme="minorEastAsia" w:hint="eastAsia"/>
                <w:b/>
                <w:iCs/>
                <w:szCs w:val="21"/>
                <w:lang w:eastAsia="zh-CN"/>
              </w:rPr>
              <w:t>配件名称</w:t>
            </w:r>
            <w:r w:rsidRPr="00022C19">
              <w:rPr>
                <w:rFonts w:asciiTheme="minorEastAsia" w:hAnsiTheme="minorEastAsia"/>
                <w:b/>
                <w:iCs/>
                <w:szCs w:val="21"/>
                <w:lang w:eastAsia="zh-CN"/>
              </w:rPr>
              <w:t>：</w:t>
            </w:r>
            <w:r w:rsidRPr="00022C19">
              <w:rPr>
                <w:rFonts w:asciiTheme="minorEastAsia" w:hAnsiTheme="minorEastAsia" w:hint="eastAsia"/>
                <w:iCs/>
                <w:szCs w:val="21"/>
                <w:lang w:eastAsia="zh-CN"/>
              </w:rPr>
              <w:t>模糊</w:t>
            </w:r>
            <w:r w:rsidRPr="00022C19">
              <w:rPr>
                <w:rFonts w:asciiTheme="minorEastAsia" w:hAnsiTheme="minorEastAsia"/>
                <w:iCs/>
                <w:szCs w:val="21"/>
                <w:lang w:eastAsia="zh-CN"/>
              </w:rPr>
              <w:t>查询；</w:t>
            </w:r>
          </w:p>
          <w:p w:rsidR="004656A0" w:rsidRDefault="004656A0" w:rsidP="003A0440">
            <w:pPr>
              <w:overflowPunct w:val="0"/>
              <w:autoSpaceDE w:val="0"/>
              <w:autoSpaceDN w:val="0"/>
              <w:adjustRightInd w:val="0"/>
              <w:textAlignment w:val="baseline"/>
              <w:rPr>
                <w:rFonts w:asciiTheme="minorEastAsia" w:hAnsiTheme="minorEastAsia"/>
                <w:iCs/>
                <w:szCs w:val="21"/>
                <w:lang w:eastAsia="zh-CN"/>
              </w:rPr>
            </w:pPr>
            <w:r w:rsidRPr="00327B17">
              <w:rPr>
                <w:rFonts w:asciiTheme="minorEastAsia" w:hAnsiTheme="minorEastAsia" w:hint="eastAsia"/>
                <w:b/>
                <w:iCs/>
                <w:szCs w:val="21"/>
                <w:lang w:eastAsia="zh-CN"/>
              </w:rPr>
              <w:t>状态</w:t>
            </w:r>
            <w:r w:rsidRPr="00327B17">
              <w:rPr>
                <w:rFonts w:asciiTheme="minorEastAsia" w:hAnsiTheme="minorEastAsia"/>
                <w:b/>
                <w:iCs/>
                <w:szCs w:val="21"/>
                <w:lang w:eastAsia="zh-CN"/>
              </w:rPr>
              <w:t>：</w:t>
            </w:r>
            <w:r w:rsidRPr="00327B17">
              <w:rPr>
                <w:rFonts w:asciiTheme="minorEastAsia" w:hAnsiTheme="minorEastAsia" w:hint="eastAsia"/>
                <w:iCs/>
                <w:szCs w:val="21"/>
                <w:lang w:eastAsia="zh-CN"/>
              </w:rPr>
              <w:t>下拉</w:t>
            </w:r>
            <w:r w:rsidRPr="00327B17">
              <w:rPr>
                <w:rFonts w:asciiTheme="minorEastAsia" w:hAnsiTheme="minorEastAsia"/>
                <w:iCs/>
                <w:szCs w:val="21"/>
                <w:lang w:eastAsia="zh-CN"/>
              </w:rPr>
              <w:t>选项，下拉值：</w:t>
            </w:r>
            <w:r w:rsidRPr="00327B17">
              <w:rPr>
                <w:rFonts w:asciiTheme="minorEastAsia" w:hAnsiTheme="minorEastAsia" w:hint="eastAsia"/>
                <w:iCs/>
                <w:szCs w:val="21"/>
                <w:lang w:eastAsia="zh-CN"/>
              </w:rPr>
              <w:t>请选择</w:t>
            </w:r>
            <w:r w:rsidRPr="00327B17">
              <w:rPr>
                <w:rFonts w:asciiTheme="minorEastAsia" w:hAnsiTheme="minorEastAsia"/>
                <w:iCs/>
                <w:szCs w:val="21"/>
                <w:lang w:eastAsia="zh-CN"/>
              </w:rPr>
              <w:t>、</w:t>
            </w:r>
            <w:r>
              <w:rPr>
                <w:rFonts w:asciiTheme="minorEastAsia" w:hAnsiTheme="minorEastAsia"/>
                <w:iCs/>
                <w:szCs w:val="21"/>
                <w:lang w:eastAsia="zh-CN"/>
              </w:rPr>
              <w:t>完成、</w:t>
            </w:r>
            <w:r>
              <w:rPr>
                <w:rFonts w:asciiTheme="minorEastAsia" w:hAnsiTheme="minorEastAsia" w:hint="eastAsia"/>
                <w:iCs/>
                <w:szCs w:val="21"/>
                <w:lang w:eastAsia="zh-CN"/>
              </w:rPr>
              <w:t>进行</w:t>
            </w:r>
            <w:r>
              <w:rPr>
                <w:rFonts w:asciiTheme="minorEastAsia" w:hAnsiTheme="minorEastAsia"/>
                <w:iCs/>
                <w:szCs w:val="21"/>
                <w:lang w:eastAsia="zh-CN"/>
              </w:rPr>
              <w:t>中</w:t>
            </w:r>
            <w:r>
              <w:rPr>
                <w:rFonts w:asciiTheme="minorEastAsia" w:hAnsiTheme="minorEastAsia" w:hint="eastAsia"/>
                <w:iCs/>
                <w:szCs w:val="21"/>
                <w:lang w:eastAsia="zh-CN"/>
              </w:rPr>
              <w:t>、</w:t>
            </w:r>
            <w:r>
              <w:rPr>
                <w:rFonts w:asciiTheme="minorEastAsia" w:hAnsiTheme="minorEastAsia"/>
                <w:iCs/>
                <w:szCs w:val="21"/>
                <w:lang w:eastAsia="zh-CN"/>
              </w:rPr>
              <w:t>取消</w:t>
            </w:r>
            <w:r w:rsidRPr="00327B17">
              <w:rPr>
                <w:rFonts w:asciiTheme="minorEastAsia" w:hAnsiTheme="minorEastAsia"/>
                <w:iCs/>
                <w:szCs w:val="21"/>
                <w:lang w:eastAsia="zh-CN"/>
              </w:rPr>
              <w:t>，默认</w:t>
            </w:r>
            <w:proofErr w:type="gramStart"/>
            <w:r w:rsidRPr="00327B17">
              <w:rPr>
                <w:rFonts w:asciiTheme="minorEastAsia" w:hAnsiTheme="minorEastAsia"/>
                <w:iCs/>
                <w:szCs w:val="21"/>
                <w:lang w:eastAsia="zh-CN"/>
              </w:rPr>
              <w:t>显示</w:t>
            </w:r>
            <w:r>
              <w:rPr>
                <w:rFonts w:asciiTheme="minorEastAsia" w:hAnsiTheme="minorEastAsia" w:hint="eastAsia"/>
                <w:iCs/>
                <w:szCs w:val="21"/>
                <w:lang w:eastAsia="zh-CN"/>
              </w:rPr>
              <w:t>请</w:t>
            </w:r>
            <w:proofErr w:type="gramEnd"/>
            <w:r>
              <w:rPr>
                <w:rFonts w:asciiTheme="minorEastAsia" w:hAnsiTheme="minorEastAsia" w:hint="eastAsia"/>
                <w:iCs/>
                <w:szCs w:val="21"/>
                <w:lang w:eastAsia="zh-CN"/>
              </w:rPr>
              <w:t>选择</w:t>
            </w:r>
            <w:r w:rsidRPr="00327B17">
              <w:rPr>
                <w:rFonts w:asciiTheme="minorEastAsia" w:hAnsiTheme="minorEastAsia"/>
                <w:iCs/>
                <w:szCs w:val="21"/>
                <w:lang w:eastAsia="zh-CN"/>
              </w:rPr>
              <w:t>；</w:t>
            </w:r>
          </w:p>
          <w:p w:rsidR="004656A0" w:rsidRPr="007A4AE8" w:rsidRDefault="004656A0" w:rsidP="003A0440">
            <w:pPr>
              <w:overflowPunct w:val="0"/>
              <w:autoSpaceDE w:val="0"/>
              <w:autoSpaceDN w:val="0"/>
              <w:adjustRightInd w:val="0"/>
              <w:textAlignment w:val="baseline"/>
              <w:rPr>
                <w:rFonts w:asciiTheme="minorEastAsia" w:hAnsiTheme="minorEastAsia"/>
                <w:b/>
                <w:iCs/>
                <w:szCs w:val="21"/>
                <w:lang w:eastAsia="zh-CN"/>
              </w:rPr>
            </w:pPr>
            <w:r>
              <w:rPr>
                <w:rFonts w:asciiTheme="minorEastAsia" w:hAnsiTheme="minorEastAsia" w:hint="eastAsia"/>
                <w:b/>
                <w:iCs/>
                <w:szCs w:val="21"/>
                <w:lang w:eastAsia="zh-CN"/>
              </w:rPr>
              <w:t>完成</w:t>
            </w:r>
            <w:r w:rsidRPr="003F1935">
              <w:rPr>
                <w:rFonts w:asciiTheme="minorEastAsia" w:hAnsiTheme="minorEastAsia" w:hint="eastAsia"/>
                <w:b/>
                <w:iCs/>
                <w:szCs w:val="21"/>
                <w:lang w:eastAsia="zh-CN"/>
              </w:rPr>
              <w:t>时间：</w:t>
            </w:r>
            <w:r w:rsidRPr="003F1935">
              <w:rPr>
                <w:rFonts w:asciiTheme="minorEastAsia" w:hAnsiTheme="minorEastAsia" w:hint="eastAsia"/>
                <w:iCs/>
                <w:szCs w:val="21"/>
                <w:lang w:eastAsia="zh-CN"/>
              </w:rPr>
              <w:t>日期范围，如2016</w:t>
            </w:r>
            <w:r w:rsidRPr="003F1935">
              <w:rPr>
                <w:rFonts w:asciiTheme="minorEastAsia" w:hAnsiTheme="minorEastAsia"/>
                <w:iCs/>
                <w:szCs w:val="21"/>
                <w:lang w:eastAsia="zh-CN"/>
              </w:rPr>
              <w:t>-07-01</w:t>
            </w:r>
            <w:r w:rsidRPr="003F1935">
              <w:rPr>
                <w:rFonts w:asciiTheme="minorEastAsia" w:hAnsiTheme="minorEastAsia" w:hint="eastAsia"/>
                <w:iCs/>
                <w:szCs w:val="21"/>
                <w:lang w:eastAsia="zh-CN"/>
              </w:rPr>
              <w:t>至2016</w:t>
            </w:r>
            <w:r w:rsidRPr="003F1935">
              <w:rPr>
                <w:rFonts w:asciiTheme="minorEastAsia" w:hAnsiTheme="minorEastAsia"/>
                <w:iCs/>
                <w:szCs w:val="21"/>
                <w:lang w:eastAsia="zh-CN"/>
              </w:rPr>
              <w:t>-07-28；</w:t>
            </w:r>
          </w:p>
        </w:tc>
        <w:tc>
          <w:tcPr>
            <w:tcW w:w="831" w:type="dxa"/>
          </w:tcPr>
          <w:p w:rsidR="004656A0" w:rsidRDefault="004656A0" w:rsidP="003A0440">
            <w:pPr>
              <w:overflowPunct w:val="0"/>
              <w:autoSpaceDE w:val="0"/>
              <w:autoSpaceDN w:val="0"/>
              <w:adjustRightInd w:val="0"/>
              <w:ind w:firstLine="402"/>
              <w:textAlignment w:val="baseline"/>
              <w:rPr>
                <w:rFonts w:asciiTheme="minorEastAsia" w:hAnsiTheme="minorEastAsia"/>
                <w:i/>
                <w:color w:val="0000FF"/>
                <w:szCs w:val="21"/>
                <w:lang w:eastAsia="zh-CN"/>
              </w:rPr>
            </w:pPr>
          </w:p>
        </w:tc>
      </w:tr>
      <w:tr w:rsidR="004656A0" w:rsidTr="003A0440">
        <w:tc>
          <w:tcPr>
            <w:tcW w:w="2542" w:type="dxa"/>
          </w:tcPr>
          <w:p w:rsidR="004656A0" w:rsidRDefault="004656A0" w:rsidP="003A0440">
            <w:pPr>
              <w:overflowPunct w:val="0"/>
              <w:autoSpaceDE w:val="0"/>
              <w:autoSpaceDN w:val="0"/>
              <w:adjustRightInd w:val="0"/>
              <w:textAlignment w:val="baseline"/>
              <w:rPr>
                <w:rFonts w:asciiTheme="minorEastAsia" w:hAnsiTheme="minorEastAsia"/>
                <w:szCs w:val="21"/>
                <w:lang w:eastAsia="zh-CN"/>
              </w:rPr>
            </w:pPr>
            <w:r>
              <w:rPr>
                <w:rFonts w:asciiTheme="minorEastAsia" w:hAnsiTheme="minorEastAsia" w:hint="eastAsia"/>
                <w:szCs w:val="21"/>
                <w:lang w:eastAsia="zh-CN"/>
              </w:rPr>
              <w:t>子功能</w:t>
            </w:r>
            <w:r>
              <w:rPr>
                <w:rFonts w:asciiTheme="minorEastAsia" w:hAnsiTheme="minorEastAsia"/>
                <w:szCs w:val="21"/>
                <w:lang w:eastAsia="zh-CN"/>
              </w:rPr>
              <w:t>：</w:t>
            </w:r>
          </w:p>
        </w:tc>
        <w:tc>
          <w:tcPr>
            <w:tcW w:w="5483" w:type="dxa"/>
          </w:tcPr>
          <w:p w:rsidR="004656A0" w:rsidRDefault="004656A0" w:rsidP="003A0440">
            <w:pPr>
              <w:overflowPunct w:val="0"/>
              <w:autoSpaceDE w:val="0"/>
              <w:autoSpaceDN w:val="0"/>
              <w:adjustRightInd w:val="0"/>
              <w:textAlignment w:val="baseline"/>
              <w:rPr>
                <w:rFonts w:asciiTheme="minorEastAsia" w:hAnsiTheme="minorEastAsia"/>
                <w:iCs/>
                <w:szCs w:val="21"/>
                <w:lang w:eastAsia="zh-CN"/>
              </w:rPr>
            </w:pPr>
            <w:r>
              <w:rPr>
                <w:rFonts w:asciiTheme="minorEastAsia" w:hAnsiTheme="minorEastAsia" w:hint="eastAsia"/>
                <w:b/>
                <w:iCs/>
                <w:szCs w:val="21"/>
                <w:lang w:eastAsia="zh-CN"/>
              </w:rPr>
              <w:t>查询：</w:t>
            </w:r>
            <w:r>
              <w:rPr>
                <w:rFonts w:asciiTheme="minorEastAsia" w:hAnsiTheme="minorEastAsia" w:hint="eastAsia"/>
                <w:iCs/>
                <w:szCs w:val="21"/>
                <w:lang w:eastAsia="zh-CN"/>
              </w:rPr>
              <w:t>根据</w:t>
            </w:r>
            <w:r>
              <w:rPr>
                <w:rFonts w:asciiTheme="minorEastAsia" w:hAnsiTheme="minorEastAsia"/>
                <w:iCs/>
                <w:szCs w:val="21"/>
                <w:lang w:eastAsia="zh-CN"/>
              </w:rPr>
              <w:t>选择条件</w:t>
            </w:r>
            <w:r>
              <w:rPr>
                <w:rFonts w:asciiTheme="minorEastAsia" w:hAnsiTheme="minorEastAsia" w:hint="eastAsia"/>
                <w:iCs/>
                <w:szCs w:val="21"/>
                <w:lang w:eastAsia="zh-CN"/>
              </w:rPr>
              <w:t>跳转查询</w:t>
            </w:r>
            <w:r>
              <w:rPr>
                <w:rFonts w:asciiTheme="minorEastAsia" w:hAnsiTheme="minorEastAsia"/>
                <w:iCs/>
                <w:szCs w:val="21"/>
                <w:lang w:eastAsia="zh-CN"/>
              </w:rPr>
              <w:t>结果</w:t>
            </w:r>
            <w:r>
              <w:rPr>
                <w:rFonts w:asciiTheme="minorEastAsia" w:hAnsiTheme="minorEastAsia" w:hint="eastAsia"/>
                <w:iCs/>
                <w:szCs w:val="21"/>
                <w:lang w:eastAsia="zh-CN"/>
              </w:rPr>
              <w:t>列表</w:t>
            </w:r>
            <w:r>
              <w:rPr>
                <w:rFonts w:asciiTheme="minorEastAsia" w:hAnsiTheme="minorEastAsia"/>
                <w:iCs/>
                <w:szCs w:val="21"/>
                <w:lang w:eastAsia="zh-CN"/>
              </w:rPr>
              <w:t>；</w:t>
            </w:r>
          </w:p>
          <w:p w:rsidR="004656A0" w:rsidRDefault="004656A0" w:rsidP="003A0440">
            <w:pPr>
              <w:overflowPunct w:val="0"/>
              <w:autoSpaceDE w:val="0"/>
              <w:autoSpaceDN w:val="0"/>
              <w:adjustRightInd w:val="0"/>
              <w:textAlignment w:val="baseline"/>
              <w:rPr>
                <w:rFonts w:asciiTheme="minorEastAsia" w:hAnsiTheme="minorEastAsia"/>
                <w:b/>
                <w:iCs/>
                <w:szCs w:val="21"/>
                <w:lang w:eastAsia="zh-CN"/>
              </w:rPr>
            </w:pPr>
            <w:r>
              <w:rPr>
                <w:rFonts w:asciiTheme="minorEastAsia" w:hAnsiTheme="minorEastAsia" w:hint="eastAsia"/>
                <w:b/>
                <w:iCs/>
                <w:szCs w:val="21"/>
                <w:lang w:eastAsia="zh-CN"/>
              </w:rPr>
              <w:t>下载</w:t>
            </w:r>
            <w:r>
              <w:rPr>
                <w:rFonts w:asciiTheme="minorEastAsia" w:hAnsiTheme="minorEastAsia"/>
                <w:b/>
                <w:iCs/>
                <w:szCs w:val="21"/>
                <w:lang w:eastAsia="zh-CN"/>
              </w:rPr>
              <w:t>：</w:t>
            </w:r>
            <w:r>
              <w:rPr>
                <w:rFonts w:asciiTheme="minorEastAsia" w:hAnsiTheme="minorEastAsia" w:hint="eastAsia"/>
                <w:iCs/>
                <w:szCs w:val="21"/>
                <w:lang w:eastAsia="zh-CN"/>
              </w:rPr>
              <w:t>根据</w:t>
            </w:r>
            <w:r>
              <w:rPr>
                <w:rFonts w:asciiTheme="minorEastAsia" w:hAnsiTheme="minorEastAsia"/>
                <w:iCs/>
                <w:szCs w:val="21"/>
                <w:lang w:eastAsia="zh-CN"/>
              </w:rPr>
              <w:t>查询</w:t>
            </w:r>
            <w:r>
              <w:rPr>
                <w:rFonts w:asciiTheme="minorEastAsia" w:hAnsiTheme="minorEastAsia" w:hint="eastAsia"/>
                <w:iCs/>
                <w:szCs w:val="21"/>
                <w:lang w:eastAsia="zh-CN"/>
              </w:rPr>
              <w:t>条件</w:t>
            </w:r>
            <w:r>
              <w:rPr>
                <w:rFonts w:asciiTheme="minorEastAsia" w:hAnsiTheme="minorEastAsia"/>
                <w:iCs/>
                <w:szCs w:val="21"/>
                <w:lang w:eastAsia="zh-CN"/>
              </w:rPr>
              <w:t>过滤下载；</w:t>
            </w:r>
          </w:p>
        </w:tc>
        <w:tc>
          <w:tcPr>
            <w:tcW w:w="831" w:type="dxa"/>
          </w:tcPr>
          <w:p w:rsidR="004656A0" w:rsidRDefault="004656A0" w:rsidP="003A0440">
            <w:pPr>
              <w:overflowPunct w:val="0"/>
              <w:autoSpaceDE w:val="0"/>
              <w:autoSpaceDN w:val="0"/>
              <w:adjustRightInd w:val="0"/>
              <w:ind w:firstLine="402"/>
              <w:textAlignment w:val="baseline"/>
              <w:rPr>
                <w:rFonts w:asciiTheme="minorEastAsia" w:hAnsiTheme="minorEastAsia"/>
                <w:i/>
                <w:color w:val="0000FF"/>
                <w:szCs w:val="21"/>
                <w:lang w:eastAsia="zh-CN"/>
              </w:rPr>
            </w:pPr>
          </w:p>
        </w:tc>
      </w:tr>
    </w:tbl>
    <w:p w:rsidR="004656A0" w:rsidRDefault="004656A0" w:rsidP="004656A0">
      <w:pPr>
        <w:ind w:firstLineChars="150" w:firstLine="315"/>
        <w:rPr>
          <w:rFonts w:ascii="宋体" w:hAnsi="宋体"/>
          <w:color w:val="000000"/>
          <w:sz w:val="21"/>
          <w:szCs w:val="21"/>
          <w:lang w:eastAsia="zh-CN"/>
        </w:rPr>
      </w:pPr>
      <w:r>
        <w:rPr>
          <w:rFonts w:ascii="宋体" w:hAnsi="宋体" w:hint="eastAsia"/>
          <w:color w:val="000000"/>
          <w:sz w:val="21"/>
          <w:szCs w:val="21"/>
          <w:lang w:eastAsia="zh-CN"/>
        </w:rPr>
        <w:t>（</w:t>
      </w:r>
      <w:r>
        <w:rPr>
          <w:rFonts w:ascii="宋体" w:hAnsi="宋体"/>
          <w:color w:val="000000"/>
          <w:sz w:val="21"/>
          <w:szCs w:val="21"/>
          <w:lang w:eastAsia="zh-CN"/>
        </w:rPr>
        <w:t>4</w:t>
      </w:r>
      <w:r>
        <w:rPr>
          <w:rFonts w:ascii="宋体" w:hAnsi="宋体" w:hint="eastAsia"/>
          <w:color w:val="000000"/>
          <w:sz w:val="21"/>
          <w:szCs w:val="21"/>
          <w:lang w:eastAsia="zh-CN"/>
        </w:rPr>
        <w:t>）在呆滞品</w:t>
      </w:r>
      <w:r>
        <w:rPr>
          <w:rFonts w:ascii="宋体" w:hAnsi="宋体"/>
          <w:color w:val="000000"/>
          <w:sz w:val="21"/>
          <w:szCs w:val="21"/>
          <w:lang w:eastAsia="zh-CN"/>
        </w:rPr>
        <w:t>交易</w:t>
      </w:r>
      <w:r>
        <w:rPr>
          <w:rFonts w:ascii="宋体" w:hAnsi="宋体" w:hint="eastAsia"/>
          <w:color w:val="000000"/>
          <w:sz w:val="21"/>
          <w:szCs w:val="21"/>
          <w:lang w:eastAsia="zh-CN"/>
        </w:rPr>
        <w:t>历史</w:t>
      </w:r>
      <w:r>
        <w:rPr>
          <w:rFonts w:ascii="宋体" w:hAnsi="宋体"/>
          <w:color w:val="000000"/>
          <w:sz w:val="21"/>
          <w:szCs w:val="21"/>
          <w:lang w:eastAsia="zh-CN"/>
        </w:rPr>
        <w:t>查询主页面</w:t>
      </w:r>
      <w:r w:rsidRPr="009C64A2">
        <w:rPr>
          <w:rFonts w:ascii="宋体" w:hAnsi="宋体" w:hint="eastAsia"/>
          <w:color w:val="000000"/>
          <w:sz w:val="21"/>
          <w:szCs w:val="21"/>
          <w:lang w:eastAsia="zh-CN"/>
        </w:rPr>
        <w:t>，</w:t>
      </w:r>
      <w:r>
        <w:rPr>
          <w:rFonts w:ascii="宋体" w:hAnsi="宋体" w:hint="eastAsia"/>
          <w:color w:val="000000"/>
          <w:sz w:val="21"/>
          <w:szCs w:val="21"/>
          <w:lang w:eastAsia="zh-CN"/>
        </w:rPr>
        <w:t>选择查询</w:t>
      </w:r>
      <w:r>
        <w:rPr>
          <w:rFonts w:ascii="宋体" w:hAnsi="宋体"/>
          <w:color w:val="000000"/>
          <w:sz w:val="21"/>
          <w:szCs w:val="21"/>
          <w:lang w:eastAsia="zh-CN"/>
        </w:rPr>
        <w:t>条件点击查询按钮</w:t>
      </w:r>
      <w:r>
        <w:rPr>
          <w:rFonts w:ascii="宋体" w:hAnsi="宋体" w:hint="eastAsia"/>
          <w:color w:val="000000"/>
          <w:sz w:val="21"/>
          <w:szCs w:val="21"/>
          <w:lang w:eastAsia="zh-CN"/>
        </w:rPr>
        <w:t>，跳转</w:t>
      </w:r>
      <w:r>
        <w:rPr>
          <w:rFonts w:ascii="宋体" w:hAnsi="宋体"/>
          <w:color w:val="000000"/>
          <w:sz w:val="21"/>
          <w:szCs w:val="21"/>
          <w:lang w:eastAsia="zh-CN"/>
        </w:rPr>
        <w:t>查询结果列表，</w:t>
      </w:r>
      <w:r>
        <w:rPr>
          <w:rFonts w:ascii="宋体" w:hAnsi="宋体" w:hint="eastAsia"/>
          <w:color w:val="000000"/>
          <w:sz w:val="21"/>
          <w:szCs w:val="21"/>
          <w:lang w:eastAsia="zh-CN"/>
        </w:rPr>
        <w:t>如图</w:t>
      </w:r>
      <w:r w:rsidRPr="009C64A2">
        <w:rPr>
          <w:rFonts w:ascii="宋体" w:hAnsi="宋体" w:hint="eastAsia"/>
          <w:color w:val="000000"/>
          <w:sz w:val="21"/>
          <w:szCs w:val="21"/>
          <w:lang w:eastAsia="zh-CN"/>
        </w:rPr>
        <w:t>4.</w:t>
      </w:r>
      <w:r>
        <w:rPr>
          <w:rFonts w:ascii="宋体" w:hAnsi="宋体" w:hint="eastAsia"/>
          <w:color w:val="000000"/>
          <w:sz w:val="21"/>
          <w:szCs w:val="21"/>
          <w:lang w:eastAsia="zh-CN"/>
        </w:rPr>
        <w:t>11</w:t>
      </w:r>
      <w:r w:rsidRPr="009C64A2">
        <w:rPr>
          <w:rFonts w:ascii="宋体" w:hAnsi="宋体" w:hint="eastAsia"/>
          <w:color w:val="000000"/>
          <w:sz w:val="21"/>
          <w:szCs w:val="21"/>
          <w:lang w:eastAsia="zh-CN"/>
        </w:rPr>
        <w:t>.4</w:t>
      </w:r>
      <w:r>
        <w:rPr>
          <w:rFonts w:ascii="宋体" w:hAnsi="宋体"/>
          <w:color w:val="000000"/>
          <w:sz w:val="21"/>
          <w:szCs w:val="21"/>
          <w:lang w:eastAsia="zh-CN"/>
        </w:rPr>
        <w:t>-2</w:t>
      </w:r>
      <w:r>
        <w:rPr>
          <w:rFonts w:ascii="宋体" w:hAnsi="宋体" w:hint="eastAsia"/>
          <w:color w:val="000000"/>
          <w:sz w:val="21"/>
          <w:szCs w:val="21"/>
          <w:lang w:eastAsia="zh-CN"/>
        </w:rPr>
        <w:t>所示：</w:t>
      </w:r>
    </w:p>
    <w:p w:rsidR="004656A0" w:rsidRDefault="004656A0" w:rsidP="004656A0">
      <w:pPr>
        <w:rPr>
          <w:lang w:eastAsia="zh-CN"/>
        </w:rPr>
      </w:pPr>
      <w:r>
        <w:rPr>
          <w:noProof/>
          <w:lang w:eastAsia="zh-CN"/>
        </w:rPr>
        <w:lastRenderedPageBreak/>
        <w:drawing>
          <wp:inline distT="0" distB="0" distL="0" distR="0" wp14:anchorId="72F01E33" wp14:editId="00C38291">
            <wp:extent cx="5486400" cy="2634615"/>
            <wp:effectExtent l="19050" t="19050" r="0" b="0"/>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634615"/>
                    </a:xfrm>
                    <a:prstGeom prst="rect">
                      <a:avLst/>
                    </a:prstGeom>
                    <a:ln>
                      <a:solidFill>
                        <a:schemeClr val="accent1"/>
                      </a:solidFill>
                    </a:ln>
                  </pic:spPr>
                </pic:pic>
              </a:graphicData>
            </a:graphic>
          </wp:inline>
        </w:drawing>
      </w:r>
    </w:p>
    <w:p w:rsidR="004656A0" w:rsidRDefault="004656A0" w:rsidP="004656A0">
      <w:pPr>
        <w:jc w:val="center"/>
        <w:rPr>
          <w:lang w:eastAsia="zh-CN"/>
        </w:rPr>
      </w:pPr>
      <w:r>
        <w:rPr>
          <w:rFonts w:hint="eastAsia"/>
          <w:lang w:eastAsia="zh-CN"/>
        </w:rPr>
        <w:t>图</w:t>
      </w:r>
      <w:r>
        <w:rPr>
          <w:rFonts w:hint="eastAsia"/>
          <w:lang w:eastAsia="zh-CN"/>
        </w:rPr>
        <w:t>4.11.4</w:t>
      </w:r>
      <w:r>
        <w:rPr>
          <w:lang w:eastAsia="zh-CN"/>
        </w:rPr>
        <w:t>-2</w:t>
      </w:r>
    </w:p>
    <w:tbl>
      <w:tblPr>
        <w:tblStyle w:val="af"/>
        <w:tblW w:w="8856" w:type="dxa"/>
        <w:tblLayout w:type="fixed"/>
        <w:tblLook w:val="04A0" w:firstRow="1" w:lastRow="0" w:firstColumn="1" w:lastColumn="0" w:noHBand="0" w:noVBand="1"/>
      </w:tblPr>
      <w:tblGrid>
        <w:gridCol w:w="2542"/>
        <w:gridCol w:w="5483"/>
        <w:gridCol w:w="831"/>
      </w:tblGrid>
      <w:tr w:rsidR="004656A0" w:rsidTr="003A0440">
        <w:tc>
          <w:tcPr>
            <w:tcW w:w="8856" w:type="dxa"/>
            <w:gridSpan w:val="3"/>
            <w:shd w:val="clear" w:color="auto" w:fill="FFFF00"/>
          </w:tcPr>
          <w:p w:rsidR="004656A0" w:rsidRDefault="004656A0" w:rsidP="003A0440">
            <w:pPr>
              <w:overflowPunct w:val="0"/>
              <w:autoSpaceDE w:val="0"/>
              <w:autoSpaceDN w:val="0"/>
              <w:adjustRightInd w:val="0"/>
              <w:textAlignment w:val="baseline"/>
              <w:rPr>
                <w:rFonts w:asciiTheme="minorEastAsia" w:hAnsiTheme="minorEastAsia"/>
                <w:b/>
                <w:szCs w:val="21"/>
                <w:lang w:eastAsia="zh-CN"/>
              </w:rPr>
            </w:pPr>
            <w:r>
              <w:rPr>
                <w:rFonts w:asciiTheme="minorEastAsia" w:hAnsiTheme="minorEastAsia" w:hint="eastAsia"/>
                <w:b/>
                <w:szCs w:val="21"/>
                <w:lang w:eastAsia="zh-CN"/>
              </w:rPr>
              <w:t>《呆滞品交易历史</w:t>
            </w:r>
            <w:r>
              <w:rPr>
                <w:rFonts w:asciiTheme="minorEastAsia" w:hAnsiTheme="minorEastAsia"/>
                <w:b/>
                <w:szCs w:val="21"/>
                <w:lang w:eastAsia="zh-CN"/>
              </w:rPr>
              <w:t>查询</w:t>
            </w:r>
            <w:r>
              <w:rPr>
                <w:rFonts w:asciiTheme="minorEastAsia" w:hAnsiTheme="minorEastAsia" w:hint="eastAsia"/>
                <w:b/>
                <w:szCs w:val="21"/>
                <w:lang w:eastAsia="zh-CN"/>
              </w:rPr>
              <w:t>结果列表》</w:t>
            </w:r>
          </w:p>
        </w:tc>
      </w:tr>
      <w:tr w:rsidR="004656A0" w:rsidTr="003A0440">
        <w:tc>
          <w:tcPr>
            <w:tcW w:w="2542" w:type="dxa"/>
            <w:shd w:val="clear" w:color="auto" w:fill="FFFF00"/>
          </w:tcPr>
          <w:p w:rsidR="004656A0" w:rsidRDefault="004656A0" w:rsidP="003A0440">
            <w:pPr>
              <w:overflowPunct w:val="0"/>
              <w:autoSpaceDE w:val="0"/>
              <w:autoSpaceDN w:val="0"/>
              <w:adjustRightInd w:val="0"/>
              <w:textAlignment w:val="baseline"/>
              <w:rPr>
                <w:rFonts w:asciiTheme="minorEastAsia" w:hAnsiTheme="minorEastAsia"/>
                <w:b/>
                <w:szCs w:val="21"/>
              </w:rPr>
            </w:pPr>
            <w:r>
              <w:rPr>
                <w:rFonts w:asciiTheme="minorEastAsia" w:hAnsiTheme="minorEastAsia" w:hint="eastAsia"/>
                <w:b/>
                <w:szCs w:val="21"/>
              </w:rPr>
              <w:t>页面编号：</w:t>
            </w:r>
            <w:r w:rsidRPr="00B63091">
              <w:rPr>
                <w:rFonts w:asciiTheme="minorEastAsia" w:hAnsiTheme="minorEastAsia"/>
                <w:b/>
                <w:szCs w:val="21"/>
              </w:rPr>
              <w:t>4.</w:t>
            </w:r>
            <w:r>
              <w:rPr>
                <w:rFonts w:asciiTheme="minorEastAsia" w:hAnsiTheme="minorEastAsia" w:hint="eastAsia"/>
                <w:b/>
                <w:szCs w:val="21"/>
                <w:lang w:eastAsia="zh-CN"/>
              </w:rPr>
              <w:t>11</w:t>
            </w:r>
            <w:r w:rsidRPr="00B63091">
              <w:rPr>
                <w:rFonts w:asciiTheme="minorEastAsia" w:hAnsiTheme="minorEastAsia"/>
                <w:b/>
                <w:szCs w:val="21"/>
              </w:rPr>
              <w:t>.4-2</w:t>
            </w:r>
          </w:p>
        </w:tc>
        <w:tc>
          <w:tcPr>
            <w:tcW w:w="5483" w:type="dxa"/>
            <w:shd w:val="clear" w:color="auto" w:fill="FFFF00"/>
          </w:tcPr>
          <w:p w:rsidR="004656A0" w:rsidRDefault="004656A0" w:rsidP="003A0440">
            <w:pPr>
              <w:overflowPunct w:val="0"/>
              <w:autoSpaceDE w:val="0"/>
              <w:autoSpaceDN w:val="0"/>
              <w:adjustRightInd w:val="0"/>
              <w:textAlignment w:val="baseline"/>
              <w:rPr>
                <w:rFonts w:asciiTheme="minorEastAsia" w:hAnsiTheme="minorEastAsia"/>
                <w:b/>
                <w:szCs w:val="21"/>
              </w:rPr>
            </w:pPr>
            <w:proofErr w:type="spellStart"/>
            <w:r>
              <w:rPr>
                <w:rFonts w:asciiTheme="minorEastAsia" w:hAnsiTheme="minorEastAsia" w:hint="eastAsia"/>
                <w:b/>
                <w:szCs w:val="21"/>
              </w:rPr>
              <w:t>逻辑明细</w:t>
            </w:r>
            <w:proofErr w:type="spellEnd"/>
          </w:p>
        </w:tc>
        <w:tc>
          <w:tcPr>
            <w:tcW w:w="831" w:type="dxa"/>
            <w:shd w:val="clear" w:color="auto" w:fill="FFFF00"/>
          </w:tcPr>
          <w:p w:rsidR="004656A0" w:rsidRDefault="004656A0" w:rsidP="003A0440">
            <w:pPr>
              <w:overflowPunct w:val="0"/>
              <w:autoSpaceDE w:val="0"/>
              <w:autoSpaceDN w:val="0"/>
              <w:adjustRightInd w:val="0"/>
              <w:textAlignment w:val="baseline"/>
              <w:rPr>
                <w:rFonts w:asciiTheme="minorEastAsia" w:hAnsiTheme="minorEastAsia"/>
                <w:b/>
                <w:szCs w:val="21"/>
              </w:rPr>
            </w:pPr>
            <w:proofErr w:type="spellStart"/>
            <w:r>
              <w:rPr>
                <w:rFonts w:asciiTheme="minorEastAsia" w:hAnsiTheme="minorEastAsia" w:hint="eastAsia"/>
                <w:b/>
                <w:szCs w:val="21"/>
              </w:rPr>
              <w:t>备注</w:t>
            </w:r>
            <w:proofErr w:type="spellEnd"/>
          </w:p>
        </w:tc>
      </w:tr>
      <w:tr w:rsidR="004656A0" w:rsidTr="003A0440">
        <w:tc>
          <w:tcPr>
            <w:tcW w:w="2542" w:type="dxa"/>
          </w:tcPr>
          <w:p w:rsidR="004656A0" w:rsidRDefault="004656A0" w:rsidP="003A0440">
            <w:pPr>
              <w:overflowPunct w:val="0"/>
              <w:autoSpaceDE w:val="0"/>
              <w:autoSpaceDN w:val="0"/>
              <w:adjustRightInd w:val="0"/>
              <w:textAlignment w:val="baseline"/>
              <w:rPr>
                <w:rFonts w:asciiTheme="minorEastAsia" w:hAnsiTheme="minorEastAsia"/>
                <w:szCs w:val="21"/>
              </w:rPr>
            </w:pPr>
            <w:proofErr w:type="spellStart"/>
            <w:r>
              <w:rPr>
                <w:rFonts w:asciiTheme="minorEastAsia" w:hAnsiTheme="minorEastAsia" w:hint="eastAsia"/>
                <w:szCs w:val="21"/>
              </w:rPr>
              <w:t>页面初始化</w:t>
            </w:r>
            <w:proofErr w:type="spellEnd"/>
          </w:p>
        </w:tc>
        <w:tc>
          <w:tcPr>
            <w:tcW w:w="5483" w:type="dxa"/>
          </w:tcPr>
          <w:p w:rsidR="004656A0" w:rsidRDefault="004656A0" w:rsidP="003A0440">
            <w:pPr>
              <w:overflowPunct w:val="0"/>
              <w:autoSpaceDE w:val="0"/>
              <w:autoSpaceDN w:val="0"/>
              <w:adjustRightInd w:val="0"/>
              <w:textAlignment w:val="baseline"/>
              <w:rPr>
                <w:rFonts w:asciiTheme="minorEastAsia" w:hAnsiTheme="minorEastAsia"/>
                <w:iCs/>
                <w:szCs w:val="21"/>
                <w:lang w:eastAsia="zh-CN"/>
              </w:rPr>
            </w:pPr>
            <w:r>
              <w:rPr>
                <w:rFonts w:asciiTheme="minorEastAsia" w:hAnsiTheme="minorEastAsia" w:hint="eastAsia"/>
                <w:iCs/>
                <w:szCs w:val="21"/>
                <w:lang w:eastAsia="zh-CN"/>
              </w:rPr>
              <w:t>继承图4.11.4</w:t>
            </w:r>
            <w:r>
              <w:rPr>
                <w:rFonts w:asciiTheme="minorEastAsia" w:hAnsiTheme="minorEastAsia"/>
                <w:iCs/>
                <w:szCs w:val="21"/>
                <w:lang w:eastAsia="zh-CN"/>
              </w:rPr>
              <w:t>-1</w:t>
            </w:r>
            <w:r>
              <w:rPr>
                <w:rFonts w:asciiTheme="minorEastAsia" w:hAnsiTheme="minorEastAsia" w:hint="eastAsia"/>
                <w:iCs/>
                <w:szCs w:val="21"/>
                <w:lang w:eastAsia="zh-CN"/>
              </w:rPr>
              <w:t>页面</w:t>
            </w:r>
            <w:r>
              <w:rPr>
                <w:rFonts w:asciiTheme="minorEastAsia" w:hAnsiTheme="minorEastAsia"/>
                <w:iCs/>
                <w:szCs w:val="21"/>
                <w:lang w:eastAsia="zh-CN"/>
              </w:rPr>
              <w:t>的</w:t>
            </w:r>
            <w:r>
              <w:rPr>
                <w:rFonts w:asciiTheme="minorEastAsia" w:hAnsiTheme="minorEastAsia" w:hint="eastAsia"/>
                <w:iCs/>
                <w:szCs w:val="21"/>
                <w:lang w:eastAsia="zh-CN"/>
              </w:rPr>
              <w:t>查询条件值</w:t>
            </w:r>
          </w:p>
        </w:tc>
        <w:tc>
          <w:tcPr>
            <w:tcW w:w="831" w:type="dxa"/>
          </w:tcPr>
          <w:p w:rsidR="004656A0" w:rsidRDefault="004656A0" w:rsidP="003A0440">
            <w:pPr>
              <w:overflowPunct w:val="0"/>
              <w:autoSpaceDE w:val="0"/>
              <w:autoSpaceDN w:val="0"/>
              <w:adjustRightInd w:val="0"/>
              <w:ind w:firstLine="402"/>
              <w:textAlignment w:val="baseline"/>
              <w:rPr>
                <w:rFonts w:asciiTheme="minorEastAsia" w:hAnsiTheme="minorEastAsia"/>
                <w:i/>
                <w:color w:val="0000FF"/>
                <w:szCs w:val="21"/>
                <w:lang w:eastAsia="zh-CN"/>
              </w:rPr>
            </w:pPr>
          </w:p>
        </w:tc>
      </w:tr>
      <w:tr w:rsidR="004656A0" w:rsidTr="003A0440">
        <w:tc>
          <w:tcPr>
            <w:tcW w:w="2542" w:type="dxa"/>
          </w:tcPr>
          <w:p w:rsidR="004656A0" w:rsidRDefault="004656A0" w:rsidP="003A0440">
            <w:pPr>
              <w:overflowPunct w:val="0"/>
              <w:autoSpaceDE w:val="0"/>
              <w:autoSpaceDN w:val="0"/>
              <w:adjustRightInd w:val="0"/>
              <w:textAlignment w:val="baseline"/>
              <w:rPr>
                <w:rFonts w:asciiTheme="minorEastAsia" w:hAnsiTheme="minorEastAsia"/>
                <w:szCs w:val="21"/>
                <w:lang w:eastAsia="zh-CN"/>
              </w:rPr>
            </w:pPr>
            <w:r>
              <w:rPr>
                <w:rFonts w:asciiTheme="minorEastAsia" w:hAnsiTheme="minorEastAsia" w:hint="eastAsia"/>
                <w:szCs w:val="21"/>
                <w:lang w:eastAsia="zh-CN"/>
              </w:rPr>
              <w:t>查询</w:t>
            </w:r>
            <w:r>
              <w:rPr>
                <w:rFonts w:asciiTheme="minorEastAsia" w:hAnsiTheme="minorEastAsia"/>
                <w:szCs w:val="21"/>
                <w:lang w:eastAsia="zh-CN"/>
              </w:rPr>
              <w:t>条件</w:t>
            </w:r>
          </w:p>
        </w:tc>
        <w:tc>
          <w:tcPr>
            <w:tcW w:w="5483" w:type="dxa"/>
          </w:tcPr>
          <w:p w:rsidR="004656A0" w:rsidRPr="005F1628" w:rsidRDefault="004656A0" w:rsidP="003A0440">
            <w:pPr>
              <w:overflowPunct w:val="0"/>
              <w:autoSpaceDE w:val="0"/>
              <w:autoSpaceDN w:val="0"/>
              <w:adjustRightInd w:val="0"/>
              <w:textAlignment w:val="baseline"/>
              <w:rPr>
                <w:rFonts w:asciiTheme="minorEastAsia" w:hAnsiTheme="minorEastAsia"/>
                <w:b/>
                <w:iCs/>
                <w:szCs w:val="21"/>
                <w:highlight w:val="yellow"/>
                <w:lang w:eastAsia="zh-CN"/>
              </w:rPr>
            </w:pPr>
            <w:r w:rsidRPr="008F36A7">
              <w:rPr>
                <w:rFonts w:asciiTheme="minorEastAsia" w:hAnsiTheme="minorEastAsia" w:hint="eastAsia"/>
                <w:iCs/>
                <w:szCs w:val="21"/>
                <w:lang w:eastAsia="zh-CN"/>
              </w:rPr>
              <w:t>同页面</w:t>
            </w:r>
            <w:r>
              <w:rPr>
                <w:rFonts w:asciiTheme="minorEastAsia" w:hAnsiTheme="minorEastAsia" w:hint="eastAsia"/>
                <w:iCs/>
                <w:szCs w:val="21"/>
                <w:lang w:eastAsia="zh-CN"/>
              </w:rPr>
              <w:t>4.11.4</w:t>
            </w:r>
            <w:r>
              <w:rPr>
                <w:rFonts w:asciiTheme="minorEastAsia" w:hAnsiTheme="minorEastAsia"/>
                <w:iCs/>
                <w:szCs w:val="21"/>
                <w:lang w:eastAsia="zh-CN"/>
              </w:rPr>
              <w:t>-1</w:t>
            </w:r>
          </w:p>
        </w:tc>
        <w:tc>
          <w:tcPr>
            <w:tcW w:w="831" w:type="dxa"/>
          </w:tcPr>
          <w:p w:rsidR="004656A0" w:rsidRDefault="004656A0" w:rsidP="003A0440">
            <w:pPr>
              <w:overflowPunct w:val="0"/>
              <w:autoSpaceDE w:val="0"/>
              <w:autoSpaceDN w:val="0"/>
              <w:adjustRightInd w:val="0"/>
              <w:ind w:firstLine="402"/>
              <w:textAlignment w:val="baseline"/>
              <w:rPr>
                <w:rFonts w:asciiTheme="minorEastAsia" w:hAnsiTheme="minorEastAsia"/>
                <w:i/>
                <w:color w:val="0000FF"/>
                <w:szCs w:val="21"/>
                <w:lang w:eastAsia="zh-CN"/>
              </w:rPr>
            </w:pPr>
          </w:p>
        </w:tc>
      </w:tr>
      <w:tr w:rsidR="004656A0" w:rsidTr="003A0440">
        <w:tc>
          <w:tcPr>
            <w:tcW w:w="2542" w:type="dxa"/>
          </w:tcPr>
          <w:p w:rsidR="004656A0" w:rsidRDefault="004656A0" w:rsidP="003A0440">
            <w:pPr>
              <w:overflowPunct w:val="0"/>
              <w:autoSpaceDE w:val="0"/>
              <w:autoSpaceDN w:val="0"/>
              <w:adjustRightInd w:val="0"/>
              <w:textAlignment w:val="baseline"/>
              <w:rPr>
                <w:rFonts w:asciiTheme="minorEastAsia" w:hAnsiTheme="minorEastAsia"/>
                <w:szCs w:val="21"/>
                <w:lang w:eastAsia="zh-CN"/>
              </w:rPr>
            </w:pPr>
            <w:r>
              <w:rPr>
                <w:rFonts w:asciiTheme="minorEastAsia" w:hAnsiTheme="minorEastAsia" w:hint="eastAsia"/>
                <w:szCs w:val="21"/>
                <w:lang w:eastAsia="zh-CN"/>
              </w:rPr>
              <w:t>子功能</w:t>
            </w:r>
          </w:p>
        </w:tc>
        <w:tc>
          <w:tcPr>
            <w:tcW w:w="5483" w:type="dxa"/>
          </w:tcPr>
          <w:p w:rsidR="004656A0" w:rsidRPr="008F36A7" w:rsidRDefault="004656A0" w:rsidP="003A0440">
            <w:pPr>
              <w:overflowPunct w:val="0"/>
              <w:autoSpaceDE w:val="0"/>
              <w:autoSpaceDN w:val="0"/>
              <w:adjustRightInd w:val="0"/>
              <w:textAlignment w:val="baseline"/>
              <w:rPr>
                <w:rFonts w:asciiTheme="minorEastAsia" w:hAnsiTheme="minorEastAsia"/>
                <w:iCs/>
                <w:szCs w:val="21"/>
                <w:lang w:eastAsia="zh-CN"/>
              </w:rPr>
            </w:pPr>
            <w:r w:rsidRPr="008F36A7">
              <w:rPr>
                <w:rFonts w:asciiTheme="minorEastAsia" w:hAnsiTheme="minorEastAsia" w:hint="eastAsia"/>
                <w:iCs/>
                <w:szCs w:val="21"/>
                <w:lang w:eastAsia="zh-CN"/>
              </w:rPr>
              <w:t>同页面</w:t>
            </w:r>
            <w:r>
              <w:rPr>
                <w:rFonts w:asciiTheme="minorEastAsia" w:hAnsiTheme="minorEastAsia" w:hint="eastAsia"/>
                <w:iCs/>
                <w:szCs w:val="21"/>
                <w:lang w:eastAsia="zh-CN"/>
              </w:rPr>
              <w:t>4.11.4</w:t>
            </w:r>
            <w:r>
              <w:rPr>
                <w:rFonts w:asciiTheme="minorEastAsia" w:hAnsiTheme="minorEastAsia"/>
                <w:iCs/>
                <w:szCs w:val="21"/>
                <w:lang w:eastAsia="zh-CN"/>
              </w:rPr>
              <w:t>-1</w:t>
            </w:r>
          </w:p>
        </w:tc>
        <w:tc>
          <w:tcPr>
            <w:tcW w:w="831" w:type="dxa"/>
          </w:tcPr>
          <w:p w:rsidR="004656A0" w:rsidRDefault="004656A0" w:rsidP="003A0440">
            <w:pPr>
              <w:overflowPunct w:val="0"/>
              <w:autoSpaceDE w:val="0"/>
              <w:autoSpaceDN w:val="0"/>
              <w:adjustRightInd w:val="0"/>
              <w:ind w:firstLine="402"/>
              <w:textAlignment w:val="baseline"/>
              <w:rPr>
                <w:rFonts w:asciiTheme="minorEastAsia" w:hAnsiTheme="minorEastAsia"/>
                <w:i/>
                <w:color w:val="0000FF"/>
                <w:szCs w:val="21"/>
                <w:lang w:eastAsia="zh-CN"/>
              </w:rPr>
            </w:pPr>
          </w:p>
        </w:tc>
      </w:tr>
      <w:tr w:rsidR="004656A0" w:rsidTr="003A0440">
        <w:tc>
          <w:tcPr>
            <w:tcW w:w="2542" w:type="dxa"/>
          </w:tcPr>
          <w:p w:rsidR="004656A0" w:rsidRDefault="004656A0" w:rsidP="003A0440">
            <w:pPr>
              <w:overflowPunct w:val="0"/>
              <w:autoSpaceDE w:val="0"/>
              <w:autoSpaceDN w:val="0"/>
              <w:adjustRightInd w:val="0"/>
              <w:textAlignment w:val="baseline"/>
              <w:rPr>
                <w:rFonts w:asciiTheme="minorEastAsia" w:hAnsiTheme="minorEastAsia"/>
                <w:szCs w:val="21"/>
                <w:lang w:eastAsia="zh-CN"/>
              </w:rPr>
            </w:pPr>
            <w:r>
              <w:rPr>
                <w:rFonts w:asciiTheme="minorEastAsia" w:hAnsiTheme="minorEastAsia" w:hint="eastAsia"/>
                <w:szCs w:val="21"/>
                <w:lang w:eastAsia="zh-CN"/>
              </w:rPr>
              <w:t>查询</w:t>
            </w:r>
            <w:r>
              <w:rPr>
                <w:rFonts w:asciiTheme="minorEastAsia" w:hAnsiTheme="minorEastAsia"/>
                <w:szCs w:val="21"/>
                <w:lang w:eastAsia="zh-CN"/>
              </w:rPr>
              <w:t>结果列表</w:t>
            </w:r>
          </w:p>
        </w:tc>
        <w:tc>
          <w:tcPr>
            <w:tcW w:w="5483" w:type="dxa"/>
          </w:tcPr>
          <w:p w:rsidR="004656A0" w:rsidRDefault="004656A0" w:rsidP="003A0440">
            <w:pPr>
              <w:overflowPunct w:val="0"/>
              <w:autoSpaceDE w:val="0"/>
              <w:autoSpaceDN w:val="0"/>
              <w:adjustRightInd w:val="0"/>
              <w:textAlignment w:val="baseline"/>
              <w:rPr>
                <w:rFonts w:asciiTheme="minorEastAsia" w:hAnsiTheme="minorEastAsia"/>
                <w:b/>
                <w:iCs/>
                <w:szCs w:val="21"/>
                <w:lang w:eastAsia="zh-CN"/>
              </w:rPr>
            </w:pPr>
            <w:r>
              <w:rPr>
                <w:rFonts w:asciiTheme="minorEastAsia" w:hAnsiTheme="minorEastAsia" w:hint="eastAsia"/>
                <w:b/>
                <w:iCs/>
                <w:szCs w:val="21"/>
                <w:lang w:eastAsia="zh-CN"/>
              </w:rPr>
              <w:t>序号</w:t>
            </w:r>
            <w:r w:rsidRPr="003B1F5B">
              <w:rPr>
                <w:rFonts w:asciiTheme="minorEastAsia" w:hAnsiTheme="minorEastAsia"/>
                <w:b/>
                <w:iCs/>
                <w:szCs w:val="21"/>
                <w:lang w:eastAsia="zh-CN"/>
              </w:rPr>
              <w:t>：</w:t>
            </w:r>
            <w:r>
              <w:rPr>
                <w:rFonts w:asciiTheme="minorEastAsia" w:hAnsiTheme="minorEastAsia" w:hint="eastAsia"/>
                <w:iCs/>
                <w:szCs w:val="21"/>
                <w:lang w:eastAsia="zh-CN"/>
              </w:rPr>
              <w:t>系统自动</w:t>
            </w:r>
            <w:r>
              <w:rPr>
                <w:rFonts w:asciiTheme="minorEastAsia" w:hAnsiTheme="minorEastAsia"/>
                <w:iCs/>
                <w:szCs w:val="21"/>
                <w:lang w:eastAsia="zh-CN"/>
              </w:rPr>
              <w:t>生成，按照</w:t>
            </w:r>
            <w:r>
              <w:rPr>
                <w:rFonts w:asciiTheme="minorEastAsia" w:hAnsiTheme="minorEastAsia" w:hint="eastAsia"/>
                <w:iCs/>
                <w:szCs w:val="21"/>
                <w:lang w:eastAsia="zh-CN"/>
              </w:rPr>
              <w:t>申请</w:t>
            </w:r>
            <w:r>
              <w:rPr>
                <w:rFonts w:asciiTheme="minorEastAsia" w:hAnsiTheme="minorEastAsia"/>
                <w:iCs/>
                <w:szCs w:val="21"/>
                <w:lang w:eastAsia="zh-CN"/>
              </w:rPr>
              <w:t>日期</w:t>
            </w:r>
            <w:r>
              <w:rPr>
                <w:rFonts w:asciiTheme="minorEastAsia" w:hAnsiTheme="minorEastAsia" w:hint="eastAsia"/>
                <w:iCs/>
                <w:szCs w:val="21"/>
                <w:lang w:eastAsia="zh-CN"/>
              </w:rPr>
              <w:t>从大</w:t>
            </w:r>
            <w:r>
              <w:rPr>
                <w:rFonts w:asciiTheme="minorEastAsia" w:hAnsiTheme="minorEastAsia"/>
                <w:iCs/>
                <w:szCs w:val="21"/>
                <w:lang w:eastAsia="zh-CN"/>
              </w:rPr>
              <w:t>到小排列</w:t>
            </w:r>
            <w:r w:rsidRPr="003B1F5B">
              <w:rPr>
                <w:rFonts w:asciiTheme="minorEastAsia" w:hAnsiTheme="minorEastAsia"/>
                <w:iCs/>
                <w:szCs w:val="21"/>
                <w:lang w:eastAsia="zh-CN"/>
              </w:rPr>
              <w:t>；</w:t>
            </w:r>
          </w:p>
          <w:p w:rsidR="004656A0" w:rsidRPr="003B1F5B" w:rsidRDefault="004656A0" w:rsidP="003A0440">
            <w:pPr>
              <w:overflowPunct w:val="0"/>
              <w:autoSpaceDE w:val="0"/>
              <w:autoSpaceDN w:val="0"/>
              <w:adjustRightInd w:val="0"/>
              <w:textAlignment w:val="baseline"/>
              <w:rPr>
                <w:rFonts w:asciiTheme="minorEastAsia" w:hAnsiTheme="minorEastAsia"/>
                <w:b/>
                <w:iCs/>
                <w:szCs w:val="21"/>
                <w:lang w:eastAsia="zh-CN"/>
              </w:rPr>
            </w:pPr>
            <w:r>
              <w:rPr>
                <w:rFonts w:asciiTheme="minorEastAsia" w:hAnsiTheme="minorEastAsia" w:hint="eastAsia"/>
                <w:b/>
                <w:iCs/>
                <w:szCs w:val="21"/>
                <w:lang w:eastAsia="zh-CN"/>
              </w:rPr>
              <w:t>大区</w:t>
            </w:r>
            <w:r w:rsidRPr="003B1F5B">
              <w:rPr>
                <w:rFonts w:asciiTheme="minorEastAsia" w:hAnsiTheme="minorEastAsia"/>
                <w:b/>
                <w:iCs/>
                <w:szCs w:val="21"/>
                <w:lang w:eastAsia="zh-CN"/>
              </w:rPr>
              <w:t>：</w:t>
            </w:r>
            <w:r>
              <w:rPr>
                <w:rFonts w:asciiTheme="minorEastAsia" w:hAnsiTheme="minorEastAsia" w:hint="eastAsia"/>
                <w:iCs/>
                <w:szCs w:val="21"/>
                <w:lang w:eastAsia="zh-CN"/>
              </w:rPr>
              <w:t>发布</w:t>
            </w:r>
            <w:r>
              <w:rPr>
                <w:rFonts w:asciiTheme="minorEastAsia" w:hAnsiTheme="minorEastAsia"/>
                <w:iCs/>
                <w:szCs w:val="21"/>
                <w:lang w:eastAsia="zh-CN"/>
              </w:rPr>
              <w:t>经销商所在售后大区</w:t>
            </w:r>
            <w:r w:rsidRPr="003B1F5B">
              <w:rPr>
                <w:rFonts w:asciiTheme="minorEastAsia" w:hAnsiTheme="minorEastAsia"/>
                <w:iCs/>
                <w:szCs w:val="21"/>
                <w:lang w:eastAsia="zh-CN"/>
              </w:rPr>
              <w:t>；</w:t>
            </w:r>
          </w:p>
          <w:p w:rsidR="004656A0" w:rsidRPr="003B1F5B" w:rsidRDefault="004656A0" w:rsidP="003A0440">
            <w:pPr>
              <w:overflowPunct w:val="0"/>
              <w:autoSpaceDE w:val="0"/>
              <w:autoSpaceDN w:val="0"/>
              <w:adjustRightInd w:val="0"/>
              <w:textAlignment w:val="baseline"/>
              <w:rPr>
                <w:rFonts w:asciiTheme="minorEastAsia" w:hAnsiTheme="minorEastAsia"/>
                <w:b/>
                <w:iCs/>
                <w:szCs w:val="21"/>
                <w:lang w:eastAsia="zh-CN"/>
              </w:rPr>
            </w:pPr>
            <w:r>
              <w:rPr>
                <w:rFonts w:asciiTheme="minorEastAsia" w:hAnsiTheme="minorEastAsia" w:hint="eastAsia"/>
                <w:b/>
                <w:iCs/>
                <w:szCs w:val="21"/>
                <w:lang w:eastAsia="zh-CN"/>
              </w:rPr>
              <w:t>小区</w:t>
            </w:r>
            <w:r w:rsidRPr="003B1F5B">
              <w:rPr>
                <w:rFonts w:asciiTheme="minorEastAsia" w:hAnsiTheme="minorEastAsia"/>
                <w:b/>
                <w:iCs/>
                <w:szCs w:val="21"/>
                <w:lang w:eastAsia="zh-CN"/>
              </w:rPr>
              <w:t>：</w:t>
            </w:r>
            <w:r>
              <w:rPr>
                <w:rFonts w:asciiTheme="minorEastAsia" w:hAnsiTheme="minorEastAsia" w:hint="eastAsia"/>
                <w:iCs/>
                <w:szCs w:val="21"/>
                <w:lang w:eastAsia="zh-CN"/>
              </w:rPr>
              <w:t>发布经销商</w:t>
            </w:r>
            <w:r>
              <w:rPr>
                <w:rFonts w:asciiTheme="minorEastAsia" w:hAnsiTheme="minorEastAsia"/>
                <w:iCs/>
                <w:szCs w:val="21"/>
                <w:lang w:eastAsia="zh-CN"/>
              </w:rPr>
              <w:t>所在售后小区</w:t>
            </w:r>
            <w:r w:rsidRPr="003B1F5B">
              <w:rPr>
                <w:rFonts w:asciiTheme="minorEastAsia" w:hAnsiTheme="minorEastAsia"/>
                <w:iCs/>
                <w:szCs w:val="21"/>
                <w:lang w:eastAsia="zh-CN"/>
              </w:rPr>
              <w:t>；</w:t>
            </w:r>
          </w:p>
          <w:p w:rsidR="004656A0" w:rsidRPr="003B1F5B" w:rsidRDefault="004656A0" w:rsidP="003A0440">
            <w:pPr>
              <w:overflowPunct w:val="0"/>
              <w:autoSpaceDE w:val="0"/>
              <w:autoSpaceDN w:val="0"/>
              <w:adjustRightInd w:val="0"/>
              <w:textAlignment w:val="baseline"/>
              <w:rPr>
                <w:rFonts w:asciiTheme="minorEastAsia" w:hAnsiTheme="minorEastAsia"/>
                <w:iCs/>
                <w:szCs w:val="21"/>
                <w:lang w:eastAsia="zh-CN"/>
              </w:rPr>
            </w:pPr>
            <w:r>
              <w:rPr>
                <w:rFonts w:asciiTheme="minorEastAsia" w:hAnsiTheme="minorEastAsia" w:hint="eastAsia"/>
                <w:b/>
                <w:iCs/>
                <w:szCs w:val="21"/>
                <w:lang w:eastAsia="zh-CN"/>
              </w:rPr>
              <w:t>调出经销商代码：</w:t>
            </w:r>
            <w:r>
              <w:rPr>
                <w:rFonts w:asciiTheme="minorEastAsia" w:hAnsiTheme="minorEastAsia" w:hint="eastAsia"/>
                <w:iCs/>
                <w:szCs w:val="21"/>
                <w:lang w:eastAsia="zh-CN"/>
              </w:rPr>
              <w:t>发布经销商</w:t>
            </w:r>
            <w:r>
              <w:rPr>
                <w:rFonts w:asciiTheme="minorEastAsia" w:hAnsiTheme="minorEastAsia"/>
                <w:iCs/>
                <w:szCs w:val="21"/>
                <w:lang w:eastAsia="zh-CN"/>
              </w:rPr>
              <w:t>代码</w:t>
            </w:r>
            <w:r w:rsidRPr="003B1F5B">
              <w:rPr>
                <w:rFonts w:asciiTheme="minorEastAsia" w:hAnsiTheme="minorEastAsia"/>
                <w:iCs/>
                <w:szCs w:val="21"/>
                <w:lang w:eastAsia="zh-CN"/>
              </w:rPr>
              <w:t>；</w:t>
            </w:r>
          </w:p>
          <w:p w:rsidR="004656A0" w:rsidRDefault="004656A0" w:rsidP="003A0440">
            <w:pPr>
              <w:overflowPunct w:val="0"/>
              <w:autoSpaceDE w:val="0"/>
              <w:autoSpaceDN w:val="0"/>
              <w:adjustRightInd w:val="0"/>
              <w:textAlignment w:val="baseline"/>
              <w:rPr>
                <w:rFonts w:cs="Arial"/>
                <w:b/>
                <w:bCs/>
                <w:color w:val="333333"/>
                <w:lang w:eastAsia="zh-CN"/>
              </w:rPr>
            </w:pPr>
            <w:r>
              <w:rPr>
                <w:rFonts w:asciiTheme="minorEastAsia" w:hAnsiTheme="minorEastAsia" w:hint="eastAsia"/>
                <w:b/>
                <w:iCs/>
                <w:szCs w:val="21"/>
                <w:lang w:eastAsia="zh-CN"/>
              </w:rPr>
              <w:t>调出</w:t>
            </w:r>
            <w:r>
              <w:rPr>
                <w:rFonts w:cs="Arial" w:hint="eastAsia"/>
                <w:b/>
                <w:bCs/>
                <w:color w:val="333333"/>
                <w:lang w:eastAsia="zh-CN"/>
              </w:rPr>
              <w:t>经销商名称：</w:t>
            </w:r>
            <w:r>
              <w:rPr>
                <w:rFonts w:cs="Arial" w:hint="eastAsia"/>
                <w:bCs/>
                <w:color w:val="333333"/>
                <w:lang w:eastAsia="zh-CN"/>
              </w:rPr>
              <w:t>发布经销商</w:t>
            </w:r>
            <w:r>
              <w:rPr>
                <w:rFonts w:cs="Arial"/>
                <w:bCs/>
                <w:color w:val="333333"/>
                <w:lang w:eastAsia="zh-CN"/>
              </w:rPr>
              <w:t>名称</w:t>
            </w:r>
            <w:r w:rsidRPr="003B1F5B">
              <w:rPr>
                <w:rFonts w:cs="Arial"/>
                <w:bCs/>
                <w:color w:val="333333"/>
                <w:lang w:eastAsia="zh-CN"/>
              </w:rPr>
              <w:t>；</w:t>
            </w:r>
          </w:p>
          <w:p w:rsidR="004656A0" w:rsidRDefault="004656A0" w:rsidP="003A0440">
            <w:pPr>
              <w:overflowPunct w:val="0"/>
              <w:autoSpaceDE w:val="0"/>
              <w:autoSpaceDN w:val="0"/>
              <w:adjustRightInd w:val="0"/>
              <w:textAlignment w:val="baseline"/>
              <w:rPr>
                <w:rFonts w:cs="Arial"/>
                <w:b/>
                <w:bCs/>
                <w:color w:val="333333"/>
                <w:lang w:eastAsia="zh-CN"/>
              </w:rPr>
            </w:pPr>
            <w:r>
              <w:rPr>
                <w:rFonts w:cs="Arial" w:hint="eastAsia"/>
                <w:b/>
                <w:bCs/>
                <w:color w:val="333333"/>
                <w:lang w:eastAsia="zh-CN"/>
              </w:rPr>
              <w:t>调入经销商代码：</w:t>
            </w:r>
            <w:r w:rsidRPr="00BB58E5">
              <w:rPr>
                <w:rFonts w:cs="Arial" w:hint="eastAsia"/>
                <w:bCs/>
                <w:color w:val="333333"/>
                <w:lang w:eastAsia="zh-CN"/>
              </w:rPr>
              <w:t>调入经销商代码</w:t>
            </w:r>
            <w:r w:rsidRPr="00BB58E5">
              <w:rPr>
                <w:rFonts w:cs="Arial"/>
                <w:bCs/>
                <w:color w:val="333333"/>
                <w:lang w:eastAsia="zh-CN"/>
              </w:rPr>
              <w:t>；</w:t>
            </w:r>
          </w:p>
          <w:p w:rsidR="004656A0" w:rsidRDefault="004656A0" w:rsidP="003A0440">
            <w:pPr>
              <w:overflowPunct w:val="0"/>
              <w:autoSpaceDE w:val="0"/>
              <w:autoSpaceDN w:val="0"/>
              <w:adjustRightInd w:val="0"/>
              <w:textAlignment w:val="baseline"/>
              <w:rPr>
                <w:rFonts w:cs="Arial"/>
                <w:b/>
                <w:bCs/>
                <w:color w:val="333333"/>
                <w:lang w:eastAsia="zh-CN"/>
              </w:rPr>
            </w:pPr>
            <w:r>
              <w:rPr>
                <w:rFonts w:cs="Arial" w:hint="eastAsia"/>
                <w:b/>
                <w:bCs/>
                <w:color w:val="333333"/>
                <w:lang w:eastAsia="zh-CN"/>
              </w:rPr>
              <w:t>调入经销商</w:t>
            </w:r>
            <w:r>
              <w:rPr>
                <w:rFonts w:cs="Arial"/>
                <w:b/>
                <w:bCs/>
                <w:color w:val="333333"/>
                <w:lang w:eastAsia="zh-CN"/>
              </w:rPr>
              <w:t>名称</w:t>
            </w:r>
            <w:r>
              <w:rPr>
                <w:rFonts w:cs="Arial" w:hint="eastAsia"/>
                <w:b/>
                <w:bCs/>
                <w:color w:val="333333"/>
                <w:lang w:eastAsia="zh-CN"/>
              </w:rPr>
              <w:t>：</w:t>
            </w:r>
            <w:r w:rsidRPr="00BB58E5">
              <w:rPr>
                <w:rFonts w:cs="Arial" w:hint="eastAsia"/>
                <w:bCs/>
                <w:color w:val="333333"/>
                <w:lang w:eastAsia="zh-CN"/>
              </w:rPr>
              <w:t>调入经销商</w:t>
            </w:r>
            <w:r w:rsidRPr="00BB58E5">
              <w:rPr>
                <w:rFonts w:cs="Arial"/>
                <w:bCs/>
                <w:color w:val="333333"/>
                <w:lang w:eastAsia="zh-CN"/>
              </w:rPr>
              <w:t>名称；</w:t>
            </w:r>
          </w:p>
          <w:p w:rsidR="004656A0" w:rsidRDefault="004656A0" w:rsidP="003A0440">
            <w:pPr>
              <w:overflowPunct w:val="0"/>
              <w:autoSpaceDE w:val="0"/>
              <w:autoSpaceDN w:val="0"/>
              <w:adjustRightInd w:val="0"/>
              <w:textAlignment w:val="baseline"/>
              <w:rPr>
                <w:rFonts w:cs="Arial"/>
                <w:b/>
                <w:bCs/>
                <w:color w:val="333333"/>
                <w:lang w:eastAsia="zh-CN"/>
              </w:rPr>
            </w:pPr>
            <w:r>
              <w:rPr>
                <w:rFonts w:cs="Arial" w:hint="eastAsia"/>
                <w:b/>
                <w:bCs/>
                <w:color w:val="333333"/>
                <w:lang w:eastAsia="zh-CN"/>
              </w:rPr>
              <w:t>配件代码：</w:t>
            </w:r>
            <w:r>
              <w:rPr>
                <w:rFonts w:cs="Arial" w:hint="eastAsia"/>
                <w:bCs/>
                <w:color w:val="333333"/>
                <w:lang w:eastAsia="zh-CN"/>
              </w:rPr>
              <w:t>原厂</w:t>
            </w:r>
            <w:r>
              <w:rPr>
                <w:rFonts w:cs="Arial"/>
                <w:bCs/>
                <w:color w:val="333333"/>
                <w:lang w:eastAsia="zh-CN"/>
              </w:rPr>
              <w:t>件</w:t>
            </w:r>
            <w:r>
              <w:rPr>
                <w:rFonts w:cs="Arial" w:hint="eastAsia"/>
                <w:bCs/>
                <w:color w:val="333333"/>
                <w:lang w:eastAsia="zh-CN"/>
              </w:rPr>
              <w:t>配件</w:t>
            </w:r>
            <w:r>
              <w:rPr>
                <w:rFonts w:cs="Arial"/>
                <w:bCs/>
                <w:color w:val="333333"/>
                <w:lang w:eastAsia="zh-CN"/>
              </w:rPr>
              <w:t>代码</w:t>
            </w:r>
            <w:r w:rsidRPr="003B1F5B">
              <w:rPr>
                <w:rFonts w:cs="Arial"/>
                <w:bCs/>
                <w:color w:val="333333"/>
                <w:lang w:eastAsia="zh-CN"/>
              </w:rPr>
              <w:t>；</w:t>
            </w:r>
          </w:p>
          <w:p w:rsidR="004656A0" w:rsidRDefault="004656A0" w:rsidP="003A0440">
            <w:pPr>
              <w:overflowPunct w:val="0"/>
              <w:autoSpaceDE w:val="0"/>
              <w:autoSpaceDN w:val="0"/>
              <w:adjustRightInd w:val="0"/>
              <w:textAlignment w:val="baseline"/>
              <w:rPr>
                <w:rFonts w:cs="Arial"/>
                <w:b/>
                <w:bCs/>
                <w:color w:val="333333"/>
                <w:lang w:eastAsia="zh-CN"/>
              </w:rPr>
            </w:pPr>
            <w:r>
              <w:rPr>
                <w:rFonts w:cs="Arial" w:hint="eastAsia"/>
                <w:b/>
                <w:bCs/>
                <w:color w:val="333333"/>
                <w:lang w:eastAsia="zh-CN"/>
              </w:rPr>
              <w:t>配件名称：</w:t>
            </w:r>
            <w:r>
              <w:rPr>
                <w:rFonts w:cs="Arial" w:hint="eastAsia"/>
                <w:bCs/>
                <w:color w:val="333333"/>
                <w:lang w:eastAsia="zh-CN"/>
              </w:rPr>
              <w:t>原厂</w:t>
            </w:r>
            <w:r>
              <w:rPr>
                <w:rFonts w:cs="Arial"/>
                <w:bCs/>
                <w:color w:val="333333"/>
                <w:lang w:eastAsia="zh-CN"/>
              </w:rPr>
              <w:t>件</w:t>
            </w:r>
            <w:r>
              <w:rPr>
                <w:rFonts w:cs="Arial" w:hint="eastAsia"/>
                <w:bCs/>
                <w:color w:val="333333"/>
                <w:lang w:eastAsia="zh-CN"/>
              </w:rPr>
              <w:t>配件名称；</w:t>
            </w:r>
          </w:p>
          <w:p w:rsidR="004656A0" w:rsidRDefault="004656A0" w:rsidP="003A0440">
            <w:pPr>
              <w:overflowPunct w:val="0"/>
              <w:autoSpaceDE w:val="0"/>
              <w:autoSpaceDN w:val="0"/>
              <w:adjustRightInd w:val="0"/>
              <w:textAlignment w:val="baseline"/>
              <w:rPr>
                <w:rFonts w:cs="Arial"/>
                <w:color w:val="333333"/>
                <w:lang w:eastAsia="zh-CN"/>
              </w:rPr>
            </w:pPr>
            <w:r>
              <w:rPr>
                <w:rFonts w:cs="Arial" w:hint="eastAsia"/>
                <w:b/>
                <w:color w:val="333333"/>
                <w:lang w:eastAsia="zh-CN"/>
              </w:rPr>
              <w:t>调拨数量</w:t>
            </w:r>
            <w:r w:rsidRPr="003B1F5B">
              <w:rPr>
                <w:rFonts w:cs="Arial" w:hint="eastAsia"/>
                <w:b/>
                <w:color w:val="333333"/>
                <w:lang w:eastAsia="zh-CN"/>
              </w:rPr>
              <w:t>：</w:t>
            </w:r>
            <w:r>
              <w:rPr>
                <w:rFonts w:cs="Arial" w:hint="eastAsia"/>
                <w:color w:val="333333"/>
                <w:lang w:eastAsia="zh-CN"/>
              </w:rPr>
              <w:t>手工录入</w:t>
            </w:r>
            <w:r w:rsidRPr="003B1F5B">
              <w:rPr>
                <w:rFonts w:cs="Arial"/>
                <w:color w:val="333333"/>
                <w:lang w:eastAsia="zh-CN"/>
              </w:rPr>
              <w:t>；</w:t>
            </w:r>
          </w:p>
          <w:p w:rsidR="004656A0" w:rsidRDefault="004656A0" w:rsidP="003A0440">
            <w:pPr>
              <w:overflowPunct w:val="0"/>
              <w:autoSpaceDE w:val="0"/>
              <w:autoSpaceDN w:val="0"/>
              <w:adjustRightInd w:val="0"/>
              <w:textAlignment w:val="baseline"/>
              <w:rPr>
                <w:rFonts w:cs="Arial"/>
                <w:color w:val="333333"/>
                <w:lang w:eastAsia="zh-CN"/>
              </w:rPr>
            </w:pPr>
            <w:r w:rsidRPr="00851BCB">
              <w:rPr>
                <w:rFonts w:cs="Arial" w:hint="eastAsia"/>
                <w:b/>
                <w:color w:val="333333"/>
                <w:lang w:eastAsia="zh-CN"/>
              </w:rPr>
              <w:t>单价</w:t>
            </w:r>
            <w:r w:rsidRPr="00851BCB">
              <w:rPr>
                <w:rFonts w:cs="Arial"/>
                <w:b/>
                <w:color w:val="333333"/>
                <w:lang w:eastAsia="zh-CN"/>
              </w:rPr>
              <w:t>：</w:t>
            </w:r>
            <w:r w:rsidRPr="00851BCB">
              <w:rPr>
                <w:rFonts w:cs="Arial" w:hint="eastAsia"/>
                <w:color w:val="333333"/>
                <w:lang w:eastAsia="zh-CN"/>
              </w:rPr>
              <w:t>手工录入</w:t>
            </w:r>
            <w:r>
              <w:rPr>
                <w:rFonts w:cs="Arial" w:hint="eastAsia"/>
                <w:color w:val="333333"/>
                <w:lang w:eastAsia="zh-CN"/>
              </w:rPr>
              <w:t>；</w:t>
            </w:r>
          </w:p>
          <w:p w:rsidR="004656A0" w:rsidRPr="00851BCB" w:rsidRDefault="004656A0" w:rsidP="003A0440">
            <w:pPr>
              <w:overflowPunct w:val="0"/>
              <w:autoSpaceDE w:val="0"/>
              <w:autoSpaceDN w:val="0"/>
              <w:adjustRightInd w:val="0"/>
              <w:textAlignment w:val="baseline"/>
              <w:rPr>
                <w:rFonts w:cs="Arial"/>
                <w:color w:val="333333"/>
                <w:lang w:eastAsia="zh-CN"/>
              </w:rPr>
            </w:pPr>
            <w:r w:rsidRPr="00BB58E5">
              <w:rPr>
                <w:rFonts w:cs="Arial" w:hint="eastAsia"/>
                <w:b/>
                <w:color w:val="333333"/>
                <w:lang w:eastAsia="zh-CN"/>
              </w:rPr>
              <w:t>金额：</w:t>
            </w:r>
            <w:r>
              <w:rPr>
                <w:rFonts w:cs="Arial"/>
                <w:color w:val="333333"/>
                <w:lang w:eastAsia="zh-CN"/>
              </w:rPr>
              <w:t>系统自动计算，计算公式：金额</w:t>
            </w:r>
            <w:r>
              <w:rPr>
                <w:rFonts w:cs="Arial"/>
                <w:color w:val="333333"/>
                <w:lang w:eastAsia="zh-CN"/>
              </w:rPr>
              <w:t>=</w:t>
            </w:r>
            <w:r>
              <w:rPr>
                <w:rFonts w:cs="Arial"/>
                <w:color w:val="333333"/>
                <w:lang w:eastAsia="zh-CN"/>
              </w:rPr>
              <w:t>单价</w:t>
            </w:r>
            <w:r>
              <w:rPr>
                <w:rFonts w:cs="Arial"/>
                <w:color w:val="333333"/>
                <w:lang w:eastAsia="zh-CN"/>
              </w:rPr>
              <w:t>*</w:t>
            </w:r>
            <w:r>
              <w:rPr>
                <w:rFonts w:cs="Arial" w:hint="eastAsia"/>
                <w:color w:val="333333"/>
                <w:lang w:eastAsia="zh-CN"/>
              </w:rPr>
              <w:t>调拨数量；</w:t>
            </w:r>
          </w:p>
          <w:p w:rsidR="004656A0" w:rsidRPr="00851BCB" w:rsidRDefault="004656A0" w:rsidP="003A0440">
            <w:pPr>
              <w:overflowPunct w:val="0"/>
              <w:autoSpaceDE w:val="0"/>
              <w:autoSpaceDN w:val="0"/>
              <w:adjustRightInd w:val="0"/>
              <w:textAlignment w:val="baseline"/>
              <w:rPr>
                <w:rFonts w:cs="Arial"/>
                <w:b/>
                <w:color w:val="333333"/>
                <w:lang w:eastAsia="zh-CN"/>
              </w:rPr>
            </w:pPr>
            <w:r>
              <w:rPr>
                <w:rFonts w:cs="Arial" w:hint="eastAsia"/>
                <w:b/>
                <w:color w:val="333333"/>
                <w:lang w:eastAsia="zh-CN"/>
              </w:rPr>
              <w:t>申请</w:t>
            </w:r>
            <w:r w:rsidRPr="00851BCB">
              <w:rPr>
                <w:rFonts w:cs="Arial"/>
                <w:b/>
                <w:color w:val="333333"/>
                <w:lang w:eastAsia="zh-CN"/>
              </w:rPr>
              <w:t>日期：</w:t>
            </w:r>
            <w:r w:rsidRPr="00851BCB">
              <w:rPr>
                <w:rFonts w:cs="Arial" w:hint="eastAsia"/>
                <w:color w:val="333333"/>
                <w:lang w:eastAsia="zh-CN"/>
              </w:rPr>
              <w:t>系统</w:t>
            </w:r>
            <w:r w:rsidRPr="00851BCB">
              <w:rPr>
                <w:rFonts w:cs="Arial"/>
                <w:color w:val="333333"/>
                <w:lang w:eastAsia="zh-CN"/>
              </w:rPr>
              <w:t>自动获取；</w:t>
            </w:r>
          </w:p>
          <w:p w:rsidR="004656A0" w:rsidRPr="00851BCB" w:rsidRDefault="004656A0" w:rsidP="003A0440">
            <w:pPr>
              <w:overflowPunct w:val="0"/>
              <w:autoSpaceDE w:val="0"/>
              <w:autoSpaceDN w:val="0"/>
              <w:adjustRightInd w:val="0"/>
              <w:textAlignment w:val="baseline"/>
              <w:rPr>
                <w:rFonts w:cs="Arial"/>
                <w:b/>
                <w:color w:val="333333"/>
                <w:lang w:eastAsia="zh-CN"/>
              </w:rPr>
            </w:pPr>
            <w:r>
              <w:rPr>
                <w:rFonts w:cs="Arial" w:hint="eastAsia"/>
                <w:b/>
                <w:color w:val="333333"/>
                <w:lang w:eastAsia="zh-CN"/>
              </w:rPr>
              <w:t>确认</w:t>
            </w:r>
            <w:r w:rsidRPr="00851BCB">
              <w:rPr>
                <w:rFonts w:cs="Arial"/>
                <w:b/>
                <w:color w:val="333333"/>
                <w:lang w:eastAsia="zh-CN"/>
              </w:rPr>
              <w:t>日期：</w:t>
            </w:r>
            <w:r w:rsidRPr="00851BCB">
              <w:rPr>
                <w:rFonts w:cs="Arial" w:hint="eastAsia"/>
                <w:color w:val="333333"/>
                <w:lang w:eastAsia="zh-CN"/>
              </w:rPr>
              <w:t>系统</w:t>
            </w:r>
            <w:r w:rsidRPr="00851BCB">
              <w:rPr>
                <w:rFonts w:cs="Arial"/>
                <w:color w:val="333333"/>
                <w:lang w:eastAsia="zh-CN"/>
              </w:rPr>
              <w:t>自动获取；</w:t>
            </w:r>
          </w:p>
          <w:p w:rsidR="004656A0" w:rsidRPr="00851BCB" w:rsidRDefault="004656A0" w:rsidP="003A0440">
            <w:pPr>
              <w:overflowPunct w:val="0"/>
              <w:autoSpaceDE w:val="0"/>
              <w:autoSpaceDN w:val="0"/>
              <w:adjustRightInd w:val="0"/>
              <w:textAlignment w:val="baseline"/>
              <w:rPr>
                <w:rFonts w:cs="Arial"/>
                <w:b/>
                <w:color w:val="333333"/>
                <w:lang w:eastAsia="zh-CN"/>
              </w:rPr>
            </w:pPr>
            <w:r>
              <w:rPr>
                <w:rFonts w:cs="Arial" w:hint="eastAsia"/>
                <w:b/>
                <w:color w:val="333333"/>
                <w:lang w:eastAsia="zh-CN"/>
              </w:rPr>
              <w:t>出库</w:t>
            </w:r>
            <w:r w:rsidRPr="00851BCB">
              <w:rPr>
                <w:rFonts w:cs="Arial"/>
                <w:b/>
                <w:color w:val="333333"/>
                <w:lang w:eastAsia="zh-CN"/>
              </w:rPr>
              <w:t>日期：</w:t>
            </w:r>
            <w:r w:rsidRPr="00851BCB">
              <w:rPr>
                <w:rFonts w:cs="Arial" w:hint="eastAsia"/>
                <w:color w:val="333333"/>
                <w:lang w:eastAsia="zh-CN"/>
              </w:rPr>
              <w:t>系统</w:t>
            </w:r>
            <w:r w:rsidRPr="00851BCB">
              <w:rPr>
                <w:rFonts w:cs="Arial"/>
                <w:color w:val="333333"/>
                <w:lang w:eastAsia="zh-CN"/>
              </w:rPr>
              <w:t>自动获取；</w:t>
            </w:r>
          </w:p>
          <w:p w:rsidR="004656A0" w:rsidRPr="00851BCB" w:rsidRDefault="004656A0" w:rsidP="003A0440">
            <w:pPr>
              <w:overflowPunct w:val="0"/>
              <w:autoSpaceDE w:val="0"/>
              <w:autoSpaceDN w:val="0"/>
              <w:adjustRightInd w:val="0"/>
              <w:textAlignment w:val="baseline"/>
              <w:rPr>
                <w:rFonts w:cs="Arial"/>
                <w:b/>
                <w:color w:val="333333"/>
                <w:lang w:eastAsia="zh-CN"/>
              </w:rPr>
            </w:pPr>
            <w:r>
              <w:rPr>
                <w:rFonts w:cs="Arial" w:hint="eastAsia"/>
                <w:b/>
                <w:color w:val="333333"/>
                <w:lang w:eastAsia="zh-CN"/>
              </w:rPr>
              <w:t>入库</w:t>
            </w:r>
            <w:r w:rsidRPr="00851BCB">
              <w:rPr>
                <w:rFonts w:cs="Arial"/>
                <w:b/>
                <w:color w:val="333333"/>
                <w:lang w:eastAsia="zh-CN"/>
              </w:rPr>
              <w:t>日期：</w:t>
            </w:r>
            <w:r w:rsidRPr="00851BCB">
              <w:rPr>
                <w:rFonts w:cs="Arial" w:hint="eastAsia"/>
                <w:color w:val="333333"/>
                <w:lang w:eastAsia="zh-CN"/>
              </w:rPr>
              <w:t>系统</w:t>
            </w:r>
            <w:r w:rsidRPr="00851BCB">
              <w:rPr>
                <w:rFonts w:cs="Arial"/>
                <w:color w:val="333333"/>
                <w:lang w:eastAsia="zh-CN"/>
              </w:rPr>
              <w:t>自动获取；</w:t>
            </w:r>
          </w:p>
          <w:p w:rsidR="004656A0" w:rsidRPr="00BB58E5" w:rsidRDefault="004656A0" w:rsidP="003A0440">
            <w:pPr>
              <w:overflowPunct w:val="0"/>
              <w:autoSpaceDE w:val="0"/>
              <w:autoSpaceDN w:val="0"/>
              <w:adjustRightInd w:val="0"/>
              <w:textAlignment w:val="baseline"/>
              <w:rPr>
                <w:rFonts w:asciiTheme="minorEastAsia" w:hAnsiTheme="minorEastAsia"/>
                <w:b/>
                <w:iCs/>
                <w:szCs w:val="21"/>
                <w:highlight w:val="yellow"/>
                <w:lang w:eastAsia="zh-CN"/>
              </w:rPr>
            </w:pPr>
            <w:r w:rsidRPr="00BB58E5">
              <w:rPr>
                <w:rFonts w:asciiTheme="minorEastAsia" w:hAnsiTheme="minorEastAsia" w:hint="eastAsia"/>
                <w:b/>
                <w:iCs/>
                <w:szCs w:val="21"/>
                <w:lang w:eastAsia="zh-CN"/>
              </w:rPr>
              <w:t>状态</w:t>
            </w:r>
            <w:r w:rsidRPr="00BB58E5">
              <w:rPr>
                <w:rFonts w:asciiTheme="minorEastAsia" w:hAnsiTheme="minorEastAsia"/>
                <w:b/>
                <w:iCs/>
                <w:szCs w:val="21"/>
                <w:lang w:eastAsia="zh-CN"/>
              </w:rPr>
              <w:t>：</w:t>
            </w:r>
            <w:r w:rsidRPr="00BB58E5">
              <w:rPr>
                <w:rFonts w:asciiTheme="minorEastAsia" w:hAnsiTheme="minorEastAsia" w:hint="eastAsia"/>
                <w:iCs/>
                <w:szCs w:val="21"/>
                <w:lang w:eastAsia="zh-CN"/>
              </w:rPr>
              <w:t>完成</w:t>
            </w:r>
            <w:r w:rsidRPr="00BB58E5">
              <w:rPr>
                <w:rFonts w:asciiTheme="minorEastAsia" w:hAnsiTheme="minorEastAsia"/>
                <w:iCs/>
                <w:szCs w:val="21"/>
                <w:lang w:eastAsia="zh-CN"/>
              </w:rPr>
              <w:t>、进行中、取消；</w:t>
            </w:r>
          </w:p>
        </w:tc>
        <w:tc>
          <w:tcPr>
            <w:tcW w:w="831" w:type="dxa"/>
          </w:tcPr>
          <w:p w:rsidR="004656A0" w:rsidRDefault="004656A0" w:rsidP="003A0440">
            <w:pPr>
              <w:overflowPunct w:val="0"/>
              <w:autoSpaceDE w:val="0"/>
              <w:autoSpaceDN w:val="0"/>
              <w:adjustRightInd w:val="0"/>
              <w:ind w:firstLine="402"/>
              <w:textAlignment w:val="baseline"/>
              <w:rPr>
                <w:rFonts w:asciiTheme="minorEastAsia" w:hAnsiTheme="minorEastAsia"/>
                <w:i/>
                <w:color w:val="0000FF"/>
                <w:szCs w:val="21"/>
                <w:lang w:eastAsia="zh-CN"/>
              </w:rPr>
            </w:pPr>
          </w:p>
        </w:tc>
      </w:tr>
    </w:tbl>
    <w:p w:rsidR="005D10CB" w:rsidRDefault="00706E0E" w:rsidP="00706E0E">
      <w:pPr>
        <w:pStyle w:val="20"/>
      </w:pPr>
      <w:bookmarkStart w:id="126" w:name="_Toc457987652"/>
      <w:bookmarkStart w:id="127" w:name="_GoBack"/>
      <w:bookmarkEnd w:id="127"/>
      <w:r>
        <w:t>4.</w:t>
      </w:r>
      <w:r w:rsidR="009466C2">
        <w:rPr>
          <w:rFonts w:hint="eastAsia"/>
        </w:rPr>
        <w:t>1</w:t>
      </w:r>
      <w:r w:rsidR="004656A0">
        <w:t>2</w:t>
      </w:r>
      <w:r w:rsidR="00307677">
        <w:rPr>
          <w:rFonts w:hint="eastAsia"/>
        </w:rPr>
        <w:t>呆滞品查询</w:t>
      </w:r>
      <w:r w:rsidR="005D10CB" w:rsidRPr="005D10CB">
        <w:rPr>
          <w:rFonts w:hint="eastAsia"/>
        </w:rPr>
        <w:t>（DCS）</w:t>
      </w:r>
      <w:bookmarkEnd w:id="126"/>
    </w:p>
    <w:p w:rsidR="005D10CB" w:rsidRDefault="005D10CB" w:rsidP="005D10CB">
      <w:pPr>
        <w:pStyle w:val="30"/>
        <w:rPr>
          <w:sz w:val="24"/>
        </w:rPr>
      </w:pPr>
      <w:bookmarkStart w:id="128" w:name="_Toc457987653"/>
      <w:r w:rsidRPr="00413C16">
        <w:rPr>
          <w:rFonts w:hint="eastAsia"/>
          <w:sz w:val="24"/>
        </w:rPr>
        <w:t>4.</w:t>
      </w:r>
      <w:r>
        <w:rPr>
          <w:rFonts w:hint="eastAsia"/>
          <w:sz w:val="24"/>
        </w:rPr>
        <w:t>1</w:t>
      </w:r>
      <w:r w:rsidR="004656A0">
        <w:rPr>
          <w:sz w:val="24"/>
        </w:rPr>
        <w:t>2</w:t>
      </w:r>
      <w:r w:rsidRPr="00413C16">
        <w:rPr>
          <w:sz w:val="24"/>
        </w:rPr>
        <w:t>.1</w:t>
      </w:r>
      <w:r w:rsidRPr="00413C16">
        <w:rPr>
          <w:rFonts w:hint="eastAsia"/>
          <w:sz w:val="24"/>
        </w:rPr>
        <w:t>功能概述</w:t>
      </w:r>
      <w:bookmarkEnd w:id="128"/>
    </w:p>
    <w:p w:rsidR="005D10CB" w:rsidRPr="000A17EC" w:rsidRDefault="005D10CB" w:rsidP="005D10CB">
      <w:pPr>
        <w:spacing w:line="300" w:lineRule="auto"/>
        <w:ind w:firstLineChars="200" w:firstLine="420"/>
        <w:rPr>
          <w:rFonts w:asciiTheme="majorEastAsia" w:eastAsiaTheme="majorEastAsia" w:hAnsiTheme="majorEastAsia" w:cs="微软雅黑"/>
          <w:color w:val="000000"/>
          <w:sz w:val="21"/>
          <w:szCs w:val="21"/>
          <w:lang w:val="zh-CN" w:eastAsia="zh-CN"/>
        </w:rPr>
      </w:pPr>
      <w:r>
        <w:rPr>
          <w:rFonts w:asciiTheme="majorEastAsia" w:eastAsiaTheme="majorEastAsia" w:hAnsiTheme="majorEastAsia" w:cs="微软雅黑" w:hint="eastAsia"/>
          <w:color w:val="000000"/>
          <w:sz w:val="21"/>
          <w:szCs w:val="21"/>
          <w:lang w:val="zh-CN" w:eastAsia="zh-CN"/>
        </w:rPr>
        <w:t>1、</w:t>
      </w:r>
      <w:r w:rsidRPr="000A17EC">
        <w:rPr>
          <w:rFonts w:asciiTheme="majorEastAsia" w:eastAsiaTheme="majorEastAsia" w:hAnsiTheme="majorEastAsia" w:cs="微软雅黑" w:hint="eastAsia"/>
          <w:color w:val="000000"/>
          <w:sz w:val="21"/>
          <w:szCs w:val="21"/>
          <w:lang w:val="zh-CN" w:eastAsia="zh-CN"/>
        </w:rPr>
        <w:t>功能菜单路径：</w:t>
      </w:r>
      <w:r w:rsidRPr="002845C0">
        <w:rPr>
          <w:rFonts w:cs="Arial" w:hint="eastAsia"/>
          <w:color w:val="333333"/>
          <w:lang w:eastAsia="zh-CN"/>
        </w:rPr>
        <w:t>当前位置：配件管理</w:t>
      </w:r>
      <w:r w:rsidRPr="002845C0">
        <w:rPr>
          <w:rFonts w:cs="Arial" w:hint="eastAsia"/>
          <w:color w:val="333333"/>
          <w:lang w:eastAsia="zh-CN"/>
        </w:rPr>
        <w:t>&gt;</w:t>
      </w:r>
      <w:r w:rsidRPr="002845C0">
        <w:rPr>
          <w:rFonts w:cs="Arial" w:hint="eastAsia"/>
          <w:color w:val="333333"/>
          <w:lang w:eastAsia="zh-CN"/>
        </w:rPr>
        <w:t>呆滞品管理</w:t>
      </w:r>
      <w:r w:rsidRPr="002845C0">
        <w:rPr>
          <w:rFonts w:cs="Arial" w:hint="eastAsia"/>
          <w:color w:val="333333"/>
          <w:lang w:eastAsia="zh-CN"/>
        </w:rPr>
        <w:t>&gt;</w:t>
      </w:r>
      <w:r w:rsidRPr="002845C0">
        <w:rPr>
          <w:rFonts w:cs="Arial" w:hint="eastAsia"/>
          <w:color w:val="333333"/>
          <w:lang w:eastAsia="zh-CN"/>
        </w:rPr>
        <w:t>呆滞品查询</w:t>
      </w:r>
      <w:r>
        <w:rPr>
          <w:rFonts w:cs="Arial" w:hint="eastAsia"/>
          <w:color w:val="333333"/>
          <w:lang w:eastAsia="zh-CN"/>
        </w:rPr>
        <w:t>；</w:t>
      </w:r>
    </w:p>
    <w:p w:rsidR="005D10CB" w:rsidRDefault="005D10CB" w:rsidP="005D10CB">
      <w:pPr>
        <w:spacing w:line="300" w:lineRule="auto"/>
        <w:ind w:firstLineChars="200" w:firstLine="420"/>
        <w:rPr>
          <w:rFonts w:asciiTheme="majorEastAsia" w:eastAsiaTheme="majorEastAsia" w:hAnsiTheme="majorEastAsia" w:cs="微软雅黑"/>
          <w:color w:val="000000"/>
          <w:sz w:val="21"/>
          <w:szCs w:val="21"/>
          <w:lang w:val="zh-CN" w:eastAsia="zh-CN"/>
        </w:rPr>
      </w:pPr>
      <w:r>
        <w:rPr>
          <w:rFonts w:asciiTheme="majorEastAsia" w:eastAsiaTheme="majorEastAsia" w:hAnsiTheme="majorEastAsia" w:cs="微软雅黑" w:hint="eastAsia"/>
          <w:color w:val="000000"/>
          <w:sz w:val="21"/>
          <w:szCs w:val="21"/>
          <w:lang w:val="zh-CN" w:eastAsia="zh-CN"/>
        </w:rPr>
        <w:t>2、</w:t>
      </w:r>
      <w:r w:rsidRPr="009A0CC6">
        <w:rPr>
          <w:rFonts w:asciiTheme="majorEastAsia" w:eastAsiaTheme="majorEastAsia" w:hAnsiTheme="majorEastAsia" w:cs="微软雅黑" w:hint="eastAsia"/>
          <w:color w:val="000000"/>
          <w:sz w:val="21"/>
          <w:szCs w:val="21"/>
          <w:lang w:val="zh-CN" w:eastAsia="zh-CN"/>
        </w:rPr>
        <w:t>本功能主要功能为：</w:t>
      </w:r>
      <w:r>
        <w:rPr>
          <w:rFonts w:asciiTheme="majorEastAsia" w:eastAsiaTheme="majorEastAsia" w:hAnsiTheme="majorEastAsia" w:cs="微软雅黑" w:hint="eastAsia"/>
          <w:color w:val="000000"/>
          <w:sz w:val="21"/>
          <w:szCs w:val="21"/>
          <w:lang w:val="zh-CN" w:eastAsia="zh-CN"/>
        </w:rPr>
        <w:t>销售</w:t>
      </w:r>
      <w:r>
        <w:rPr>
          <w:rFonts w:asciiTheme="majorEastAsia" w:eastAsiaTheme="majorEastAsia" w:hAnsiTheme="majorEastAsia" w:cs="微软雅黑"/>
          <w:color w:val="000000"/>
          <w:sz w:val="21"/>
          <w:szCs w:val="21"/>
          <w:lang w:val="zh-CN" w:eastAsia="zh-CN"/>
        </w:rPr>
        <w:t>管理员、</w:t>
      </w:r>
      <w:r>
        <w:rPr>
          <w:rFonts w:asciiTheme="majorEastAsia" w:eastAsiaTheme="majorEastAsia" w:hAnsiTheme="majorEastAsia" w:cs="微软雅黑" w:hint="eastAsia"/>
          <w:color w:val="000000"/>
          <w:sz w:val="21"/>
          <w:szCs w:val="21"/>
          <w:lang w:val="zh-CN" w:eastAsia="zh-CN"/>
        </w:rPr>
        <w:t>车厂</w:t>
      </w:r>
      <w:r>
        <w:rPr>
          <w:rFonts w:asciiTheme="majorEastAsia" w:eastAsiaTheme="majorEastAsia" w:hAnsiTheme="majorEastAsia" w:cs="微软雅黑"/>
          <w:color w:val="000000"/>
          <w:sz w:val="21"/>
          <w:szCs w:val="21"/>
          <w:lang w:val="zh-CN" w:eastAsia="zh-CN"/>
        </w:rPr>
        <w:t>零件部门查看</w:t>
      </w:r>
      <w:r>
        <w:rPr>
          <w:rFonts w:asciiTheme="majorEastAsia" w:eastAsiaTheme="majorEastAsia" w:hAnsiTheme="majorEastAsia" w:cs="微软雅黑" w:hint="eastAsia"/>
          <w:color w:val="000000"/>
          <w:sz w:val="21"/>
          <w:szCs w:val="21"/>
          <w:lang w:val="zh-CN" w:eastAsia="zh-CN"/>
        </w:rPr>
        <w:t>经销商的</w:t>
      </w:r>
      <w:r>
        <w:rPr>
          <w:rFonts w:asciiTheme="majorEastAsia" w:eastAsiaTheme="majorEastAsia" w:hAnsiTheme="majorEastAsia" w:cs="微软雅黑"/>
          <w:color w:val="000000"/>
          <w:sz w:val="21"/>
          <w:szCs w:val="21"/>
          <w:lang w:val="zh-CN" w:eastAsia="zh-CN"/>
        </w:rPr>
        <w:t>呆滞品</w:t>
      </w:r>
      <w:r>
        <w:rPr>
          <w:rFonts w:asciiTheme="majorEastAsia" w:eastAsiaTheme="majorEastAsia" w:hAnsiTheme="majorEastAsia" w:cs="微软雅黑" w:hint="eastAsia"/>
          <w:color w:val="000000"/>
          <w:sz w:val="21"/>
          <w:szCs w:val="21"/>
          <w:lang w:val="zh-CN" w:eastAsia="zh-CN"/>
        </w:rPr>
        <w:t>明细</w:t>
      </w:r>
      <w:r>
        <w:rPr>
          <w:rFonts w:asciiTheme="majorEastAsia" w:eastAsiaTheme="majorEastAsia" w:hAnsiTheme="majorEastAsia" w:cs="微软雅黑"/>
          <w:color w:val="000000"/>
          <w:sz w:val="21"/>
          <w:szCs w:val="21"/>
          <w:lang w:val="zh-CN" w:eastAsia="zh-CN"/>
        </w:rPr>
        <w:t>信息</w:t>
      </w:r>
      <w:r>
        <w:rPr>
          <w:rFonts w:asciiTheme="majorEastAsia" w:eastAsiaTheme="majorEastAsia" w:hAnsiTheme="majorEastAsia" w:cs="微软雅黑" w:hint="eastAsia"/>
          <w:color w:val="000000"/>
          <w:sz w:val="21"/>
          <w:szCs w:val="21"/>
          <w:lang w:val="zh-CN" w:eastAsia="zh-CN"/>
        </w:rPr>
        <w:t>；</w:t>
      </w:r>
    </w:p>
    <w:p w:rsidR="005D10CB" w:rsidRDefault="005D10CB" w:rsidP="005D10CB">
      <w:pPr>
        <w:pStyle w:val="30"/>
        <w:rPr>
          <w:sz w:val="24"/>
        </w:rPr>
      </w:pPr>
      <w:bookmarkStart w:id="129" w:name="_Toc457987654"/>
      <w:r w:rsidRPr="00413C16">
        <w:rPr>
          <w:rFonts w:hint="eastAsia"/>
          <w:sz w:val="24"/>
        </w:rPr>
        <w:t>4.</w:t>
      </w:r>
      <w:r>
        <w:rPr>
          <w:rFonts w:hint="eastAsia"/>
          <w:sz w:val="24"/>
        </w:rPr>
        <w:t>1</w:t>
      </w:r>
      <w:r w:rsidR="004656A0">
        <w:rPr>
          <w:sz w:val="24"/>
        </w:rPr>
        <w:t>2</w:t>
      </w:r>
      <w:r w:rsidRPr="00413C16">
        <w:rPr>
          <w:rFonts w:hint="eastAsia"/>
          <w:sz w:val="24"/>
        </w:rPr>
        <w:t>.</w:t>
      </w:r>
      <w:r w:rsidRPr="00413C16">
        <w:rPr>
          <w:sz w:val="24"/>
        </w:rPr>
        <w:t>2涉及业务对象</w:t>
      </w:r>
      <w:bookmarkEnd w:id="129"/>
    </w:p>
    <w:p w:rsidR="005D10CB" w:rsidRPr="005D10CB" w:rsidRDefault="005D10CB" w:rsidP="00CF1B4A">
      <w:pPr>
        <w:ind w:firstLineChars="200" w:firstLine="400"/>
        <w:rPr>
          <w:lang w:eastAsia="zh-CN"/>
        </w:rPr>
      </w:pPr>
      <w:r>
        <w:rPr>
          <w:rFonts w:hint="eastAsia"/>
          <w:lang w:eastAsia="zh-CN"/>
        </w:rPr>
        <w:t>《呆滞品</w:t>
      </w:r>
      <w:r>
        <w:rPr>
          <w:lang w:eastAsia="zh-CN"/>
        </w:rPr>
        <w:t>明细表</w:t>
      </w:r>
      <w:r>
        <w:rPr>
          <w:rFonts w:hint="eastAsia"/>
          <w:lang w:eastAsia="zh-CN"/>
        </w:rPr>
        <w:t>》</w:t>
      </w:r>
    </w:p>
    <w:p w:rsidR="005D10CB" w:rsidRDefault="005D10CB" w:rsidP="005D10CB">
      <w:pPr>
        <w:pStyle w:val="30"/>
        <w:rPr>
          <w:sz w:val="24"/>
        </w:rPr>
      </w:pPr>
      <w:bookmarkStart w:id="130" w:name="_Toc457987655"/>
      <w:r w:rsidRPr="00413C16">
        <w:rPr>
          <w:rFonts w:hint="eastAsia"/>
          <w:sz w:val="24"/>
        </w:rPr>
        <w:lastRenderedPageBreak/>
        <w:t>4.</w:t>
      </w:r>
      <w:r>
        <w:rPr>
          <w:rFonts w:hint="eastAsia"/>
          <w:sz w:val="24"/>
        </w:rPr>
        <w:t>1</w:t>
      </w:r>
      <w:r w:rsidR="004656A0">
        <w:rPr>
          <w:sz w:val="24"/>
        </w:rPr>
        <w:t>2</w:t>
      </w:r>
      <w:r w:rsidRPr="00413C16">
        <w:rPr>
          <w:sz w:val="24"/>
        </w:rPr>
        <w:t>.3业务规则与逻辑说明</w:t>
      </w:r>
      <w:bookmarkEnd w:id="130"/>
    </w:p>
    <w:p w:rsidR="00CF1B4A" w:rsidRPr="000A17EC" w:rsidRDefault="00CF1B4A" w:rsidP="00CF1B4A">
      <w:pPr>
        <w:spacing w:line="300" w:lineRule="auto"/>
        <w:ind w:firstLineChars="200" w:firstLine="420"/>
        <w:rPr>
          <w:rFonts w:asciiTheme="majorEastAsia" w:eastAsiaTheme="majorEastAsia" w:hAnsiTheme="majorEastAsia" w:cs="微软雅黑"/>
          <w:color w:val="000000"/>
          <w:sz w:val="21"/>
          <w:szCs w:val="21"/>
          <w:lang w:val="zh-CN" w:eastAsia="zh-CN"/>
        </w:rPr>
      </w:pPr>
      <w:r>
        <w:rPr>
          <w:rFonts w:asciiTheme="majorEastAsia" w:eastAsiaTheme="majorEastAsia" w:hAnsiTheme="majorEastAsia" w:cs="微软雅黑" w:hint="eastAsia"/>
          <w:color w:val="000000"/>
          <w:sz w:val="21"/>
          <w:szCs w:val="21"/>
          <w:lang w:val="zh-CN" w:eastAsia="zh-CN"/>
        </w:rPr>
        <w:t>1、销售</w:t>
      </w:r>
      <w:r>
        <w:rPr>
          <w:rFonts w:asciiTheme="majorEastAsia" w:eastAsiaTheme="majorEastAsia" w:hAnsiTheme="majorEastAsia" w:cs="微软雅黑"/>
          <w:color w:val="000000"/>
          <w:sz w:val="21"/>
          <w:szCs w:val="21"/>
          <w:lang w:val="zh-CN" w:eastAsia="zh-CN"/>
        </w:rPr>
        <w:t>管理员、</w:t>
      </w:r>
      <w:r>
        <w:rPr>
          <w:rFonts w:asciiTheme="majorEastAsia" w:eastAsiaTheme="majorEastAsia" w:hAnsiTheme="majorEastAsia" w:cs="微软雅黑" w:hint="eastAsia"/>
          <w:color w:val="000000"/>
          <w:sz w:val="21"/>
          <w:szCs w:val="21"/>
          <w:lang w:val="zh-CN" w:eastAsia="zh-CN"/>
        </w:rPr>
        <w:t>车厂</w:t>
      </w:r>
      <w:r>
        <w:rPr>
          <w:rFonts w:asciiTheme="majorEastAsia" w:eastAsiaTheme="majorEastAsia" w:hAnsiTheme="majorEastAsia" w:cs="微软雅黑"/>
          <w:color w:val="000000"/>
          <w:sz w:val="21"/>
          <w:szCs w:val="21"/>
          <w:lang w:val="zh-CN" w:eastAsia="zh-CN"/>
        </w:rPr>
        <w:t>零件部门</w:t>
      </w:r>
      <w:r>
        <w:rPr>
          <w:rFonts w:asciiTheme="majorEastAsia" w:eastAsiaTheme="majorEastAsia" w:hAnsiTheme="majorEastAsia" w:cs="微软雅黑" w:hint="eastAsia"/>
          <w:color w:val="000000"/>
          <w:sz w:val="21"/>
          <w:szCs w:val="21"/>
          <w:lang w:val="zh-CN" w:eastAsia="zh-CN"/>
        </w:rPr>
        <w:t>可以</w:t>
      </w:r>
      <w:r>
        <w:rPr>
          <w:rFonts w:asciiTheme="majorEastAsia" w:eastAsiaTheme="majorEastAsia" w:hAnsiTheme="majorEastAsia" w:cs="微软雅黑"/>
          <w:color w:val="000000"/>
          <w:sz w:val="21"/>
          <w:szCs w:val="21"/>
          <w:lang w:val="zh-CN" w:eastAsia="zh-CN"/>
        </w:rPr>
        <w:t>通过</w:t>
      </w:r>
      <w:r>
        <w:rPr>
          <w:rFonts w:asciiTheme="majorEastAsia" w:eastAsiaTheme="majorEastAsia" w:hAnsiTheme="majorEastAsia" w:cs="微软雅黑" w:hint="eastAsia"/>
          <w:color w:val="000000"/>
          <w:sz w:val="21"/>
          <w:szCs w:val="21"/>
          <w:lang w:val="zh-CN" w:eastAsia="zh-CN"/>
        </w:rPr>
        <w:t>该</w:t>
      </w:r>
      <w:r>
        <w:rPr>
          <w:rFonts w:asciiTheme="majorEastAsia" w:eastAsiaTheme="majorEastAsia" w:hAnsiTheme="majorEastAsia" w:cs="微软雅黑"/>
          <w:color w:val="000000"/>
          <w:sz w:val="21"/>
          <w:szCs w:val="21"/>
          <w:lang w:val="zh-CN" w:eastAsia="zh-CN"/>
        </w:rPr>
        <w:t>功能查看所有经销商</w:t>
      </w:r>
      <w:r>
        <w:rPr>
          <w:rFonts w:asciiTheme="majorEastAsia" w:eastAsiaTheme="majorEastAsia" w:hAnsiTheme="majorEastAsia" w:cs="微软雅黑" w:hint="eastAsia"/>
          <w:color w:val="000000"/>
          <w:sz w:val="21"/>
          <w:szCs w:val="21"/>
          <w:lang w:val="zh-CN" w:eastAsia="zh-CN"/>
        </w:rPr>
        <w:t>前一天</w:t>
      </w:r>
      <w:r>
        <w:rPr>
          <w:rFonts w:asciiTheme="majorEastAsia" w:eastAsiaTheme="majorEastAsia" w:hAnsiTheme="majorEastAsia" w:cs="微软雅黑"/>
          <w:color w:val="000000"/>
          <w:sz w:val="21"/>
          <w:szCs w:val="21"/>
          <w:lang w:val="zh-CN" w:eastAsia="zh-CN"/>
        </w:rPr>
        <w:t>的呆滞品明细数据；</w:t>
      </w:r>
    </w:p>
    <w:p w:rsidR="00CF1B4A" w:rsidRDefault="00CF1B4A" w:rsidP="00CF1B4A">
      <w:pPr>
        <w:spacing w:line="300" w:lineRule="auto"/>
        <w:ind w:firstLineChars="200" w:firstLine="420"/>
        <w:rPr>
          <w:rFonts w:asciiTheme="majorEastAsia" w:eastAsiaTheme="majorEastAsia" w:hAnsiTheme="majorEastAsia" w:cs="微软雅黑"/>
          <w:color w:val="000000"/>
          <w:sz w:val="21"/>
          <w:szCs w:val="21"/>
          <w:lang w:val="zh-CN" w:eastAsia="zh-CN"/>
        </w:rPr>
      </w:pPr>
      <w:r>
        <w:rPr>
          <w:rFonts w:asciiTheme="majorEastAsia" w:eastAsiaTheme="majorEastAsia" w:hAnsiTheme="majorEastAsia" w:cs="微软雅黑" w:hint="eastAsia"/>
          <w:color w:val="000000"/>
          <w:sz w:val="21"/>
          <w:szCs w:val="21"/>
          <w:lang w:val="zh-CN" w:eastAsia="zh-CN"/>
        </w:rPr>
        <w:t>2、DMS每天</w:t>
      </w:r>
      <w:r>
        <w:rPr>
          <w:rFonts w:asciiTheme="majorEastAsia" w:eastAsiaTheme="majorEastAsia" w:hAnsiTheme="majorEastAsia" w:cs="微软雅黑"/>
          <w:color w:val="000000"/>
          <w:sz w:val="21"/>
          <w:szCs w:val="21"/>
          <w:lang w:val="zh-CN" w:eastAsia="zh-CN"/>
        </w:rPr>
        <w:t>通过定时任务上报经销商的</w:t>
      </w:r>
      <w:r>
        <w:rPr>
          <w:rFonts w:asciiTheme="majorEastAsia" w:eastAsiaTheme="majorEastAsia" w:hAnsiTheme="majorEastAsia" w:cs="微软雅黑" w:hint="eastAsia"/>
          <w:color w:val="000000"/>
          <w:sz w:val="21"/>
          <w:szCs w:val="21"/>
          <w:lang w:val="zh-CN" w:eastAsia="zh-CN"/>
        </w:rPr>
        <w:t>呆滞品</w:t>
      </w:r>
      <w:r>
        <w:rPr>
          <w:rFonts w:asciiTheme="majorEastAsia" w:eastAsiaTheme="majorEastAsia" w:hAnsiTheme="majorEastAsia" w:cs="微软雅黑"/>
          <w:color w:val="000000"/>
          <w:sz w:val="21"/>
          <w:szCs w:val="21"/>
          <w:lang w:val="zh-CN" w:eastAsia="zh-CN"/>
        </w:rPr>
        <w:t>明细数据；</w:t>
      </w:r>
    </w:p>
    <w:p w:rsidR="005D10CB" w:rsidRPr="00413C16" w:rsidRDefault="005D10CB" w:rsidP="005D10CB">
      <w:pPr>
        <w:pStyle w:val="30"/>
        <w:rPr>
          <w:sz w:val="24"/>
        </w:rPr>
      </w:pPr>
      <w:bookmarkStart w:id="131" w:name="_Toc457987656"/>
      <w:r w:rsidRPr="00413C16">
        <w:rPr>
          <w:rFonts w:hint="eastAsia"/>
          <w:sz w:val="24"/>
        </w:rPr>
        <w:t>4.</w:t>
      </w:r>
      <w:r>
        <w:rPr>
          <w:rFonts w:hint="eastAsia"/>
          <w:sz w:val="24"/>
        </w:rPr>
        <w:t>1</w:t>
      </w:r>
      <w:r w:rsidR="004656A0">
        <w:rPr>
          <w:sz w:val="24"/>
        </w:rPr>
        <w:t>2</w:t>
      </w:r>
      <w:r w:rsidRPr="00413C16">
        <w:rPr>
          <w:sz w:val="24"/>
        </w:rPr>
        <w:t>.4</w:t>
      </w:r>
      <w:r w:rsidRPr="00413C16">
        <w:rPr>
          <w:rFonts w:hint="eastAsia"/>
          <w:sz w:val="24"/>
        </w:rPr>
        <w:t>主要页面逻辑说明</w:t>
      </w:r>
      <w:bookmarkEnd w:id="131"/>
    </w:p>
    <w:p w:rsidR="00307677" w:rsidRPr="009C64A2" w:rsidRDefault="00307677" w:rsidP="00307677">
      <w:pPr>
        <w:ind w:firstLineChars="150" w:firstLine="315"/>
        <w:rPr>
          <w:rFonts w:ascii="宋体" w:hAnsi="宋体"/>
          <w:color w:val="000000"/>
          <w:sz w:val="21"/>
          <w:szCs w:val="21"/>
          <w:lang w:eastAsia="zh-CN"/>
        </w:rPr>
      </w:pPr>
      <w:r w:rsidRPr="009C64A2">
        <w:rPr>
          <w:rFonts w:ascii="宋体" w:hAnsi="宋体" w:hint="eastAsia"/>
          <w:color w:val="000000"/>
          <w:sz w:val="21"/>
          <w:szCs w:val="21"/>
          <w:lang w:eastAsia="zh-CN"/>
        </w:rPr>
        <w:t>（1</w:t>
      </w:r>
      <w:r w:rsidRPr="009C64A2">
        <w:rPr>
          <w:rFonts w:ascii="宋体" w:hAnsi="宋体"/>
          <w:color w:val="000000"/>
          <w:sz w:val="21"/>
          <w:szCs w:val="21"/>
          <w:lang w:eastAsia="zh-CN"/>
        </w:rPr>
        <w:t>）</w:t>
      </w:r>
      <w:r w:rsidRPr="009C64A2">
        <w:rPr>
          <w:rFonts w:ascii="宋体" w:hAnsi="宋体" w:hint="eastAsia"/>
          <w:color w:val="000000"/>
          <w:sz w:val="21"/>
          <w:szCs w:val="21"/>
          <w:lang w:eastAsia="zh-CN"/>
        </w:rPr>
        <w:t>登录</w:t>
      </w:r>
      <w:r w:rsidRPr="009C64A2">
        <w:rPr>
          <w:rFonts w:ascii="宋体" w:hAnsi="宋体"/>
          <w:color w:val="000000"/>
          <w:sz w:val="21"/>
          <w:szCs w:val="21"/>
          <w:lang w:eastAsia="zh-CN"/>
        </w:rPr>
        <w:t>路径：</w:t>
      </w:r>
      <w:r w:rsidRPr="00D50592">
        <w:rPr>
          <w:rFonts w:hint="eastAsia"/>
          <w:sz w:val="21"/>
          <w:lang w:eastAsia="zh-CN"/>
        </w:rPr>
        <w:t>当前位置：配件管理</w:t>
      </w:r>
      <w:r w:rsidRPr="00D50592">
        <w:rPr>
          <w:rFonts w:hint="eastAsia"/>
          <w:sz w:val="21"/>
          <w:lang w:eastAsia="zh-CN"/>
        </w:rPr>
        <w:t>&gt;</w:t>
      </w:r>
      <w:r w:rsidRPr="00D50592">
        <w:rPr>
          <w:rFonts w:hint="eastAsia"/>
          <w:sz w:val="21"/>
          <w:lang w:eastAsia="zh-CN"/>
        </w:rPr>
        <w:t>呆滞品管理</w:t>
      </w:r>
      <w:r w:rsidRPr="00D50592">
        <w:rPr>
          <w:rFonts w:hint="eastAsia"/>
          <w:sz w:val="21"/>
          <w:lang w:eastAsia="zh-CN"/>
        </w:rPr>
        <w:t>&gt;</w:t>
      </w:r>
      <w:r w:rsidRPr="00D50592">
        <w:rPr>
          <w:rFonts w:hint="eastAsia"/>
          <w:sz w:val="21"/>
          <w:lang w:eastAsia="zh-CN"/>
        </w:rPr>
        <w:t>呆滞品</w:t>
      </w:r>
      <w:r>
        <w:rPr>
          <w:rFonts w:hint="eastAsia"/>
          <w:sz w:val="21"/>
          <w:lang w:eastAsia="zh-CN"/>
        </w:rPr>
        <w:t>查询</w:t>
      </w:r>
      <w:r w:rsidRPr="00C011D6">
        <w:rPr>
          <w:rFonts w:hint="eastAsia"/>
          <w:sz w:val="21"/>
          <w:lang w:eastAsia="zh-CN"/>
        </w:rPr>
        <w:t>；</w:t>
      </w:r>
    </w:p>
    <w:p w:rsidR="00307677" w:rsidRPr="009C64A2" w:rsidRDefault="00307677" w:rsidP="00307677">
      <w:pPr>
        <w:ind w:firstLineChars="150" w:firstLine="315"/>
        <w:rPr>
          <w:rFonts w:ascii="宋体" w:hAnsi="宋体"/>
          <w:color w:val="000000"/>
          <w:sz w:val="21"/>
          <w:szCs w:val="21"/>
          <w:lang w:eastAsia="zh-CN"/>
        </w:rPr>
      </w:pPr>
      <w:r w:rsidRPr="009C64A2">
        <w:rPr>
          <w:rFonts w:ascii="宋体" w:hAnsi="宋体" w:hint="eastAsia"/>
          <w:color w:val="000000"/>
          <w:sz w:val="21"/>
          <w:szCs w:val="21"/>
          <w:lang w:eastAsia="zh-CN"/>
        </w:rPr>
        <w:t>（2</w:t>
      </w:r>
      <w:r w:rsidRPr="009C64A2">
        <w:rPr>
          <w:rFonts w:ascii="宋体" w:hAnsi="宋体"/>
          <w:color w:val="000000"/>
          <w:sz w:val="21"/>
          <w:szCs w:val="21"/>
          <w:lang w:eastAsia="zh-CN"/>
        </w:rPr>
        <w:t>）</w:t>
      </w:r>
      <w:r w:rsidRPr="009C64A2">
        <w:rPr>
          <w:rFonts w:ascii="宋体" w:hAnsi="宋体" w:hint="eastAsia"/>
          <w:color w:val="000000"/>
          <w:sz w:val="21"/>
          <w:szCs w:val="21"/>
          <w:lang w:eastAsia="zh-CN"/>
        </w:rPr>
        <w:t>使用</w:t>
      </w:r>
      <w:r w:rsidRPr="009C64A2">
        <w:rPr>
          <w:rFonts w:ascii="宋体" w:hAnsi="宋体"/>
          <w:color w:val="000000"/>
          <w:sz w:val="21"/>
          <w:szCs w:val="21"/>
          <w:lang w:eastAsia="zh-CN"/>
        </w:rPr>
        <w:t>角色：</w:t>
      </w:r>
      <w:r>
        <w:rPr>
          <w:rFonts w:ascii="宋体" w:hAnsi="宋体" w:hint="eastAsia"/>
          <w:color w:val="000000"/>
          <w:sz w:val="21"/>
          <w:szCs w:val="21"/>
          <w:lang w:eastAsia="zh-CN"/>
        </w:rPr>
        <w:t>售后</w:t>
      </w:r>
      <w:r>
        <w:rPr>
          <w:rFonts w:ascii="宋体" w:hAnsi="宋体"/>
          <w:color w:val="000000"/>
          <w:sz w:val="21"/>
          <w:szCs w:val="21"/>
          <w:lang w:eastAsia="zh-CN"/>
        </w:rPr>
        <w:t>超级管理员、</w:t>
      </w:r>
      <w:r>
        <w:rPr>
          <w:rFonts w:ascii="宋体" w:hAnsi="宋体" w:hint="eastAsia"/>
          <w:color w:val="000000"/>
          <w:sz w:val="21"/>
          <w:szCs w:val="21"/>
          <w:lang w:eastAsia="zh-CN"/>
        </w:rPr>
        <w:t>售后零件</w:t>
      </w:r>
      <w:r>
        <w:rPr>
          <w:rFonts w:ascii="宋体" w:hAnsi="宋体"/>
          <w:color w:val="000000"/>
          <w:sz w:val="21"/>
          <w:szCs w:val="21"/>
          <w:lang w:eastAsia="zh-CN"/>
        </w:rPr>
        <w:t>部门</w:t>
      </w:r>
    </w:p>
    <w:p w:rsidR="00307677" w:rsidRDefault="00307677" w:rsidP="00307677">
      <w:pPr>
        <w:ind w:firstLineChars="150" w:firstLine="315"/>
        <w:rPr>
          <w:rFonts w:ascii="宋体" w:hAnsi="宋体"/>
          <w:color w:val="000000"/>
          <w:sz w:val="21"/>
          <w:szCs w:val="21"/>
          <w:lang w:eastAsia="zh-CN"/>
        </w:rPr>
      </w:pPr>
      <w:r w:rsidRPr="009C64A2">
        <w:rPr>
          <w:rFonts w:ascii="宋体" w:hAnsi="宋体" w:hint="eastAsia"/>
          <w:color w:val="000000"/>
          <w:sz w:val="21"/>
          <w:szCs w:val="21"/>
          <w:lang w:eastAsia="zh-CN"/>
        </w:rPr>
        <w:t>（3</w:t>
      </w:r>
      <w:r w:rsidRPr="009C64A2">
        <w:rPr>
          <w:rFonts w:ascii="宋体" w:hAnsi="宋体"/>
          <w:color w:val="000000"/>
          <w:sz w:val="21"/>
          <w:szCs w:val="21"/>
          <w:lang w:eastAsia="zh-CN"/>
        </w:rPr>
        <w:t>）</w:t>
      </w:r>
      <w:r w:rsidRPr="009C64A2">
        <w:rPr>
          <w:rFonts w:ascii="宋体" w:hAnsi="宋体" w:hint="eastAsia"/>
          <w:color w:val="000000"/>
          <w:sz w:val="21"/>
          <w:szCs w:val="21"/>
          <w:lang w:eastAsia="zh-CN"/>
        </w:rPr>
        <w:t>登录</w:t>
      </w:r>
      <w:r>
        <w:rPr>
          <w:rFonts w:ascii="宋体" w:hAnsi="宋体" w:hint="eastAsia"/>
          <w:color w:val="000000"/>
          <w:sz w:val="21"/>
          <w:szCs w:val="21"/>
          <w:lang w:eastAsia="zh-CN"/>
        </w:rPr>
        <w:t>D</w:t>
      </w:r>
      <w:r>
        <w:rPr>
          <w:rFonts w:ascii="宋体" w:hAnsi="宋体"/>
          <w:color w:val="000000"/>
          <w:sz w:val="21"/>
          <w:szCs w:val="21"/>
          <w:lang w:eastAsia="zh-CN"/>
        </w:rPr>
        <w:t>CS</w:t>
      </w:r>
      <w:r>
        <w:rPr>
          <w:rFonts w:ascii="宋体" w:hAnsi="宋体" w:hint="eastAsia"/>
          <w:color w:val="000000"/>
          <w:sz w:val="21"/>
          <w:szCs w:val="21"/>
          <w:lang w:eastAsia="zh-CN"/>
        </w:rPr>
        <w:t>系统</w:t>
      </w:r>
      <w:r w:rsidRPr="009C64A2">
        <w:rPr>
          <w:rFonts w:ascii="宋体" w:hAnsi="宋体"/>
          <w:color w:val="000000"/>
          <w:sz w:val="21"/>
          <w:szCs w:val="21"/>
          <w:lang w:eastAsia="zh-CN"/>
        </w:rPr>
        <w:t>，</w:t>
      </w:r>
      <w:r>
        <w:rPr>
          <w:rFonts w:ascii="宋体" w:hAnsi="宋体" w:hint="eastAsia"/>
          <w:color w:val="000000"/>
          <w:sz w:val="21"/>
          <w:szCs w:val="21"/>
          <w:lang w:eastAsia="zh-CN"/>
        </w:rPr>
        <w:t>点击</w:t>
      </w:r>
      <w:r w:rsidRPr="00171980">
        <w:rPr>
          <w:rFonts w:hint="eastAsia"/>
          <w:sz w:val="21"/>
          <w:lang w:eastAsia="zh-CN"/>
        </w:rPr>
        <w:t>当前位置：配件管理</w:t>
      </w:r>
      <w:r w:rsidRPr="00171980">
        <w:rPr>
          <w:rFonts w:hint="eastAsia"/>
          <w:sz w:val="21"/>
          <w:lang w:eastAsia="zh-CN"/>
        </w:rPr>
        <w:t>&gt;</w:t>
      </w:r>
      <w:r w:rsidRPr="00171980">
        <w:rPr>
          <w:rFonts w:hint="eastAsia"/>
          <w:sz w:val="21"/>
          <w:lang w:eastAsia="zh-CN"/>
        </w:rPr>
        <w:t>呆滞品管理</w:t>
      </w:r>
      <w:r w:rsidRPr="00171980">
        <w:rPr>
          <w:rFonts w:hint="eastAsia"/>
          <w:sz w:val="21"/>
          <w:lang w:eastAsia="zh-CN"/>
        </w:rPr>
        <w:t>&gt;</w:t>
      </w:r>
      <w:r w:rsidRPr="00D50592">
        <w:rPr>
          <w:rFonts w:hint="eastAsia"/>
          <w:sz w:val="21"/>
          <w:lang w:eastAsia="zh-CN"/>
        </w:rPr>
        <w:t>呆滞品</w:t>
      </w:r>
      <w:r>
        <w:rPr>
          <w:rFonts w:hint="eastAsia"/>
          <w:sz w:val="21"/>
          <w:lang w:eastAsia="zh-CN"/>
        </w:rPr>
        <w:t>查询</w:t>
      </w:r>
      <w:r w:rsidRPr="009C64A2">
        <w:rPr>
          <w:rFonts w:ascii="宋体" w:hAnsi="宋体" w:hint="eastAsia"/>
          <w:color w:val="000000"/>
          <w:sz w:val="21"/>
          <w:szCs w:val="21"/>
          <w:lang w:eastAsia="zh-CN"/>
        </w:rPr>
        <w:t>，</w:t>
      </w:r>
      <w:r w:rsidRPr="009C64A2">
        <w:rPr>
          <w:rFonts w:ascii="宋体" w:hAnsi="宋体"/>
          <w:color w:val="000000"/>
          <w:sz w:val="21"/>
          <w:szCs w:val="21"/>
          <w:lang w:eastAsia="zh-CN"/>
        </w:rPr>
        <w:t>进入</w:t>
      </w:r>
      <w:r w:rsidRPr="00D50592">
        <w:rPr>
          <w:rFonts w:hint="eastAsia"/>
          <w:sz w:val="21"/>
          <w:lang w:eastAsia="zh-CN"/>
        </w:rPr>
        <w:t>呆滞品</w:t>
      </w:r>
      <w:r>
        <w:rPr>
          <w:rFonts w:hint="eastAsia"/>
          <w:sz w:val="21"/>
          <w:lang w:eastAsia="zh-CN"/>
        </w:rPr>
        <w:t>查询</w:t>
      </w:r>
      <w:r>
        <w:rPr>
          <w:rFonts w:ascii="宋体" w:hAnsi="宋体"/>
          <w:color w:val="000000"/>
          <w:sz w:val="21"/>
          <w:szCs w:val="21"/>
          <w:lang w:eastAsia="zh-CN"/>
        </w:rPr>
        <w:t>主页面</w:t>
      </w:r>
      <w:r>
        <w:rPr>
          <w:rFonts w:asciiTheme="majorEastAsia" w:eastAsiaTheme="majorEastAsia" w:hAnsiTheme="majorEastAsia"/>
          <w:sz w:val="21"/>
          <w:szCs w:val="21"/>
          <w:lang w:eastAsia="zh-CN"/>
        </w:rPr>
        <w:t>；</w:t>
      </w:r>
      <w:r>
        <w:rPr>
          <w:rFonts w:ascii="宋体" w:hAnsi="宋体" w:hint="eastAsia"/>
          <w:color w:val="000000"/>
          <w:sz w:val="21"/>
          <w:szCs w:val="21"/>
          <w:lang w:eastAsia="zh-CN"/>
        </w:rPr>
        <w:t>如图4.</w:t>
      </w:r>
      <w:r>
        <w:rPr>
          <w:rFonts w:ascii="宋体" w:hAnsi="宋体"/>
          <w:color w:val="000000"/>
          <w:sz w:val="21"/>
          <w:szCs w:val="21"/>
          <w:lang w:eastAsia="zh-CN"/>
        </w:rPr>
        <w:t>1</w:t>
      </w:r>
      <w:r w:rsidR="004656A0">
        <w:rPr>
          <w:rFonts w:ascii="宋体" w:hAnsi="宋体"/>
          <w:color w:val="000000"/>
          <w:sz w:val="21"/>
          <w:szCs w:val="21"/>
          <w:lang w:eastAsia="zh-CN"/>
        </w:rPr>
        <w:t>2</w:t>
      </w:r>
      <w:r>
        <w:rPr>
          <w:rFonts w:ascii="宋体" w:hAnsi="宋体" w:hint="eastAsia"/>
          <w:color w:val="000000"/>
          <w:sz w:val="21"/>
          <w:szCs w:val="21"/>
          <w:lang w:eastAsia="zh-CN"/>
        </w:rPr>
        <w:t>.4</w:t>
      </w:r>
      <w:r>
        <w:rPr>
          <w:rFonts w:ascii="宋体" w:hAnsi="宋体"/>
          <w:color w:val="000000"/>
          <w:sz w:val="21"/>
          <w:szCs w:val="21"/>
          <w:lang w:eastAsia="zh-CN"/>
        </w:rPr>
        <w:t>-1</w:t>
      </w:r>
      <w:r>
        <w:rPr>
          <w:rFonts w:ascii="宋体" w:hAnsi="宋体" w:hint="eastAsia"/>
          <w:color w:val="000000"/>
          <w:sz w:val="21"/>
          <w:szCs w:val="21"/>
          <w:lang w:eastAsia="zh-CN"/>
        </w:rPr>
        <w:t>所示：</w:t>
      </w:r>
    </w:p>
    <w:p w:rsidR="005D10CB" w:rsidRDefault="00507117" w:rsidP="005D10CB">
      <w:pPr>
        <w:rPr>
          <w:lang w:eastAsia="zh-CN"/>
        </w:rPr>
      </w:pPr>
      <w:r>
        <w:rPr>
          <w:noProof/>
          <w:lang w:eastAsia="zh-CN"/>
        </w:rPr>
        <w:drawing>
          <wp:inline distT="0" distB="0" distL="0" distR="0" wp14:anchorId="51451F32" wp14:editId="2DE5516A">
            <wp:extent cx="5486400" cy="2634615"/>
            <wp:effectExtent l="19050" t="1905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634615"/>
                    </a:xfrm>
                    <a:prstGeom prst="rect">
                      <a:avLst/>
                    </a:prstGeom>
                    <a:ln>
                      <a:solidFill>
                        <a:schemeClr val="accent1"/>
                      </a:solidFill>
                    </a:ln>
                  </pic:spPr>
                </pic:pic>
              </a:graphicData>
            </a:graphic>
          </wp:inline>
        </w:drawing>
      </w:r>
    </w:p>
    <w:p w:rsidR="00307677" w:rsidRDefault="00307677" w:rsidP="00307677">
      <w:pPr>
        <w:jc w:val="center"/>
        <w:rPr>
          <w:lang w:eastAsia="zh-CN"/>
        </w:rPr>
      </w:pPr>
      <w:r>
        <w:rPr>
          <w:rFonts w:hint="eastAsia"/>
          <w:lang w:eastAsia="zh-CN"/>
        </w:rPr>
        <w:t>图</w:t>
      </w:r>
      <w:r>
        <w:rPr>
          <w:rFonts w:hint="eastAsia"/>
          <w:lang w:eastAsia="zh-CN"/>
        </w:rPr>
        <w:t>4.1</w:t>
      </w:r>
      <w:r w:rsidR="004656A0">
        <w:rPr>
          <w:lang w:eastAsia="zh-CN"/>
        </w:rPr>
        <w:t>2</w:t>
      </w:r>
      <w:r>
        <w:rPr>
          <w:rFonts w:hint="eastAsia"/>
          <w:lang w:eastAsia="zh-CN"/>
        </w:rPr>
        <w:t>.4</w:t>
      </w:r>
      <w:r>
        <w:rPr>
          <w:lang w:eastAsia="zh-CN"/>
        </w:rPr>
        <w:t>-1</w:t>
      </w:r>
    </w:p>
    <w:tbl>
      <w:tblPr>
        <w:tblStyle w:val="af"/>
        <w:tblW w:w="8856" w:type="dxa"/>
        <w:tblLayout w:type="fixed"/>
        <w:tblLook w:val="04A0" w:firstRow="1" w:lastRow="0" w:firstColumn="1" w:lastColumn="0" w:noHBand="0" w:noVBand="1"/>
      </w:tblPr>
      <w:tblGrid>
        <w:gridCol w:w="2542"/>
        <w:gridCol w:w="5483"/>
        <w:gridCol w:w="831"/>
      </w:tblGrid>
      <w:tr w:rsidR="00307677" w:rsidTr="00233B5F">
        <w:tc>
          <w:tcPr>
            <w:tcW w:w="8856" w:type="dxa"/>
            <w:gridSpan w:val="3"/>
            <w:shd w:val="clear" w:color="auto" w:fill="FFFF00"/>
          </w:tcPr>
          <w:p w:rsidR="00307677" w:rsidRDefault="00307677" w:rsidP="00307677">
            <w:pPr>
              <w:overflowPunct w:val="0"/>
              <w:autoSpaceDE w:val="0"/>
              <w:autoSpaceDN w:val="0"/>
              <w:adjustRightInd w:val="0"/>
              <w:textAlignment w:val="baseline"/>
              <w:rPr>
                <w:rFonts w:asciiTheme="minorEastAsia" w:hAnsiTheme="minorEastAsia"/>
                <w:b/>
                <w:szCs w:val="21"/>
                <w:lang w:eastAsia="zh-CN"/>
              </w:rPr>
            </w:pPr>
            <w:r>
              <w:rPr>
                <w:rFonts w:asciiTheme="minorEastAsia" w:hAnsiTheme="minorEastAsia" w:hint="eastAsia"/>
                <w:b/>
                <w:szCs w:val="21"/>
                <w:lang w:eastAsia="zh-CN"/>
              </w:rPr>
              <w:t>《呆滞品查询</w:t>
            </w:r>
            <w:r>
              <w:rPr>
                <w:rFonts w:asciiTheme="minorEastAsia" w:hAnsiTheme="minorEastAsia"/>
                <w:b/>
                <w:szCs w:val="21"/>
                <w:lang w:eastAsia="zh-CN"/>
              </w:rPr>
              <w:t>主页面</w:t>
            </w:r>
            <w:r>
              <w:rPr>
                <w:rFonts w:asciiTheme="minorEastAsia" w:hAnsiTheme="minorEastAsia" w:hint="eastAsia"/>
                <w:b/>
                <w:szCs w:val="21"/>
                <w:lang w:eastAsia="zh-CN"/>
              </w:rPr>
              <w:t>》</w:t>
            </w:r>
          </w:p>
        </w:tc>
      </w:tr>
      <w:tr w:rsidR="00307677" w:rsidTr="00233B5F">
        <w:tc>
          <w:tcPr>
            <w:tcW w:w="2542" w:type="dxa"/>
            <w:shd w:val="clear" w:color="auto" w:fill="FFFF00"/>
          </w:tcPr>
          <w:p w:rsidR="00307677" w:rsidRDefault="00307677" w:rsidP="004656A0">
            <w:pPr>
              <w:overflowPunct w:val="0"/>
              <w:autoSpaceDE w:val="0"/>
              <w:autoSpaceDN w:val="0"/>
              <w:adjustRightInd w:val="0"/>
              <w:textAlignment w:val="baseline"/>
              <w:rPr>
                <w:rFonts w:asciiTheme="minorEastAsia" w:hAnsiTheme="minorEastAsia"/>
                <w:b/>
                <w:szCs w:val="21"/>
              </w:rPr>
            </w:pPr>
            <w:r>
              <w:rPr>
                <w:rFonts w:asciiTheme="minorEastAsia" w:hAnsiTheme="minorEastAsia" w:hint="eastAsia"/>
                <w:b/>
                <w:szCs w:val="21"/>
              </w:rPr>
              <w:t>页面编号：</w:t>
            </w:r>
            <w:r>
              <w:rPr>
                <w:rFonts w:asciiTheme="minorEastAsia" w:hAnsiTheme="minorEastAsia"/>
                <w:b/>
                <w:szCs w:val="21"/>
              </w:rPr>
              <w:t>4.1</w:t>
            </w:r>
            <w:r w:rsidR="004656A0">
              <w:rPr>
                <w:rFonts w:asciiTheme="minorEastAsia" w:hAnsiTheme="minorEastAsia"/>
                <w:b/>
                <w:szCs w:val="21"/>
              </w:rPr>
              <w:t>2</w:t>
            </w:r>
            <w:r>
              <w:rPr>
                <w:rFonts w:asciiTheme="minorEastAsia" w:hAnsiTheme="minorEastAsia"/>
                <w:b/>
                <w:szCs w:val="21"/>
              </w:rPr>
              <w:t>.4-1</w:t>
            </w:r>
          </w:p>
        </w:tc>
        <w:tc>
          <w:tcPr>
            <w:tcW w:w="5483" w:type="dxa"/>
            <w:shd w:val="clear" w:color="auto" w:fill="FFFF00"/>
          </w:tcPr>
          <w:p w:rsidR="00307677" w:rsidRDefault="00307677" w:rsidP="00233B5F">
            <w:pPr>
              <w:overflowPunct w:val="0"/>
              <w:autoSpaceDE w:val="0"/>
              <w:autoSpaceDN w:val="0"/>
              <w:adjustRightInd w:val="0"/>
              <w:textAlignment w:val="baseline"/>
              <w:rPr>
                <w:rFonts w:asciiTheme="minorEastAsia" w:hAnsiTheme="minorEastAsia"/>
                <w:b/>
                <w:szCs w:val="21"/>
              </w:rPr>
            </w:pPr>
            <w:proofErr w:type="spellStart"/>
            <w:r>
              <w:rPr>
                <w:rFonts w:asciiTheme="minorEastAsia" w:hAnsiTheme="minorEastAsia" w:hint="eastAsia"/>
                <w:b/>
                <w:szCs w:val="21"/>
              </w:rPr>
              <w:t>逻辑明细</w:t>
            </w:r>
            <w:proofErr w:type="spellEnd"/>
          </w:p>
        </w:tc>
        <w:tc>
          <w:tcPr>
            <w:tcW w:w="831" w:type="dxa"/>
            <w:shd w:val="clear" w:color="auto" w:fill="FFFF00"/>
          </w:tcPr>
          <w:p w:rsidR="00307677" w:rsidRDefault="00307677" w:rsidP="00233B5F">
            <w:pPr>
              <w:overflowPunct w:val="0"/>
              <w:autoSpaceDE w:val="0"/>
              <w:autoSpaceDN w:val="0"/>
              <w:adjustRightInd w:val="0"/>
              <w:textAlignment w:val="baseline"/>
              <w:rPr>
                <w:rFonts w:asciiTheme="minorEastAsia" w:hAnsiTheme="minorEastAsia"/>
                <w:b/>
                <w:szCs w:val="21"/>
              </w:rPr>
            </w:pPr>
            <w:proofErr w:type="spellStart"/>
            <w:r>
              <w:rPr>
                <w:rFonts w:asciiTheme="minorEastAsia" w:hAnsiTheme="minorEastAsia" w:hint="eastAsia"/>
                <w:b/>
                <w:szCs w:val="21"/>
              </w:rPr>
              <w:t>备注</w:t>
            </w:r>
            <w:proofErr w:type="spellEnd"/>
          </w:p>
        </w:tc>
      </w:tr>
      <w:tr w:rsidR="00307677" w:rsidTr="00233B5F">
        <w:tc>
          <w:tcPr>
            <w:tcW w:w="2542" w:type="dxa"/>
          </w:tcPr>
          <w:p w:rsidR="00307677" w:rsidRDefault="00307677" w:rsidP="00233B5F">
            <w:pPr>
              <w:overflowPunct w:val="0"/>
              <w:autoSpaceDE w:val="0"/>
              <w:autoSpaceDN w:val="0"/>
              <w:adjustRightInd w:val="0"/>
              <w:textAlignment w:val="baseline"/>
              <w:rPr>
                <w:rFonts w:asciiTheme="minorEastAsia" w:hAnsiTheme="minorEastAsia"/>
                <w:szCs w:val="21"/>
              </w:rPr>
            </w:pPr>
            <w:proofErr w:type="spellStart"/>
            <w:r>
              <w:rPr>
                <w:rFonts w:asciiTheme="minorEastAsia" w:hAnsiTheme="minorEastAsia" w:hint="eastAsia"/>
                <w:szCs w:val="21"/>
              </w:rPr>
              <w:t>页面初始化</w:t>
            </w:r>
            <w:proofErr w:type="spellEnd"/>
          </w:p>
        </w:tc>
        <w:tc>
          <w:tcPr>
            <w:tcW w:w="5483" w:type="dxa"/>
          </w:tcPr>
          <w:p w:rsidR="00307677" w:rsidRDefault="00307677" w:rsidP="00233B5F">
            <w:pPr>
              <w:overflowPunct w:val="0"/>
              <w:autoSpaceDE w:val="0"/>
              <w:autoSpaceDN w:val="0"/>
              <w:adjustRightInd w:val="0"/>
              <w:textAlignment w:val="baseline"/>
              <w:rPr>
                <w:rFonts w:asciiTheme="minorEastAsia" w:hAnsiTheme="minorEastAsia"/>
                <w:iCs/>
                <w:szCs w:val="21"/>
                <w:lang w:eastAsia="zh-CN"/>
              </w:rPr>
            </w:pPr>
            <w:r>
              <w:rPr>
                <w:rFonts w:asciiTheme="minorEastAsia" w:hAnsiTheme="minorEastAsia" w:hint="eastAsia"/>
                <w:iCs/>
                <w:szCs w:val="21"/>
                <w:lang w:eastAsia="zh-CN"/>
              </w:rPr>
              <w:t>初始</w:t>
            </w:r>
            <w:r>
              <w:rPr>
                <w:rFonts w:asciiTheme="minorEastAsia" w:hAnsiTheme="minorEastAsia"/>
                <w:iCs/>
                <w:szCs w:val="21"/>
                <w:lang w:eastAsia="zh-CN"/>
              </w:rPr>
              <w:t>页面</w:t>
            </w:r>
            <w:r>
              <w:rPr>
                <w:rFonts w:asciiTheme="minorEastAsia" w:hAnsiTheme="minorEastAsia" w:hint="eastAsia"/>
                <w:iCs/>
                <w:szCs w:val="21"/>
                <w:lang w:eastAsia="zh-CN"/>
              </w:rPr>
              <w:t>默认只显示</w:t>
            </w:r>
            <w:r>
              <w:rPr>
                <w:rFonts w:asciiTheme="minorEastAsia" w:hAnsiTheme="minorEastAsia"/>
                <w:iCs/>
                <w:szCs w:val="21"/>
                <w:lang w:eastAsia="zh-CN"/>
              </w:rPr>
              <w:t>查询条件；</w:t>
            </w:r>
          </w:p>
        </w:tc>
        <w:tc>
          <w:tcPr>
            <w:tcW w:w="831" w:type="dxa"/>
          </w:tcPr>
          <w:p w:rsidR="00307677" w:rsidRDefault="00307677" w:rsidP="00233B5F">
            <w:pPr>
              <w:overflowPunct w:val="0"/>
              <w:autoSpaceDE w:val="0"/>
              <w:autoSpaceDN w:val="0"/>
              <w:adjustRightInd w:val="0"/>
              <w:ind w:firstLine="402"/>
              <w:textAlignment w:val="baseline"/>
              <w:rPr>
                <w:rFonts w:asciiTheme="minorEastAsia" w:hAnsiTheme="minorEastAsia"/>
                <w:i/>
                <w:color w:val="0000FF"/>
                <w:szCs w:val="21"/>
                <w:lang w:eastAsia="zh-CN"/>
              </w:rPr>
            </w:pPr>
          </w:p>
        </w:tc>
      </w:tr>
      <w:tr w:rsidR="00307677" w:rsidTr="00233B5F">
        <w:tc>
          <w:tcPr>
            <w:tcW w:w="2542" w:type="dxa"/>
          </w:tcPr>
          <w:p w:rsidR="00307677" w:rsidRDefault="00307677" w:rsidP="00233B5F">
            <w:pPr>
              <w:overflowPunct w:val="0"/>
              <w:autoSpaceDE w:val="0"/>
              <w:autoSpaceDN w:val="0"/>
              <w:adjustRightInd w:val="0"/>
              <w:textAlignment w:val="baseline"/>
              <w:rPr>
                <w:rFonts w:asciiTheme="minorEastAsia" w:hAnsiTheme="minorEastAsia"/>
                <w:szCs w:val="21"/>
                <w:lang w:eastAsia="zh-CN"/>
              </w:rPr>
            </w:pPr>
            <w:r>
              <w:rPr>
                <w:rFonts w:asciiTheme="minorEastAsia" w:hAnsiTheme="minorEastAsia" w:hint="eastAsia"/>
                <w:szCs w:val="21"/>
                <w:lang w:eastAsia="zh-CN"/>
              </w:rPr>
              <w:t>查询</w:t>
            </w:r>
            <w:r>
              <w:rPr>
                <w:rFonts w:asciiTheme="minorEastAsia" w:hAnsiTheme="minorEastAsia"/>
                <w:szCs w:val="21"/>
                <w:lang w:eastAsia="zh-CN"/>
              </w:rPr>
              <w:t>条件</w:t>
            </w:r>
          </w:p>
        </w:tc>
        <w:tc>
          <w:tcPr>
            <w:tcW w:w="5483" w:type="dxa"/>
          </w:tcPr>
          <w:p w:rsidR="00307677" w:rsidRDefault="00307677" w:rsidP="00233B5F">
            <w:pPr>
              <w:overflowPunct w:val="0"/>
              <w:autoSpaceDE w:val="0"/>
              <w:autoSpaceDN w:val="0"/>
              <w:adjustRightInd w:val="0"/>
              <w:textAlignment w:val="baseline"/>
              <w:rPr>
                <w:rFonts w:asciiTheme="minorEastAsia" w:hAnsiTheme="minorEastAsia"/>
                <w:iCs/>
                <w:szCs w:val="21"/>
                <w:lang w:eastAsia="zh-CN"/>
              </w:rPr>
            </w:pPr>
            <w:r>
              <w:rPr>
                <w:rFonts w:asciiTheme="minorEastAsia" w:hAnsiTheme="minorEastAsia" w:hint="eastAsia"/>
                <w:b/>
                <w:iCs/>
                <w:szCs w:val="21"/>
                <w:lang w:eastAsia="zh-CN"/>
              </w:rPr>
              <w:t>售后大区</w:t>
            </w:r>
            <w:r w:rsidRPr="003F1935">
              <w:rPr>
                <w:rFonts w:asciiTheme="minorEastAsia" w:hAnsiTheme="minorEastAsia" w:hint="eastAsia"/>
                <w:b/>
                <w:iCs/>
                <w:szCs w:val="21"/>
                <w:lang w:eastAsia="zh-CN"/>
              </w:rPr>
              <w:t>：</w:t>
            </w:r>
            <w:r>
              <w:rPr>
                <w:rFonts w:asciiTheme="minorEastAsia" w:hAnsiTheme="minorEastAsia" w:hint="eastAsia"/>
                <w:iCs/>
                <w:szCs w:val="21"/>
                <w:lang w:eastAsia="zh-CN"/>
              </w:rPr>
              <w:t>下拉</w:t>
            </w:r>
            <w:r>
              <w:rPr>
                <w:rFonts w:asciiTheme="minorEastAsia" w:hAnsiTheme="minorEastAsia"/>
                <w:iCs/>
                <w:szCs w:val="21"/>
                <w:lang w:eastAsia="zh-CN"/>
              </w:rPr>
              <w:t>选项，</w:t>
            </w:r>
            <w:r>
              <w:rPr>
                <w:rFonts w:asciiTheme="minorEastAsia" w:hAnsiTheme="minorEastAsia" w:hint="eastAsia"/>
                <w:iCs/>
                <w:szCs w:val="21"/>
                <w:lang w:eastAsia="zh-CN"/>
              </w:rPr>
              <w:t>关联公司</w:t>
            </w:r>
            <w:r>
              <w:rPr>
                <w:rFonts w:asciiTheme="minorEastAsia" w:hAnsiTheme="minorEastAsia"/>
                <w:iCs/>
                <w:szCs w:val="21"/>
                <w:lang w:eastAsia="zh-CN"/>
              </w:rPr>
              <w:t>组织架构售后大区，默认</w:t>
            </w:r>
            <w:r>
              <w:rPr>
                <w:rFonts w:asciiTheme="minorEastAsia" w:hAnsiTheme="minorEastAsia" w:hint="eastAsia"/>
                <w:iCs/>
                <w:szCs w:val="21"/>
                <w:lang w:eastAsia="zh-CN"/>
              </w:rPr>
              <w:t>显示</w:t>
            </w:r>
            <w:r>
              <w:rPr>
                <w:rFonts w:asciiTheme="minorEastAsia" w:hAnsiTheme="minorEastAsia"/>
                <w:iCs/>
                <w:szCs w:val="21"/>
                <w:lang w:eastAsia="zh-CN"/>
              </w:rPr>
              <w:t>全国</w:t>
            </w:r>
            <w:r w:rsidRPr="003F1935">
              <w:rPr>
                <w:rFonts w:asciiTheme="minorEastAsia" w:hAnsiTheme="minorEastAsia"/>
                <w:iCs/>
                <w:szCs w:val="21"/>
                <w:lang w:eastAsia="zh-CN"/>
              </w:rPr>
              <w:t>；</w:t>
            </w:r>
          </w:p>
          <w:p w:rsidR="00307677" w:rsidRDefault="00307677" w:rsidP="00233B5F">
            <w:pPr>
              <w:overflowPunct w:val="0"/>
              <w:autoSpaceDE w:val="0"/>
              <w:autoSpaceDN w:val="0"/>
              <w:adjustRightInd w:val="0"/>
              <w:textAlignment w:val="baseline"/>
              <w:rPr>
                <w:rFonts w:asciiTheme="minorEastAsia" w:hAnsiTheme="minorEastAsia"/>
                <w:iCs/>
                <w:szCs w:val="21"/>
                <w:lang w:eastAsia="zh-CN"/>
              </w:rPr>
            </w:pPr>
            <w:r w:rsidRPr="007A4AE8">
              <w:rPr>
                <w:rFonts w:asciiTheme="minorEastAsia" w:hAnsiTheme="minorEastAsia" w:hint="eastAsia"/>
                <w:b/>
                <w:iCs/>
                <w:szCs w:val="21"/>
                <w:lang w:eastAsia="zh-CN"/>
              </w:rPr>
              <w:t>售后</w:t>
            </w:r>
            <w:r w:rsidRPr="007A4AE8">
              <w:rPr>
                <w:rFonts w:asciiTheme="minorEastAsia" w:hAnsiTheme="minorEastAsia"/>
                <w:b/>
                <w:iCs/>
                <w:szCs w:val="21"/>
                <w:lang w:eastAsia="zh-CN"/>
              </w:rPr>
              <w:t>小区：</w:t>
            </w:r>
            <w:r>
              <w:rPr>
                <w:rFonts w:asciiTheme="minorEastAsia" w:hAnsiTheme="minorEastAsia" w:hint="eastAsia"/>
                <w:iCs/>
                <w:szCs w:val="21"/>
                <w:lang w:eastAsia="zh-CN"/>
              </w:rPr>
              <w:t>下拉</w:t>
            </w:r>
            <w:r>
              <w:rPr>
                <w:rFonts w:asciiTheme="minorEastAsia" w:hAnsiTheme="minorEastAsia"/>
                <w:iCs/>
                <w:szCs w:val="21"/>
                <w:lang w:eastAsia="zh-CN"/>
              </w:rPr>
              <w:t>选项，关联公司组织架构售后小区，</w:t>
            </w:r>
            <w:r>
              <w:rPr>
                <w:rFonts w:asciiTheme="minorEastAsia" w:hAnsiTheme="minorEastAsia" w:hint="eastAsia"/>
                <w:iCs/>
                <w:szCs w:val="21"/>
                <w:lang w:eastAsia="zh-CN"/>
              </w:rPr>
              <w:t>与</w:t>
            </w:r>
            <w:r>
              <w:rPr>
                <w:rFonts w:asciiTheme="minorEastAsia" w:hAnsiTheme="minorEastAsia"/>
                <w:iCs/>
                <w:szCs w:val="21"/>
                <w:lang w:eastAsia="zh-CN"/>
              </w:rPr>
              <w:t>售后大区</w:t>
            </w:r>
            <w:r>
              <w:rPr>
                <w:rFonts w:asciiTheme="minorEastAsia" w:hAnsiTheme="minorEastAsia" w:hint="eastAsia"/>
                <w:iCs/>
                <w:szCs w:val="21"/>
                <w:lang w:eastAsia="zh-CN"/>
              </w:rPr>
              <w:t>联动</w:t>
            </w:r>
            <w:r>
              <w:rPr>
                <w:rFonts w:asciiTheme="minorEastAsia" w:hAnsiTheme="minorEastAsia"/>
                <w:iCs/>
                <w:szCs w:val="21"/>
                <w:lang w:eastAsia="zh-CN"/>
              </w:rPr>
              <w:t>，默认</w:t>
            </w:r>
            <w:proofErr w:type="gramStart"/>
            <w:r>
              <w:rPr>
                <w:rFonts w:asciiTheme="minorEastAsia" w:hAnsiTheme="minorEastAsia"/>
                <w:iCs/>
                <w:szCs w:val="21"/>
                <w:lang w:eastAsia="zh-CN"/>
              </w:rPr>
              <w:t>显示请</w:t>
            </w:r>
            <w:proofErr w:type="gramEnd"/>
            <w:r>
              <w:rPr>
                <w:rFonts w:asciiTheme="minorEastAsia" w:hAnsiTheme="minorEastAsia"/>
                <w:iCs/>
                <w:szCs w:val="21"/>
                <w:lang w:eastAsia="zh-CN"/>
              </w:rPr>
              <w:t>选择</w:t>
            </w:r>
            <w:r>
              <w:rPr>
                <w:rFonts w:asciiTheme="minorEastAsia" w:hAnsiTheme="minorEastAsia" w:hint="eastAsia"/>
                <w:iCs/>
                <w:szCs w:val="21"/>
                <w:lang w:eastAsia="zh-CN"/>
              </w:rPr>
              <w:t>；</w:t>
            </w:r>
          </w:p>
          <w:p w:rsidR="00307677" w:rsidRPr="007A4AE8" w:rsidRDefault="00307677" w:rsidP="00233B5F">
            <w:pPr>
              <w:overflowPunct w:val="0"/>
              <w:autoSpaceDE w:val="0"/>
              <w:autoSpaceDN w:val="0"/>
              <w:adjustRightInd w:val="0"/>
              <w:textAlignment w:val="baseline"/>
              <w:rPr>
                <w:rFonts w:asciiTheme="minorEastAsia" w:hAnsiTheme="minorEastAsia"/>
                <w:b/>
                <w:iCs/>
                <w:szCs w:val="21"/>
                <w:lang w:eastAsia="zh-CN"/>
              </w:rPr>
            </w:pPr>
            <w:r w:rsidRPr="007A4AE8">
              <w:rPr>
                <w:rFonts w:asciiTheme="minorEastAsia" w:hAnsiTheme="minorEastAsia" w:hint="eastAsia"/>
                <w:b/>
                <w:iCs/>
                <w:szCs w:val="21"/>
                <w:lang w:eastAsia="zh-CN"/>
              </w:rPr>
              <w:t>经销商</w:t>
            </w:r>
            <w:r w:rsidRPr="007A4AE8">
              <w:rPr>
                <w:rFonts w:asciiTheme="minorEastAsia" w:hAnsiTheme="minorEastAsia"/>
                <w:b/>
                <w:iCs/>
                <w:szCs w:val="21"/>
                <w:lang w:eastAsia="zh-CN"/>
              </w:rPr>
              <w:t>：</w:t>
            </w:r>
            <w:r w:rsidRPr="007A4AE8">
              <w:rPr>
                <w:rFonts w:asciiTheme="minorEastAsia" w:hAnsiTheme="minorEastAsia" w:hint="eastAsia"/>
                <w:iCs/>
                <w:szCs w:val="21"/>
                <w:lang w:eastAsia="zh-CN"/>
              </w:rPr>
              <w:t>精确</w:t>
            </w:r>
            <w:r w:rsidRPr="007A4AE8">
              <w:rPr>
                <w:rFonts w:asciiTheme="minorEastAsia" w:hAnsiTheme="minorEastAsia"/>
                <w:iCs/>
                <w:szCs w:val="21"/>
                <w:lang w:eastAsia="zh-CN"/>
              </w:rPr>
              <w:t>查</w:t>
            </w:r>
            <w:r w:rsidRPr="007A4AE8">
              <w:rPr>
                <w:rFonts w:asciiTheme="minorEastAsia" w:hAnsiTheme="minorEastAsia" w:hint="eastAsia"/>
                <w:iCs/>
                <w:szCs w:val="21"/>
                <w:lang w:eastAsia="zh-CN"/>
              </w:rPr>
              <w:t>找带回</w:t>
            </w:r>
            <w:r w:rsidRPr="007A4AE8">
              <w:rPr>
                <w:rFonts w:asciiTheme="minorEastAsia" w:hAnsiTheme="minorEastAsia"/>
                <w:iCs/>
                <w:szCs w:val="21"/>
                <w:lang w:eastAsia="zh-CN"/>
              </w:rPr>
              <w:t>；</w:t>
            </w:r>
          </w:p>
          <w:p w:rsidR="00307677" w:rsidRPr="00022C19" w:rsidRDefault="00307677" w:rsidP="00233B5F">
            <w:pPr>
              <w:overflowPunct w:val="0"/>
              <w:autoSpaceDE w:val="0"/>
              <w:autoSpaceDN w:val="0"/>
              <w:adjustRightInd w:val="0"/>
              <w:textAlignment w:val="baseline"/>
              <w:rPr>
                <w:rFonts w:asciiTheme="minorEastAsia" w:hAnsiTheme="minorEastAsia"/>
                <w:b/>
                <w:iCs/>
                <w:szCs w:val="21"/>
                <w:lang w:eastAsia="zh-CN"/>
              </w:rPr>
            </w:pPr>
            <w:r w:rsidRPr="00022C19">
              <w:rPr>
                <w:rFonts w:asciiTheme="minorEastAsia" w:hAnsiTheme="minorEastAsia" w:hint="eastAsia"/>
                <w:b/>
                <w:iCs/>
                <w:szCs w:val="21"/>
                <w:lang w:eastAsia="zh-CN"/>
              </w:rPr>
              <w:t>配件</w:t>
            </w:r>
            <w:r w:rsidRPr="00022C19">
              <w:rPr>
                <w:rFonts w:asciiTheme="minorEastAsia" w:hAnsiTheme="minorEastAsia"/>
                <w:b/>
                <w:iCs/>
                <w:szCs w:val="21"/>
                <w:lang w:eastAsia="zh-CN"/>
              </w:rPr>
              <w:t>代码：</w:t>
            </w:r>
            <w:r w:rsidRPr="00022C19">
              <w:rPr>
                <w:rFonts w:asciiTheme="minorEastAsia" w:hAnsiTheme="minorEastAsia" w:hint="eastAsia"/>
                <w:iCs/>
                <w:szCs w:val="21"/>
                <w:lang w:eastAsia="zh-CN"/>
              </w:rPr>
              <w:t>模糊</w:t>
            </w:r>
            <w:r w:rsidRPr="00022C19">
              <w:rPr>
                <w:rFonts w:asciiTheme="minorEastAsia" w:hAnsiTheme="minorEastAsia"/>
                <w:iCs/>
                <w:szCs w:val="21"/>
                <w:lang w:eastAsia="zh-CN"/>
              </w:rPr>
              <w:t>查询；</w:t>
            </w:r>
          </w:p>
          <w:p w:rsidR="00307677" w:rsidRDefault="00307677" w:rsidP="00233B5F">
            <w:pPr>
              <w:overflowPunct w:val="0"/>
              <w:autoSpaceDE w:val="0"/>
              <w:autoSpaceDN w:val="0"/>
              <w:adjustRightInd w:val="0"/>
              <w:textAlignment w:val="baseline"/>
              <w:rPr>
                <w:rFonts w:asciiTheme="minorEastAsia" w:hAnsiTheme="minorEastAsia"/>
                <w:iCs/>
                <w:szCs w:val="21"/>
                <w:lang w:eastAsia="zh-CN"/>
              </w:rPr>
            </w:pPr>
            <w:r w:rsidRPr="00022C19">
              <w:rPr>
                <w:rFonts w:asciiTheme="minorEastAsia" w:hAnsiTheme="minorEastAsia" w:hint="eastAsia"/>
                <w:b/>
                <w:iCs/>
                <w:szCs w:val="21"/>
                <w:lang w:eastAsia="zh-CN"/>
              </w:rPr>
              <w:t>配件名称</w:t>
            </w:r>
            <w:r w:rsidRPr="00022C19">
              <w:rPr>
                <w:rFonts w:asciiTheme="minorEastAsia" w:hAnsiTheme="minorEastAsia"/>
                <w:b/>
                <w:iCs/>
                <w:szCs w:val="21"/>
                <w:lang w:eastAsia="zh-CN"/>
              </w:rPr>
              <w:t>：</w:t>
            </w:r>
            <w:r w:rsidRPr="00022C19">
              <w:rPr>
                <w:rFonts w:asciiTheme="minorEastAsia" w:hAnsiTheme="minorEastAsia" w:hint="eastAsia"/>
                <w:iCs/>
                <w:szCs w:val="21"/>
                <w:lang w:eastAsia="zh-CN"/>
              </w:rPr>
              <w:t>模糊</w:t>
            </w:r>
            <w:r w:rsidRPr="00022C19">
              <w:rPr>
                <w:rFonts w:asciiTheme="minorEastAsia" w:hAnsiTheme="minorEastAsia"/>
                <w:iCs/>
                <w:szCs w:val="21"/>
                <w:lang w:eastAsia="zh-CN"/>
              </w:rPr>
              <w:t>查询；</w:t>
            </w:r>
          </w:p>
          <w:p w:rsidR="00307677" w:rsidRPr="007A4AE8" w:rsidRDefault="00307677" w:rsidP="00307677">
            <w:pPr>
              <w:overflowPunct w:val="0"/>
              <w:autoSpaceDE w:val="0"/>
              <w:autoSpaceDN w:val="0"/>
              <w:adjustRightInd w:val="0"/>
              <w:textAlignment w:val="baseline"/>
              <w:rPr>
                <w:rFonts w:asciiTheme="minorEastAsia" w:hAnsiTheme="minorEastAsia"/>
                <w:b/>
                <w:iCs/>
                <w:szCs w:val="21"/>
                <w:lang w:eastAsia="zh-CN"/>
              </w:rPr>
            </w:pPr>
            <w:r>
              <w:rPr>
                <w:rFonts w:asciiTheme="minorEastAsia" w:hAnsiTheme="minorEastAsia" w:hint="eastAsia"/>
                <w:b/>
                <w:iCs/>
                <w:szCs w:val="21"/>
                <w:lang w:eastAsia="zh-CN"/>
              </w:rPr>
              <w:t>最近</w:t>
            </w:r>
            <w:r>
              <w:rPr>
                <w:rFonts w:asciiTheme="minorEastAsia" w:hAnsiTheme="minorEastAsia"/>
                <w:b/>
                <w:iCs/>
                <w:szCs w:val="21"/>
                <w:lang w:eastAsia="zh-CN"/>
              </w:rPr>
              <w:t>出库</w:t>
            </w:r>
            <w:r w:rsidRPr="003F1935">
              <w:rPr>
                <w:rFonts w:asciiTheme="minorEastAsia" w:hAnsiTheme="minorEastAsia" w:hint="eastAsia"/>
                <w:b/>
                <w:iCs/>
                <w:szCs w:val="21"/>
                <w:lang w:eastAsia="zh-CN"/>
              </w:rPr>
              <w:t>时间：</w:t>
            </w:r>
            <w:r w:rsidRPr="003F1935">
              <w:rPr>
                <w:rFonts w:asciiTheme="minorEastAsia" w:hAnsiTheme="minorEastAsia" w:hint="eastAsia"/>
                <w:iCs/>
                <w:szCs w:val="21"/>
                <w:lang w:eastAsia="zh-CN"/>
              </w:rPr>
              <w:t>日期范围，如2016</w:t>
            </w:r>
            <w:r w:rsidRPr="003F1935">
              <w:rPr>
                <w:rFonts w:asciiTheme="minorEastAsia" w:hAnsiTheme="minorEastAsia"/>
                <w:iCs/>
                <w:szCs w:val="21"/>
                <w:lang w:eastAsia="zh-CN"/>
              </w:rPr>
              <w:t>-07-01</w:t>
            </w:r>
            <w:r w:rsidRPr="003F1935">
              <w:rPr>
                <w:rFonts w:asciiTheme="minorEastAsia" w:hAnsiTheme="minorEastAsia" w:hint="eastAsia"/>
                <w:iCs/>
                <w:szCs w:val="21"/>
                <w:lang w:eastAsia="zh-CN"/>
              </w:rPr>
              <w:t>至2016</w:t>
            </w:r>
            <w:r w:rsidRPr="003F1935">
              <w:rPr>
                <w:rFonts w:asciiTheme="minorEastAsia" w:hAnsiTheme="minorEastAsia"/>
                <w:iCs/>
                <w:szCs w:val="21"/>
                <w:lang w:eastAsia="zh-CN"/>
              </w:rPr>
              <w:t>-07-28；</w:t>
            </w:r>
          </w:p>
        </w:tc>
        <w:tc>
          <w:tcPr>
            <w:tcW w:w="831" w:type="dxa"/>
          </w:tcPr>
          <w:p w:rsidR="00307677" w:rsidRDefault="00307677" w:rsidP="00233B5F">
            <w:pPr>
              <w:overflowPunct w:val="0"/>
              <w:autoSpaceDE w:val="0"/>
              <w:autoSpaceDN w:val="0"/>
              <w:adjustRightInd w:val="0"/>
              <w:ind w:firstLine="402"/>
              <w:textAlignment w:val="baseline"/>
              <w:rPr>
                <w:rFonts w:asciiTheme="minorEastAsia" w:hAnsiTheme="minorEastAsia"/>
                <w:i/>
                <w:color w:val="0000FF"/>
                <w:szCs w:val="21"/>
                <w:lang w:eastAsia="zh-CN"/>
              </w:rPr>
            </w:pPr>
          </w:p>
        </w:tc>
      </w:tr>
      <w:tr w:rsidR="00307677" w:rsidTr="00233B5F">
        <w:tc>
          <w:tcPr>
            <w:tcW w:w="2542" w:type="dxa"/>
          </w:tcPr>
          <w:p w:rsidR="00307677" w:rsidRDefault="00307677" w:rsidP="00233B5F">
            <w:pPr>
              <w:overflowPunct w:val="0"/>
              <w:autoSpaceDE w:val="0"/>
              <w:autoSpaceDN w:val="0"/>
              <w:adjustRightInd w:val="0"/>
              <w:textAlignment w:val="baseline"/>
              <w:rPr>
                <w:rFonts w:asciiTheme="minorEastAsia" w:hAnsiTheme="minorEastAsia"/>
                <w:szCs w:val="21"/>
                <w:lang w:eastAsia="zh-CN"/>
              </w:rPr>
            </w:pPr>
            <w:r>
              <w:rPr>
                <w:rFonts w:asciiTheme="minorEastAsia" w:hAnsiTheme="minorEastAsia" w:hint="eastAsia"/>
                <w:szCs w:val="21"/>
                <w:lang w:eastAsia="zh-CN"/>
              </w:rPr>
              <w:t>子功能</w:t>
            </w:r>
          </w:p>
        </w:tc>
        <w:tc>
          <w:tcPr>
            <w:tcW w:w="5483" w:type="dxa"/>
          </w:tcPr>
          <w:p w:rsidR="00307677" w:rsidRDefault="00307677" w:rsidP="00233B5F">
            <w:pPr>
              <w:overflowPunct w:val="0"/>
              <w:autoSpaceDE w:val="0"/>
              <w:autoSpaceDN w:val="0"/>
              <w:adjustRightInd w:val="0"/>
              <w:textAlignment w:val="baseline"/>
              <w:rPr>
                <w:rFonts w:asciiTheme="minorEastAsia" w:hAnsiTheme="minorEastAsia"/>
                <w:iCs/>
                <w:szCs w:val="21"/>
                <w:lang w:eastAsia="zh-CN"/>
              </w:rPr>
            </w:pPr>
            <w:r>
              <w:rPr>
                <w:rFonts w:asciiTheme="minorEastAsia" w:hAnsiTheme="minorEastAsia" w:hint="eastAsia"/>
                <w:b/>
                <w:iCs/>
                <w:szCs w:val="21"/>
                <w:lang w:eastAsia="zh-CN"/>
              </w:rPr>
              <w:t>查询：</w:t>
            </w:r>
            <w:r>
              <w:rPr>
                <w:rFonts w:asciiTheme="minorEastAsia" w:hAnsiTheme="minorEastAsia" w:hint="eastAsia"/>
                <w:iCs/>
                <w:szCs w:val="21"/>
                <w:lang w:eastAsia="zh-CN"/>
              </w:rPr>
              <w:t>根据</w:t>
            </w:r>
            <w:r>
              <w:rPr>
                <w:rFonts w:asciiTheme="minorEastAsia" w:hAnsiTheme="minorEastAsia"/>
                <w:iCs/>
                <w:szCs w:val="21"/>
                <w:lang w:eastAsia="zh-CN"/>
              </w:rPr>
              <w:t>选择条件</w:t>
            </w:r>
            <w:r>
              <w:rPr>
                <w:rFonts w:asciiTheme="minorEastAsia" w:hAnsiTheme="minorEastAsia" w:hint="eastAsia"/>
                <w:iCs/>
                <w:szCs w:val="21"/>
                <w:lang w:eastAsia="zh-CN"/>
              </w:rPr>
              <w:t>跳转查询</w:t>
            </w:r>
            <w:r>
              <w:rPr>
                <w:rFonts w:asciiTheme="minorEastAsia" w:hAnsiTheme="minorEastAsia"/>
                <w:iCs/>
                <w:szCs w:val="21"/>
                <w:lang w:eastAsia="zh-CN"/>
              </w:rPr>
              <w:t>结果</w:t>
            </w:r>
            <w:r>
              <w:rPr>
                <w:rFonts w:asciiTheme="minorEastAsia" w:hAnsiTheme="minorEastAsia" w:hint="eastAsia"/>
                <w:iCs/>
                <w:szCs w:val="21"/>
                <w:lang w:eastAsia="zh-CN"/>
              </w:rPr>
              <w:t>列表</w:t>
            </w:r>
            <w:r>
              <w:rPr>
                <w:rFonts w:asciiTheme="minorEastAsia" w:hAnsiTheme="minorEastAsia"/>
                <w:iCs/>
                <w:szCs w:val="21"/>
                <w:lang w:eastAsia="zh-CN"/>
              </w:rPr>
              <w:t>；</w:t>
            </w:r>
          </w:p>
          <w:p w:rsidR="00307677" w:rsidRDefault="00307677" w:rsidP="00233B5F">
            <w:pPr>
              <w:overflowPunct w:val="0"/>
              <w:autoSpaceDE w:val="0"/>
              <w:autoSpaceDN w:val="0"/>
              <w:adjustRightInd w:val="0"/>
              <w:textAlignment w:val="baseline"/>
              <w:rPr>
                <w:rFonts w:asciiTheme="minorEastAsia" w:hAnsiTheme="minorEastAsia"/>
                <w:b/>
                <w:iCs/>
                <w:szCs w:val="21"/>
                <w:lang w:eastAsia="zh-CN"/>
              </w:rPr>
            </w:pPr>
            <w:r>
              <w:rPr>
                <w:rFonts w:asciiTheme="minorEastAsia" w:hAnsiTheme="minorEastAsia" w:hint="eastAsia"/>
                <w:b/>
                <w:iCs/>
                <w:szCs w:val="21"/>
                <w:lang w:eastAsia="zh-CN"/>
              </w:rPr>
              <w:t>下载</w:t>
            </w:r>
            <w:r>
              <w:rPr>
                <w:rFonts w:asciiTheme="minorEastAsia" w:hAnsiTheme="minorEastAsia"/>
                <w:b/>
                <w:iCs/>
                <w:szCs w:val="21"/>
                <w:lang w:eastAsia="zh-CN"/>
              </w:rPr>
              <w:t>：</w:t>
            </w:r>
            <w:r>
              <w:rPr>
                <w:rFonts w:asciiTheme="minorEastAsia" w:hAnsiTheme="minorEastAsia" w:hint="eastAsia"/>
                <w:iCs/>
                <w:szCs w:val="21"/>
                <w:lang w:eastAsia="zh-CN"/>
              </w:rPr>
              <w:t>根据</w:t>
            </w:r>
            <w:r>
              <w:rPr>
                <w:rFonts w:asciiTheme="minorEastAsia" w:hAnsiTheme="minorEastAsia"/>
                <w:iCs/>
                <w:szCs w:val="21"/>
                <w:lang w:eastAsia="zh-CN"/>
              </w:rPr>
              <w:t>查询</w:t>
            </w:r>
            <w:r>
              <w:rPr>
                <w:rFonts w:asciiTheme="minorEastAsia" w:hAnsiTheme="minorEastAsia" w:hint="eastAsia"/>
                <w:iCs/>
                <w:szCs w:val="21"/>
                <w:lang w:eastAsia="zh-CN"/>
              </w:rPr>
              <w:t>条件</w:t>
            </w:r>
            <w:r>
              <w:rPr>
                <w:rFonts w:asciiTheme="minorEastAsia" w:hAnsiTheme="minorEastAsia"/>
                <w:iCs/>
                <w:szCs w:val="21"/>
                <w:lang w:eastAsia="zh-CN"/>
              </w:rPr>
              <w:t>过滤下载；</w:t>
            </w:r>
          </w:p>
        </w:tc>
        <w:tc>
          <w:tcPr>
            <w:tcW w:w="831" w:type="dxa"/>
          </w:tcPr>
          <w:p w:rsidR="00307677" w:rsidRDefault="00307677" w:rsidP="00233B5F">
            <w:pPr>
              <w:overflowPunct w:val="0"/>
              <w:autoSpaceDE w:val="0"/>
              <w:autoSpaceDN w:val="0"/>
              <w:adjustRightInd w:val="0"/>
              <w:ind w:firstLine="402"/>
              <w:textAlignment w:val="baseline"/>
              <w:rPr>
                <w:rFonts w:asciiTheme="minorEastAsia" w:hAnsiTheme="minorEastAsia"/>
                <w:i/>
                <w:color w:val="0000FF"/>
                <w:szCs w:val="21"/>
                <w:lang w:eastAsia="zh-CN"/>
              </w:rPr>
            </w:pPr>
          </w:p>
        </w:tc>
      </w:tr>
    </w:tbl>
    <w:p w:rsidR="00E02345" w:rsidRDefault="00E02345" w:rsidP="00E02345">
      <w:pPr>
        <w:ind w:firstLineChars="150" w:firstLine="315"/>
        <w:rPr>
          <w:rFonts w:ascii="宋体" w:hAnsi="宋体"/>
          <w:color w:val="000000"/>
          <w:sz w:val="21"/>
          <w:szCs w:val="21"/>
          <w:lang w:eastAsia="zh-CN"/>
        </w:rPr>
      </w:pPr>
      <w:r w:rsidRPr="009C64A2">
        <w:rPr>
          <w:rFonts w:ascii="宋体" w:hAnsi="宋体" w:hint="eastAsia"/>
          <w:color w:val="000000"/>
          <w:sz w:val="21"/>
          <w:szCs w:val="21"/>
          <w:lang w:eastAsia="zh-CN"/>
        </w:rPr>
        <w:t>（</w:t>
      </w:r>
      <w:r>
        <w:rPr>
          <w:rFonts w:ascii="宋体" w:hAnsi="宋体"/>
          <w:color w:val="000000"/>
          <w:sz w:val="21"/>
          <w:szCs w:val="21"/>
          <w:lang w:eastAsia="zh-CN"/>
        </w:rPr>
        <w:t>4</w:t>
      </w:r>
      <w:r w:rsidRPr="009C64A2">
        <w:rPr>
          <w:rFonts w:ascii="宋体" w:hAnsi="宋体"/>
          <w:color w:val="000000"/>
          <w:sz w:val="21"/>
          <w:szCs w:val="21"/>
          <w:lang w:eastAsia="zh-CN"/>
        </w:rPr>
        <w:t>）</w:t>
      </w:r>
      <w:r>
        <w:rPr>
          <w:rFonts w:ascii="宋体" w:hAnsi="宋体" w:hint="eastAsia"/>
          <w:color w:val="000000"/>
          <w:sz w:val="21"/>
          <w:szCs w:val="21"/>
          <w:lang w:eastAsia="zh-CN"/>
        </w:rPr>
        <w:t>在呆滞品查询</w:t>
      </w:r>
      <w:r>
        <w:rPr>
          <w:rFonts w:ascii="宋体" w:hAnsi="宋体"/>
          <w:color w:val="000000"/>
          <w:sz w:val="21"/>
          <w:szCs w:val="21"/>
          <w:lang w:eastAsia="zh-CN"/>
        </w:rPr>
        <w:t>主页面</w:t>
      </w:r>
      <w:r w:rsidRPr="009C64A2">
        <w:rPr>
          <w:rFonts w:ascii="宋体" w:hAnsi="宋体"/>
          <w:color w:val="000000"/>
          <w:sz w:val="21"/>
          <w:szCs w:val="21"/>
          <w:lang w:eastAsia="zh-CN"/>
        </w:rPr>
        <w:t>，</w:t>
      </w:r>
      <w:r>
        <w:rPr>
          <w:rFonts w:ascii="宋体" w:hAnsi="宋体" w:hint="eastAsia"/>
          <w:color w:val="000000"/>
          <w:sz w:val="21"/>
          <w:szCs w:val="21"/>
          <w:lang w:eastAsia="zh-CN"/>
        </w:rPr>
        <w:t>选择</w:t>
      </w:r>
      <w:r>
        <w:rPr>
          <w:rFonts w:ascii="宋体" w:hAnsi="宋体"/>
          <w:color w:val="000000"/>
          <w:sz w:val="21"/>
          <w:szCs w:val="21"/>
          <w:lang w:eastAsia="zh-CN"/>
        </w:rPr>
        <w:t>查询条件</w:t>
      </w:r>
      <w:r>
        <w:rPr>
          <w:rFonts w:ascii="宋体" w:hAnsi="宋体" w:hint="eastAsia"/>
          <w:color w:val="000000"/>
          <w:sz w:val="21"/>
          <w:szCs w:val="21"/>
          <w:lang w:eastAsia="zh-CN"/>
        </w:rPr>
        <w:t>点击</w:t>
      </w:r>
      <w:r>
        <w:rPr>
          <w:rFonts w:hint="eastAsia"/>
          <w:sz w:val="21"/>
          <w:lang w:eastAsia="zh-CN"/>
        </w:rPr>
        <w:t>查询</w:t>
      </w:r>
      <w:r>
        <w:rPr>
          <w:sz w:val="21"/>
          <w:lang w:eastAsia="zh-CN"/>
        </w:rPr>
        <w:t>按钮，跳转查询结果列表</w:t>
      </w:r>
      <w:r>
        <w:rPr>
          <w:rFonts w:asciiTheme="majorEastAsia" w:eastAsiaTheme="majorEastAsia" w:hAnsiTheme="majorEastAsia"/>
          <w:sz w:val="21"/>
          <w:szCs w:val="21"/>
          <w:lang w:eastAsia="zh-CN"/>
        </w:rPr>
        <w:t>；</w:t>
      </w:r>
      <w:r>
        <w:rPr>
          <w:rFonts w:ascii="宋体" w:hAnsi="宋体" w:hint="eastAsia"/>
          <w:color w:val="000000"/>
          <w:sz w:val="21"/>
          <w:szCs w:val="21"/>
          <w:lang w:eastAsia="zh-CN"/>
        </w:rPr>
        <w:t>如图4.</w:t>
      </w:r>
      <w:r>
        <w:rPr>
          <w:rFonts w:ascii="宋体" w:hAnsi="宋体"/>
          <w:color w:val="000000"/>
          <w:sz w:val="21"/>
          <w:szCs w:val="21"/>
          <w:lang w:eastAsia="zh-CN"/>
        </w:rPr>
        <w:t>1</w:t>
      </w:r>
      <w:r w:rsidR="004656A0">
        <w:rPr>
          <w:rFonts w:ascii="宋体" w:hAnsi="宋体"/>
          <w:color w:val="000000"/>
          <w:sz w:val="21"/>
          <w:szCs w:val="21"/>
          <w:lang w:eastAsia="zh-CN"/>
        </w:rPr>
        <w:t>2</w:t>
      </w:r>
      <w:r>
        <w:rPr>
          <w:rFonts w:ascii="宋体" w:hAnsi="宋体" w:hint="eastAsia"/>
          <w:color w:val="000000"/>
          <w:sz w:val="21"/>
          <w:szCs w:val="21"/>
          <w:lang w:eastAsia="zh-CN"/>
        </w:rPr>
        <w:t>.4</w:t>
      </w:r>
      <w:r>
        <w:rPr>
          <w:rFonts w:ascii="宋体" w:hAnsi="宋体"/>
          <w:color w:val="000000"/>
          <w:sz w:val="21"/>
          <w:szCs w:val="21"/>
          <w:lang w:eastAsia="zh-CN"/>
        </w:rPr>
        <w:t>-2</w:t>
      </w:r>
      <w:r>
        <w:rPr>
          <w:rFonts w:ascii="宋体" w:hAnsi="宋体" w:hint="eastAsia"/>
          <w:color w:val="000000"/>
          <w:sz w:val="21"/>
          <w:szCs w:val="21"/>
          <w:lang w:eastAsia="zh-CN"/>
        </w:rPr>
        <w:t>所示：</w:t>
      </w:r>
    </w:p>
    <w:p w:rsidR="00E02345" w:rsidRPr="00E02345" w:rsidRDefault="00507117" w:rsidP="00E02345">
      <w:pPr>
        <w:rPr>
          <w:rFonts w:ascii="宋体" w:hAnsi="宋体"/>
          <w:color w:val="000000"/>
          <w:sz w:val="21"/>
          <w:szCs w:val="21"/>
          <w:lang w:eastAsia="zh-CN"/>
        </w:rPr>
      </w:pPr>
      <w:r>
        <w:rPr>
          <w:noProof/>
          <w:lang w:eastAsia="zh-CN"/>
        </w:rPr>
        <w:lastRenderedPageBreak/>
        <w:drawing>
          <wp:inline distT="0" distB="0" distL="0" distR="0" wp14:anchorId="38725CEC" wp14:editId="056A21C5">
            <wp:extent cx="5486400" cy="2630805"/>
            <wp:effectExtent l="19050" t="1905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630805"/>
                    </a:xfrm>
                    <a:prstGeom prst="rect">
                      <a:avLst/>
                    </a:prstGeom>
                    <a:ln>
                      <a:solidFill>
                        <a:schemeClr val="accent1"/>
                      </a:solidFill>
                    </a:ln>
                  </pic:spPr>
                </pic:pic>
              </a:graphicData>
            </a:graphic>
          </wp:inline>
        </w:drawing>
      </w:r>
    </w:p>
    <w:p w:rsidR="00307677" w:rsidRDefault="00E02345" w:rsidP="00307677">
      <w:pPr>
        <w:jc w:val="center"/>
        <w:rPr>
          <w:lang w:eastAsia="zh-CN"/>
        </w:rPr>
      </w:pPr>
      <w:r>
        <w:rPr>
          <w:rFonts w:ascii="宋体" w:hAnsi="宋体" w:hint="eastAsia"/>
          <w:color w:val="000000"/>
          <w:sz w:val="21"/>
          <w:szCs w:val="21"/>
          <w:lang w:eastAsia="zh-CN"/>
        </w:rPr>
        <w:t>图4.</w:t>
      </w:r>
      <w:r>
        <w:rPr>
          <w:rFonts w:ascii="宋体" w:hAnsi="宋体"/>
          <w:color w:val="000000"/>
          <w:sz w:val="21"/>
          <w:szCs w:val="21"/>
          <w:lang w:eastAsia="zh-CN"/>
        </w:rPr>
        <w:t>1</w:t>
      </w:r>
      <w:r w:rsidR="004656A0">
        <w:rPr>
          <w:rFonts w:ascii="宋体" w:hAnsi="宋体"/>
          <w:color w:val="000000"/>
          <w:sz w:val="21"/>
          <w:szCs w:val="21"/>
          <w:lang w:eastAsia="zh-CN"/>
        </w:rPr>
        <w:t>2</w:t>
      </w:r>
      <w:r>
        <w:rPr>
          <w:rFonts w:ascii="宋体" w:hAnsi="宋体" w:hint="eastAsia"/>
          <w:color w:val="000000"/>
          <w:sz w:val="21"/>
          <w:szCs w:val="21"/>
          <w:lang w:eastAsia="zh-CN"/>
        </w:rPr>
        <w:t>.4</w:t>
      </w:r>
      <w:r>
        <w:rPr>
          <w:rFonts w:ascii="宋体" w:hAnsi="宋体"/>
          <w:color w:val="000000"/>
          <w:sz w:val="21"/>
          <w:szCs w:val="21"/>
          <w:lang w:eastAsia="zh-CN"/>
        </w:rPr>
        <w:t>-2</w:t>
      </w:r>
    </w:p>
    <w:tbl>
      <w:tblPr>
        <w:tblStyle w:val="af"/>
        <w:tblW w:w="8856" w:type="dxa"/>
        <w:tblLayout w:type="fixed"/>
        <w:tblLook w:val="04A0" w:firstRow="1" w:lastRow="0" w:firstColumn="1" w:lastColumn="0" w:noHBand="0" w:noVBand="1"/>
      </w:tblPr>
      <w:tblGrid>
        <w:gridCol w:w="2542"/>
        <w:gridCol w:w="5483"/>
        <w:gridCol w:w="831"/>
      </w:tblGrid>
      <w:tr w:rsidR="00E02345" w:rsidTr="00233B5F">
        <w:tc>
          <w:tcPr>
            <w:tcW w:w="8856" w:type="dxa"/>
            <w:gridSpan w:val="3"/>
            <w:shd w:val="clear" w:color="auto" w:fill="FFFF00"/>
          </w:tcPr>
          <w:p w:rsidR="00E02345" w:rsidRDefault="00E02345" w:rsidP="00E02345">
            <w:pPr>
              <w:overflowPunct w:val="0"/>
              <w:autoSpaceDE w:val="0"/>
              <w:autoSpaceDN w:val="0"/>
              <w:adjustRightInd w:val="0"/>
              <w:textAlignment w:val="baseline"/>
              <w:rPr>
                <w:rFonts w:asciiTheme="minorEastAsia" w:hAnsiTheme="minorEastAsia"/>
                <w:b/>
                <w:szCs w:val="21"/>
                <w:lang w:eastAsia="zh-CN"/>
              </w:rPr>
            </w:pPr>
            <w:r>
              <w:rPr>
                <w:rFonts w:asciiTheme="minorEastAsia" w:hAnsiTheme="minorEastAsia" w:hint="eastAsia"/>
                <w:b/>
                <w:szCs w:val="21"/>
                <w:lang w:eastAsia="zh-CN"/>
              </w:rPr>
              <w:t>《呆滞品查询结果</w:t>
            </w:r>
            <w:r>
              <w:rPr>
                <w:rFonts w:asciiTheme="minorEastAsia" w:hAnsiTheme="minorEastAsia"/>
                <w:b/>
                <w:szCs w:val="21"/>
                <w:lang w:eastAsia="zh-CN"/>
              </w:rPr>
              <w:t>列表</w:t>
            </w:r>
            <w:r>
              <w:rPr>
                <w:rFonts w:asciiTheme="minorEastAsia" w:hAnsiTheme="minorEastAsia" w:hint="eastAsia"/>
                <w:b/>
                <w:szCs w:val="21"/>
                <w:lang w:eastAsia="zh-CN"/>
              </w:rPr>
              <w:t>》</w:t>
            </w:r>
          </w:p>
        </w:tc>
      </w:tr>
      <w:tr w:rsidR="00E02345" w:rsidTr="00233B5F">
        <w:tc>
          <w:tcPr>
            <w:tcW w:w="2542" w:type="dxa"/>
            <w:shd w:val="clear" w:color="auto" w:fill="FFFF00"/>
          </w:tcPr>
          <w:p w:rsidR="00E02345" w:rsidRDefault="00E02345" w:rsidP="004656A0">
            <w:pPr>
              <w:overflowPunct w:val="0"/>
              <w:autoSpaceDE w:val="0"/>
              <w:autoSpaceDN w:val="0"/>
              <w:adjustRightInd w:val="0"/>
              <w:textAlignment w:val="baseline"/>
              <w:rPr>
                <w:rFonts w:asciiTheme="minorEastAsia" w:hAnsiTheme="minorEastAsia"/>
                <w:b/>
                <w:szCs w:val="21"/>
              </w:rPr>
            </w:pPr>
            <w:r>
              <w:rPr>
                <w:rFonts w:asciiTheme="minorEastAsia" w:hAnsiTheme="minorEastAsia" w:hint="eastAsia"/>
                <w:b/>
                <w:szCs w:val="21"/>
              </w:rPr>
              <w:t>页面编号：</w:t>
            </w:r>
            <w:r>
              <w:rPr>
                <w:rFonts w:asciiTheme="minorEastAsia" w:hAnsiTheme="minorEastAsia"/>
                <w:b/>
                <w:szCs w:val="21"/>
              </w:rPr>
              <w:t>4.1</w:t>
            </w:r>
            <w:r w:rsidR="004656A0">
              <w:rPr>
                <w:rFonts w:asciiTheme="minorEastAsia" w:hAnsiTheme="minorEastAsia"/>
                <w:b/>
                <w:szCs w:val="21"/>
              </w:rPr>
              <w:t>2</w:t>
            </w:r>
            <w:r>
              <w:rPr>
                <w:rFonts w:asciiTheme="minorEastAsia" w:hAnsiTheme="minorEastAsia"/>
                <w:b/>
                <w:szCs w:val="21"/>
              </w:rPr>
              <w:t>.4-2</w:t>
            </w:r>
          </w:p>
        </w:tc>
        <w:tc>
          <w:tcPr>
            <w:tcW w:w="5483" w:type="dxa"/>
            <w:shd w:val="clear" w:color="auto" w:fill="FFFF00"/>
          </w:tcPr>
          <w:p w:rsidR="00E02345" w:rsidRDefault="00E02345" w:rsidP="00233B5F">
            <w:pPr>
              <w:overflowPunct w:val="0"/>
              <w:autoSpaceDE w:val="0"/>
              <w:autoSpaceDN w:val="0"/>
              <w:adjustRightInd w:val="0"/>
              <w:textAlignment w:val="baseline"/>
              <w:rPr>
                <w:rFonts w:asciiTheme="minorEastAsia" w:hAnsiTheme="minorEastAsia"/>
                <w:b/>
                <w:szCs w:val="21"/>
              </w:rPr>
            </w:pPr>
            <w:proofErr w:type="spellStart"/>
            <w:r>
              <w:rPr>
                <w:rFonts w:asciiTheme="minorEastAsia" w:hAnsiTheme="minorEastAsia" w:hint="eastAsia"/>
                <w:b/>
                <w:szCs w:val="21"/>
              </w:rPr>
              <w:t>逻辑明细</w:t>
            </w:r>
            <w:proofErr w:type="spellEnd"/>
          </w:p>
        </w:tc>
        <w:tc>
          <w:tcPr>
            <w:tcW w:w="831" w:type="dxa"/>
            <w:shd w:val="clear" w:color="auto" w:fill="FFFF00"/>
          </w:tcPr>
          <w:p w:rsidR="00E02345" w:rsidRDefault="00E02345" w:rsidP="00233B5F">
            <w:pPr>
              <w:overflowPunct w:val="0"/>
              <w:autoSpaceDE w:val="0"/>
              <w:autoSpaceDN w:val="0"/>
              <w:adjustRightInd w:val="0"/>
              <w:textAlignment w:val="baseline"/>
              <w:rPr>
                <w:rFonts w:asciiTheme="minorEastAsia" w:hAnsiTheme="minorEastAsia"/>
                <w:b/>
                <w:szCs w:val="21"/>
              </w:rPr>
            </w:pPr>
            <w:proofErr w:type="spellStart"/>
            <w:r>
              <w:rPr>
                <w:rFonts w:asciiTheme="minorEastAsia" w:hAnsiTheme="minorEastAsia" w:hint="eastAsia"/>
                <w:b/>
                <w:szCs w:val="21"/>
              </w:rPr>
              <w:t>备注</w:t>
            </w:r>
            <w:proofErr w:type="spellEnd"/>
          </w:p>
        </w:tc>
      </w:tr>
      <w:tr w:rsidR="00E02345" w:rsidTr="00233B5F">
        <w:tc>
          <w:tcPr>
            <w:tcW w:w="2542" w:type="dxa"/>
          </w:tcPr>
          <w:p w:rsidR="00E02345" w:rsidRDefault="00E02345" w:rsidP="00233B5F">
            <w:pPr>
              <w:overflowPunct w:val="0"/>
              <w:autoSpaceDE w:val="0"/>
              <w:autoSpaceDN w:val="0"/>
              <w:adjustRightInd w:val="0"/>
              <w:textAlignment w:val="baseline"/>
              <w:rPr>
                <w:rFonts w:asciiTheme="minorEastAsia" w:hAnsiTheme="minorEastAsia"/>
                <w:szCs w:val="21"/>
              </w:rPr>
            </w:pPr>
            <w:proofErr w:type="spellStart"/>
            <w:r>
              <w:rPr>
                <w:rFonts w:asciiTheme="minorEastAsia" w:hAnsiTheme="minorEastAsia" w:hint="eastAsia"/>
                <w:szCs w:val="21"/>
              </w:rPr>
              <w:t>页面初始化</w:t>
            </w:r>
            <w:proofErr w:type="spellEnd"/>
          </w:p>
        </w:tc>
        <w:tc>
          <w:tcPr>
            <w:tcW w:w="5483" w:type="dxa"/>
          </w:tcPr>
          <w:p w:rsidR="00E02345" w:rsidRDefault="00E43F88" w:rsidP="00E43F88">
            <w:pPr>
              <w:overflowPunct w:val="0"/>
              <w:autoSpaceDE w:val="0"/>
              <w:autoSpaceDN w:val="0"/>
              <w:adjustRightInd w:val="0"/>
              <w:textAlignment w:val="baseline"/>
              <w:rPr>
                <w:rFonts w:asciiTheme="minorEastAsia" w:hAnsiTheme="minorEastAsia"/>
                <w:iCs/>
                <w:szCs w:val="21"/>
                <w:lang w:eastAsia="zh-CN"/>
              </w:rPr>
            </w:pPr>
            <w:r>
              <w:rPr>
                <w:rFonts w:asciiTheme="minorEastAsia" w:hAnsiTheme="minorEastAsia" w:hint="eastAsia"/>
                <w:iCs/>
                <w:szCs w:val="21"/>
                <w:lang w:eastAsia="zh-CN"/>
              </w:rPr>
              <w:t>继承图4.</w:t>
            </w:r>
            <w:r>
              <w:rPr>
                <w:rFonts w:asciiTheme="minorEastAsia" w:hAnsiTheme="minorEastAsia"/>
                <w:iCs/>
                <w:szCs w:val="21"/>
                <w:lang w:eastAsia="zh-CN"/>
              </w:rPr>
              <w:t>11</w:t>
            </w:r>
            <w:r>
              <w:rPr>
                <w:rFonts w:asciiTheme="minorEastAsia" w:hAnsiTheme="minorEastAsia" w:hint="eastAsia"/>
                <w:iCs/>
                <w:szCs w:val="21"/>
                <w:lang w:eastAsia="zh-CN"/>
              </w:rPr>
              <w:t>.4</w:t>
            </w:r>
            <w:r>
              <w:rPr>
                <w:rFonts w:asciiTheme="minorEastAsia" w:hAnsiTheme="minorEastAsia"/>
                <w:iCs/>
                <w:szCs w:val="21"/>
                <w:lang w:eastAsia="zh-CN"/>
              </w:rPr>
              <w:t>-1</w:t>
            </w:r>
            <w:r>
              <w:rPr>
                <w:rFonts w:asciiTheme="minorEastAsia" w:hAnsiTheme="minorEastAsia" w:hint="eastAsia"/>
                <w:iCs/>
                <w:szCs w:val="21"/>
                <w:lang w:eastAsia="zh-CN"/>
              </w:rPr>
              <w:t>页面</w:t>
            </w:r>
            <w:r>
              <w:rPr>
                <w:rFonts w:asciiTheme="minorEastAsia" w:hAnsiTheme="minorEastAsia"/>
                <w:iCs/>
                <w:szCs w:val="21"/>
                <w:lang w:eastAsia="zh-CN"/>
              </w:rPr>
              <w:t>的</w:t>
            </w:r>
            <w:r>
              <w:rPr>
                <w:rFonts w:asciiTheme="minorEastAsia" w:hAnsiTheme="minorEastAsia" w:hint="eastAsia"/>
                <w:iCs/>
                <w:szCs w:val="21"/>
                <w:lang w:eastAsia="zh-CN"/>
              </w:rPr>
              <w:t>查询条件值</w:t>
            </w:r>
          </w:p>
        </w:tc>
        <w:tc>
          <w:tcPr>
            <w:tcW w:w="831" w:type="dxa"/>
          </w:tcPr>
          <w:p w:rsidR="00E02345" w:rsidRDefault="00E02345" w:rsidP="00233B5F">
            <w:pPr>
              <w:overflowPunct w:val="0"/>
              <w:autoSpaceDE w:val="0"/>
              <w:autoSpaceDN w:val="0"/>
              <w:adjustRightInd w:val="0"/>
              <w:ind w:firstLine="402"/>
              <w:textAlignment w:val="baseline"/>
              <w:rPr>
                <w:rFonts w:asciiTheme="minorEastAsia" w:hAnsiTheme="minorEastAsia"/>
                <w:i/>
                <w:color w:val="0000FF"/>
                <w:szCs w:val="21"/>
                <w:lang w:eastAsia="zh-CN"/>
              </w:rPr>
            </w:pPr>
          </w:p>
        </w:tc>
      </w:tr>
      <w:tr w:rsidR="00E02345" w:rsidTr="00233B5F">
        <w:tc>
          <w:tcPr>
            <w:tcW w:w="2542" w:type="dxa"/>
          </w:tcPr>
          <w:p w:rsidR="00E02345" w:rsidRDefault="00E02345" w:rsidP="00233B5F">
            <w:pPr>
              <w:overflowPunct w:val="0"/>
              <w:autoSpaceDE w:val="0"/>
              <w:autoSpaceDN w:val="0"/>
              <w:adjustRightInd w:val="0"/>
              <w:textAlignment w:val="baseline"/>
              <w:rPr>
                <w:rFonts w:asciiTheme="minorEastAsia" w:hAnsiTheme="minorEastAsia"/>
                <w:szCs w:val="21"/>
                <w:lang w:eastAsia="zh-CN"/>
              </w:rPr>
            </w:pPr>
            <w:r>
              <w:rPr>
                <w:rFonts w:asciiTheme="minorEastAsia" w:hAnsiTheme="minorEastAsia" w:hint="eastAsia"/>
                <w:szCs w:val="21"/>
                <w:lang w:eastAsia="zh-CN"/>
              </w:rPr>
              <w:t>查询</w:t>
            </w:r>
            <w:r>
              <w:rPr>
                <w:rFonts w:asciiTheme="minorEastAsia" w:hAnsiTheme="minorEastAsia"/>
                <w:szCs w:val="21"/>
                <w:lang w:eastAsia="zh-CN"/>
              </w:rPr>
              <w:t>条件</w:t>
            </w:r>
          </w:p>
        </w:tc>
        <w:tc>
          <w:tcPr>
            <w:tcW w:w="5483" w:type="dxa"/>
          </w:tcPr>
          <w:p w:rsidR="00E02345" w:rsidRPr="007A4AE8" w:rsidRDefault="00E43F88" w:rsidP="00233B5F">
            <w:pPr>
              <w:overflowPunct w:val="0"/>
              <w:autoSpaceDE w:val="0"/>
              <w:autoSpaceDN w:val="0"/>
              <w:adjustRightInd w:val="0"/>
              <w:textAlignment w:val="baseline"/>
              <w:rPr>
                <w:rFonts w:asciiTheme="minorEastAsia" w:hAnsiTheme="minorEastAsia"/>
                <w:b/>
                <w:iCs/>
                <w:szCs w:val="21"/>
                <w:lang w:eastAsia="zh-CN"/>
              </w:rPr>
            </w:pPr>
            <w:r w:rsidRPr="008F36A7">
              <w:rPr>
                <w:rFonts w:asciiTheme="minorEastAsia" w:hAnsiTheme="minorEastAsia" w:hint="eastAsia"/>
                <w:iCs/>
                <w:szCs w:val="21"/>
                <w:lang w:eastAsia="zh-CN"/>
              </w:rPr>
              <w:t>同页面</w:t>
            </w:r>
            <w:r>
              <w:rPr>
                <w:rFonts w:asciiTheme="minorEastAsia" w:hAnsiTheme="minorEastAsia" w:hint="eastAsia"/>
                <w:iCs/>
                <w:szCs w:val="21"/>
                <w:lang w:eastAsia="zh-CN"/>
              </w:rPr>
              <w:t>4.</w:t>
            </w:r>
            <w:r>
              <w:rPr>
                <w:rFonts w:asciiTheme="minorEastAsia" w:hAnsiTheme="minorEastAsia"/>
                <w:iCs/>
                <w:szCs w:val="21"/>
                <w:lang w:eastAsia="zh-CN"/>
              </w:rPr>
              <w:t>11</w:t>
            </w:r>
            <w:r>
              <w:rPr>
                <w:rFonts w:asciiTheme="minorEastAsia" w:hAnsiTheme="minorEastAsia" w:hint="eastAsia"/>
                <w:iCs/>
                <w:szCs w:val="21"/>
                <w:lang w:eastAsia="zh-CN"/>
              </w:rPr>
              <w:t>.4</w:t>
            </w:r>
            <w:r>
              <w:rPr>
                <w:rFonts w:asciiTheme="minorEastAsia" w:hAnsiTheme="minorEastAsia"/>
                <w:iCs/>
                <w:szCs w:val="21"/>
                <w:lang w:eastAsia="zh-CN"/>
              </w:rPr>
              <w:t>-1</w:t>
            </w:r>
          </w:p>
        </w:tc>
        <w:tc>
          <w:tcPr>
            <w:tcW w:w="831" w:type="dxa"/>
          </w:tcPr>
          <w:p w:rsidR="00E02345" w:rsidRDefault="00E02345" w:rsidP="00233B5F">
            <w:pPr>
              <w:overflowPunct w:val="0"/>
              <w:autoSpaceDE w:val="0"/>
              <w:autoSpaceDN w:val="0"/>
              <w:adjustRightInd w:val="0"/>
              <w:ind w:firstLine="402"/>
              <w:textAlignment w:val="baseline"/>
              <w:rPr>
                <w:rFonts w:asciiTheme="minorEastAsia" w:hAnsiTheme="minorEastAsia"/>
                <w:i/>
                <w:color w:val="0000FF"/>
                <w:szCs w:val="21"/>
                <w:lang w:eastAsia="zh-CN"/>
              </w:rPr>
            </w:pPr>
          </w:p>
        </w:tc>
      </w:tr>
      <w:tr w:rsidR="00E02345" w:rsidTr="00233B5F">
        <w:tc>
          <w:tcPr>
            <w:tcW w:w="2542" w:type="dxa"/>
          </w:tcPr>
          <w:p w:rsidR="00E02345" w:rsidRDefault="00E02345" w:rsidP="00233B5F">
            <w:pPr>
              <w:overflowPunct w:val="0"/>
              <w:autoSpaceDE w:val="0"/>
              <w:autoSpaceDN w:val="0"/>
              <w:adjustRightInd w:val="0"/>
              <w:textAlignment w:val="baseline"/>
              <w:rPr>
                <w:rFonts w:asciiTheme="minorEastAsia" w:hAnsiTheme="minorEastAsia"/>
                <w:szCs w:val="21"/>
                <w:lang w:eastAsia="zh-CN"/>
              </w:rPr>
            </w:pPr>
            <w:r>
              <w:rPr>
                <w:rFonts w:asciiTheme="minorEastAsia" w:hAnsiTheme="minorEastAsia" w:hint="eastAsia"/>
                <w:szCs w:val="21"/>
                <w:lang w:eastAsia="zh-CN"/>
              </w:rPr>
              <w:t>子功能</w:t>
            </w:r>
          </w:p>
        </w:tc>
        <w:tc>
          <w:tcPr>
            <w:tcW w:w="5483" w:type="dxa"/>
          </w:tcPr>
          <w:p w:rsidR="00E02345" w:rsidRDefault="00012B58" w:rsidP="00233B5F">
            <w:pPr>
              <w:overflowPunct w:val="0"/>
              <w:autoSpaceDE w:val="0"/>
              <w:autoSpaceDN w:val="0"/>
              <w:adjustRightInd w:val="0"/>
              <w:textAlignment w:val="baseline"/>
              <w:rPr>
                <w:rFonts w:asciiTheme="minorEastAsia" w:hAnsiTheme="minorEastAsia"/>
                <w:b/>
                <w:iCs/>
                <w:szCs w:val="21"/>
                <w:lang w:eastAsia="zh-CN"/>
              </w:rPr>
            </w:pPr>
            <w:r w:rsidRPr="008F36A7">
              <w:rPr>
                <w:rFonts w:asciiTheme="minorEastAsia" w:hAnsiTheme="minorEastAsia" w:hint="eastAsia"/>
                <w:iCs/>
                <w:szCs w:val="21"/>
                <w:lang w:eastAsia="zh-CN"/>
              </w:rPr>
              <w:t>同页面</w:t>
            </w:r>
            <w:r>
              <w:rPr>
                <w:rFonts w:asciiTheme="minorEastAsia" w:hAnsiTheme="minorEastAsia" w:hint="eastAsia"/>
                <w:iCs/>
                <w:szCs w:val="21"/>
                <w:lang w:eastAsia="zh-CN"/>
              </w:rPr>
              <w:t>4.</w:t>
            </w:r>
            <w:r>
              <w:rPr>
                <w:rFonts w:asciiTheme="minorEastAsia" w:hAnsiTheme="minorEastAsia"/>
                <w:iCs/>
                <w:szCs w:val="21"/>
                <w:lang w:eastAsia="zh-CN"/>
              </w:rPr>
              <w:t>7</w:t>
            </w:r>
            <w:r>
              <w:rPr>
                <w:rFonts w:asciiTheme="minorEastAsia" w:hAnsiTheme="minorEastAsia" w:hint="eastAsia"/>
                <w:iCs/>
                <w:szCs w:val="21"/>
                <w:lang w:eastAsia="zh-CN"/>
              </w:rPr>
              <w:t>.4</w:t>
            </w:r>
            <w:r>
              <w:rPr>
                <w:rFonts w:asciiTheme="minorEastAsia" w:hAnsiTheme="minorEastAsia"/>
                <w:iCs/>
                <w:szCs w:val="21"/>
                <w:lang w:eastAsia="zh-CN"/>
              </w:rPr>
              <w:t>-1</w:t>
            </w:r>
          </w:p>
        </w:tc>
        <w:tc>
          <w:tcPr>
            <w:tcW w:w="831" w:type="dxa"/>
          </w:tcPr>
          <w:p w:rsidR="00E02345" w:rsidRDefault="00E02345" w:rsidP="00233B5F">
            <w:pPr>
              <w:overflowPunct w:val="0"/>
              <w:autoSpaceDE w:val="0"/>
              <w:autoSpaceDN w:val="0"/>
              <w:adjustRightInd w:val="0"/>
              <w:ind w:firstLine="402"/>
              <w:textAlignment w:val="baseline"/>
              <w:rPr>
                <w:rFonts w:asciiTheme="minorEastAsia" w:hAnsiTheme="minorEastAsia"/>
                <w:i/>
                <w:color w:val="0000FF"/>
                <w:szCs w:val="21"/>
                <w:lang w:eastAsia="zh-CN"/>
              </w:rPr>
            </w:pPr>
          </w:p>
        </w:tc>
      </w:tr>
      <w:tr w:rsidR="00E202C4" w:rsidTr="00233B5F">
        <w:tc>
          <w:tcPr>
            <w:tcW w:w="2542" w:type="dxa"/>
          </w:tcPr>
          <w:p w:rsidR="00E202C4" w:rsidRDefault="00E202C4" w:rsidP="00E202C4">
            <w:pPr>
              <w:overflowPunct w:val="0"/>
              <w:autoSpaceDE w:val="0"/>
              <w:autoSpaceDN w:val="0"/>
              <w:adjustRightInd w:val="0"/>
              <w:textAlignment w:val="baseline"/>
              <w:rPr>
                <w:rFonts w:asciiTheme="minorEastAsia" w:hAnsiTheme="minorEastAsia"/>
                <w:szCs w:val="21"/>
                <w:lang w:eastAsia="zh-CN"/>
              </w:rPr>
            </w:pPr>
            <w:r>
              <w:rPr>
                <w:rFonts w:asciiTheme="minorEastAsia" w:hAnsiTheme="minorEastAsia" w:hint="eastAsia"/>
                <w:szCs w:val="21"/>
                <w:lang w:eastAsia="zh-CN"/>
              </w:rPr>
              <w:t>查询</w:t>
            </w:r>
            <w:r>
              <w:rPr>
                <w:rFonts w:asciiTheme="minorEastAsia" w:hAnsiTheme="minorEastAsia"/>
                <w:szCs w:val="21"/>
                <w:lang w:eastAsia="zh-CN"/>
              </w:rPr>
              <w:t>结果列表</w:t>
            </w:r>
          </w:p>
        </w:tc>
        <w:tc>
          <w:tcPr>
            <w:tcW w:w="5483" w:type="dxa"/>
          </w:tcPr>
          <w:p w:rsidR="00E202C4" w:rsidRDefault="00E202C4" w:rsidP="00E202C4">
            <w:pPr>
              <w:overflowPunct w:val="0"/>
              <w:autoSpaceDE w:val="0"/>
              <w:autoSpaceDN w:val="0"/>
              <w:adjustRightInd w:val="0"/>
              <w:textAlignment w:val="baseline"/>
              <w:rPr>
                <w:rFonts w:asciiTheme="minorEastAsia" w:hAnsiTheme="minorEastAsia"/>
                <w:b/>
                <w:iCs/>
                <w:szCs w:val="21"/>
                <w:lang w:eastAsia="zh-CN"/>
              </w:rPr>
            </w:pPr>
            <w:r>
              <w:rPr>
                <w:rFonts w:asciiTheme="minorEastAsia" w:hAnsiTheme="minorEastAsia" w:hint="eastAsia"/>
                <w:b/>
                <w:iCs/>
                <w:szCs w:val="21"/>
                <w:lang w:eastAsia="zh-CN"/>
              </w:rPr>
              <w:t>序号</w:t>
            </w:r>
            <w:r w:rsidRPr="003B1F5B">
              <w:rPr>
                <w:rFonts w:asciiTheme="minorEastAsia" w:hAnsiTheme="minorEastAsia"/>
                <w:b/>
                <w:iCs/>
                <w:szCs w:val="21"/>
                <w:lang w:eastAsia="zh-CN"/>
              </w:rPr>
              <w:t>：</w:t>
            </w:r>
            <w:r>
              <w:rPr>
                <w:rFonts w:asciiTheme="minorEastAsia" w:hAnsiTheme="minorEastAsia" w:hint="eastAsia"/>
                <w:iCs/>
                <w:szCs w:val="21"/>
                <w:lang w:eastAsia="zh-CN"/>
              </w:rPr>
              <w:t>系统自动</w:t>
            </w:r>
            <w:r>
              <w:rPr>
                <w:rFonts w:asciiTheme="minorEastAsia" w:hAnsiTheme="minorEastAsia"/>
                <w:iCs/>
                <w:szCs w:val="21"/>
                <w:lang w:eastAsia="zh-CN"/>
              </w:rPr>
              <w:t>生成，按照</w:t>
            </w:r>
            <w:r w:rsidR="00C828B2">
              <w:rPr>
                <w:rFonts w:asciiTheme="minorEastAsia" w:hAnsiTheme="minorEastAsia" w:hint="eastAsia"/>
                <w:iCs/>
                <w:szCs w:val="21"/>
                <w:lang w:eastAsia="zh-CN"/>
              </w:rPr>
              <w:t>经销商</w:t>
            </w:r>
            <w:r w:rsidR="00C828B2">
              <w:rPr>
                <w:rFonts w:asciiTheme="minorEastAsia" w:hAnsiTheme="minorEastAsia"/>
                <w:iCs/>
                <w:szCs w:val="21"/>
                <w:lang w:eastAsia="zh-CN"/>
              </w:rPr>
              <w:t>和</w:t>
            </w:r>
            <w:r w:rsidR="00C828B2">
              <w:rPr>
                <w:rFonts w:asciiTheme="minorEastAsia" w:hAnsiTheme="minorEastAsia" w:hint="eastAsia"/>
                <w:iCs/>
                <w:szCs w:val="21"/>
                <w:lang w:eastAsia="zh-CN"/>
              </w:rPr>
              <w:t>最近</w:t>
            </w:r>
            <w:r>
              <w:rPr>
                <w:rFonts w:asciiTheme="minorEastAsia" w:hAnsiTheme="minorEastAsia"/>
                <w:iCs/>
                <w:szCs w:val="21"/>
                <w:lang w:eastAsia="zh-CN"/>
              </w:rPr>
              <w:t>日期</w:t>
            </w:r>
            <w:r>
              <w:rPr>
                <w:rFonts w:asciiTheme="minorEastAsia" w:hAnsiTheme="minorEastAsia" w:hint="eastAsia"/>
                <w:iCs/>
                <w:szCs w:val="21"/>
                <w:lang w:eastAsia="zh-CN"/>
              </w:rPr>
              <w:t>从</w:t>
            </w:r>
            <w:r>
              <w:rPr>
                <w:rFonts w:asciiTheme="minorEastAsia" w:hAnsiTheme="minorEastAsia"/>
                <w:iCs/>
                <w:szCs w:val="21"/>
                <w:lang w:eastAsia="zh-CN"/>
              </w:rPr>
              <w:t>小</w:t>
            </w:r>
            <w:r w:rsidR="00C828B2">
              <w:rPr>
                <w:rFonts w:asciiTheme="minorEastAsia" w:hAnsiTheme="minorEastAsia" w:hint="eastAsia"/>
                <w:iCs/>
                <w:szCs w:val="21"/>
                <w:lang w:eastAsia="zh-CN"/>
              </w:rPr>
              <w:t>到</w:t>
            </w:r>
            <w:r w:rsidR="00C828B2">
              <w:rPr>
                <w:rFonts w:asciiTheme="minorEastAsia" w:hAnsiTheme="minorEastAsia"/>
                <w:iCs/>
                <w:szCs w:val="21"/>
                <w:lang w:eastAsia="zh-CN"/>
              </w:rPr>
              <w:t>大</w:t>
            </w:r>
            <w:r>
              <w:rPr>
                <w:rFonts w:asciiTheme="minorEastAsia" w:hAnsiTheme="minorEastAsia"/>
                <w:iCs/>
                <w:szCs w:val="21"/>
                <w:lang w:eastAsia="zh-CN"/>
              </w:rPr>
              <w:t>排列</w:t>
            </w:r>
            <w:r w:rsidRPr="003B1F5B">
              <w:rPr>
                <w:rFonts w:asciiTheme="minorEastAsia" w:hAnsiTheme="minorEastAsia"/>
                <w:iCs/>
                <w:szCs w:val="21"/>
                <w:lang w:eastAsia="zh-CN"/>
              </w:rPr>
              <w:t>；</w:t>
            </w:r>
          </w:p>
          <w:p w:rsidR="00E202C4" w:rsidRPr="003B1F5B" w:rsidRDefault="00E202C4" w:rsidP="00E202C4">
            <w:pPr>
              <w:overflowPunct w:val="0"/>
              <w:autoSpaceDE w:val="0"/>
              <w:autoSpaceDN w:val="0"/>
              <w:adjustRightInd w:val="0"/>
              <w:textAlignment w:val="baseline"/>
              <w:rPr>
                <w:rFonts w:asciiTheme="minorEastAsia" w:hAnsiTheme="minorEastAsia"/>
                <w:b/>
                <w:iCs/>
                <w:szCs w:val="21"/>
                <w:lang w:eastAsia="zh-CN"/>
              </w:rPr>
            </w:pPr>
            <w:r>
              <w:rPr>
                <w:rFonts w:asciiTheme="minorEastAsia" w:hAnsiTheme="minorEastAsia" w:hint="eastAsia"/>
                <w:b/>
                <w:iCs/>
                <w:szCs w:val="21"/>
                <w:lang w:eastAsia="zh-CN"/>
              </w:rPr>
              <w:t>大区</w:t>
            </w:r>
            <w:r w:rsidRPr="003B1F5B">
              <w:rPr>
                <w:rFonts w:asciiTheme="minorEastAsia" w:hAnsiTheme="minorEastAsia"/>
                <w:b/>
                <w:iCs/>
                <w:szCs w:val="21"/>
                <w:lang w:eastAsia="zh-CN"/>
              </w:rPr>
              <w:t>：</w:t>
            </w:r>
            <w:r>
              <w:rPr>
                <w:rFonts w:asciiTheme="minorEastAsia" w:hAnsiTheme="minorEastAsia"/>
                <w:iCs/>
                <w:szCs w:val="21"/>
                <w:lang w:eastAsia="zh-CN"/>
              </w:rPr>
              <w:t>经销商所在售后大区</w:t>
            </w:r>
            <w:r w:rsidRPr="003B1F5B">
              <w:rPr>
                <w:rFonts w:asciiTheme="minorEastAsia" w:hAnsiTheme="minorEastAsia"/>
                <w:iCs/>
                <w:szCs w:val="21"/>
                <w:lang w:eastAsia="zh-CN"/>
              </w:rPr>
              <w:t>；</w:t>
            </w:r>
          </w:p>
          <w:p w:rsidR="00E202C4" w:rsidRPr="003B1F5B" w:rsidRDefault="00E202C4" w:rsidP="00E202C4">
            <w:pPr>
              <w:overflowPunct w:val="0"/>
              <w:autoSpaceDE w:val="0"/>
              <w:autoSpaceDN w:val="0"/>
              <w:adjustRightInd w:val="0"/>
              <w:textAlignment w:val="baseline"/>
              <w:rPr>
                <w:rFonts w:asciiTheme="minorEastAsia" w:hAnsiTheme="minorEastAsia"/>
                <w:b/>
                <w:iCs/>
                <w:szCs w:val="21"/>
                <w:lang w:eastAsia="zh-CN"/>
              </w:rPr>
            </w:pPr>
            <w:r>
              <w:rPr>
                <w:rFonts w:asciiTheme="minorEastAsia" w:hAnsiTheme="minorEastAsia" w:hint="eastAsia"/>
                <w:b/>
                <w:iCs/>
                <w:szCs w:val="21"/>
                <w:lang w:eastAsia="zh-CN"/>
              </w:rPr>
              <w:t>小区</w:t>
            </w:r>
            <w:r w:rsidRPr="003B1F5B">
              <w:rPr>
                <w:rFonts w:asciiTheme="minorEastAsia" w:hAnsiTheme="minorEastAsia"/>
                <w:b/>
                <w:iCs/>
                <w:szCs w:val="21"/>
                <w:lang w:eastAsia="zh-CN"/>
              </w:rPr>
              <w:t>：</w:t>
            </w:r>
            <w:r>
              <w:rPr>
                <w:rFonts w:asciiTheme="minorEastAsia" w:hAnsiTheme="minorEastAsia" w:hint="eastAsia"/>
                <w:iCs/>
                <w:szCs w:val="21"/>
                <w:lang w:eastAsia="zh-CN"/>
              </w:rPr>
              <w:t>经销商</w:t>
            </w:r>
            <w:r>
              <w:rPr>
                <w:rFonts w:asciiTheme="minorEastAsia" w:hAnsiTheme="minorEastAsia"/>
                <w:iCs/>
                <w:szCs w:val="21"/>
                <w:lang w:eastAsia="zh-CN"/>
              </w:rPr>
              <w:t>所在售后小区</w:t>
            </w:r>
            <w:r w:rsidRPr="003B1F5B">
              <w:rPr>
                <w:rFonts w:asciiTheme="minorEastAsia" w:hAnsiTheme="minorEastAsia"/>
                <w:iCs/>
                <w:szCs w:val="21"/>
                <w:lang w:eastAsia="zh-CN"/>
              </w:rPr>
              <w:t>；</w:t>
            </w:r>
          </w:p>
          <w:p w:rsidR="00E202C4" w:rsidRPr="003B1F5B" w:rsidRDefault="00E202C4" w:rsidP="00E202C4">
            <w:pPr>
              <w:overflowPunct w:val="0"/>
              <w:autoSpaceDE w:val="0"/>
              <w:autoSpaceDN w:val="0"/>
              <w:adjustRightInd w:val="0"/>
              <w:textAlignment w:val="baseline"/>
              <w:rPr>
                <w:rFonts w:asciiTheme="minorEastAsia" w:hAnsiTheme="minorEastAsia"/>
                <w:iCs/>
                <w:szCs w:val="21"/>
                <w:lang w:eastAsia="zh-CN"/>
              </w:rPr>
            </w:pPr>
            <w:r>
              <w:rPr>
                <w:rFonts w:asciiTheme="minorEastAsia" w:hAnsiTheme="minorEastAsia" w:hint="eastAsia"/>
                <w:b/>
                <w:iCs/>
                <w:szCs w:val="21"/>
                <w:lang w:eastAsia="zh-CN"/>
              </w:rPr>
              <w:t>经销商代码：</w:t>
            </w:r>
            <w:r w:rsidR="00C828B2" w:rsidRPr="00C828B2">
              <w:rPr>
                <w:rFonts w:asciiTheme="minorEastAsia" w:hAnsiTheme="minorEastAsia" w:hint="eastAsia"/>
                <w:iCs/>
                <w:szCs w:val="21"/>
                <w:lang w:eastAsia="zh-CN"/>
              </w:rPr>
              <w:t>关联售后</w:t>
            </w:r>
            <w:r>
              <w:rPr>
                <w:rFonts w:asciiTheme="minorEastAsia" w:hAnsiTheme="minorEastAsia" w:hint="eastAsia"/>
                <w:iCs/>
                <w:szCs w:val="21"/>
                <w:lang w:eastAsia="zh-CN"/>
              </w:rPr>
              <w:t>经销商</w:t>
            </w:r>
            <w:r>
              <w:rPr>
                <w:rFonts w:asciiTheme="minorEastAsia" w:hAnsiTheme="minorEastAsia"/>
                <w:iCs/>
                <w:szCs w:val="21"/>
                <w:lang w:eastAsia="zh-CN"/>
              </w:rPr>
              <w:t>代码</w:t>
            </w:r>
            <w:r w:rsidRPr="003B1F5B">
              <w:rPr>
                <w:rFonts w:asciiTheme="minorEastAsia" w:hAnsiTheme="minorEastAsia"/>
                <w:iCs/>
                <w:szCs w:val="21"/>
                <w:lang w:eastAsia="zh-CN"/>
              </w:rPr>
              <w:t>；</w:t>
            </w:r>
          </w:p>
          <w:p w:rsidR="00E202C4" w:rsidRDefault="00E202C4" w:rsidP="00E202C4">
            <w:pPr>
              <w:overflowPunct w:val="0"/>
              <w:autoSpaceDE w:val="0"/>
              <w:autoSpaceDN w:val="0"/>
              <w:adjustRightInd w:val="0"/>
              <w:textAlignment w:val="baseline"/>
              <w:rPr>
                <w:rFonts w:cs="Arial"/>
                <w:bCs/>
                <w:color w:val="333333"/>
                <w:lang w:eastAsia="zh-CN"/>
              </w:rPr>
            </w:pPr>
            <w:r>
              <w:rPr>
                <w:rFonts w:cs="Arial" w:hint="eastAsia"/>
                <w:b/>
                <w:bCs/>
                <w:color w:val="333333"/>
                <w:lang w:eastAsia="zh-CN"/>
              </w:rPr>
              <w:t>经销商名称：</w:t>
            </w:r>
            <w:r w:rsidR="00C828B2" w:rsidRPr="00C828B2">
              <w:rPr>
                <w:rFonts w:asciiTheme="minorEastAsia" w:hAnsiTheme="minorEastAsia" w:hint="eastAsia"/>
                <w:iCs/>
                <w:szCs w:val="21"/>
                <w:lang w:eastAsia="zh-CN"/>
              </w:rPr>
              <w:t>关联售后</w:t>
            </w:r>
            <w:r>
              <w:rPr>
                <w:rFonts w:cs="Arial" w:hint="eastAsia"/>
                <w:bCs/>
                <w:color w:val="333333"/>
                <w:lang w:eastAsia="zh-CN"/>
              </w:rPr>
              <w:t>经销商</w:t>
            </w:r>
            <w:r>
              <w:rPr>
                <w:rFonts w:cs="Arial"/>
                <w:bCs/>
                <w:color w:val="333333"/>
                <w:lang w:eastAsia="zh-CN"/>
              </w:rPr>
              <w:t>名称</w:t>
            </w:r>
            <w:r w:rsidRPr="003B1F5B">
              <w:rPr>
                <w:rFonts w:cs="Arial"/>
                <w:bCs/>
                <w:color w:val="333333"/>
                <w:lang w:eastAsia="zh-CN"/>
              </w:rPr>
              <w:t>；</w:t>
            </w:r>
          </w:p>
          <w:p w:rsidR="00913568" w:rsidRPr="00913568" w:rsidRDefault="00913568" w:rsidP="00E202C4">
            <w:pPr>
              <w:overflowPunct w:val="0"/>
              <w:autoSpaceDE w:val="0"/>
              <w:autoSpaceDN w:val="0"/>
              <w:adjustRightInd w:val="0"/>
              <w:textAlignment w:val="baseline"/>
              <w:rPr>
                <w:rFonts w:cs="Arial"/>
                <w:b/>
                <w:bCs/>
                <w:color w:val="333333"/>
                <w:lang w:eastAsia="zh-CN"/>
              </w:rPr>
            </w:pPr>
            <w:r w:rsidRPr="00913568">
              <w:rPr>
                <w:rFonts w:cs="Arial" w:hint="eastAsia"/>
                <w:b/>
                <w:bCs/>
                <w:color w:val="333333"/>
                <w:lang w:eastAsia="zh-CN"/>
              </w:rPr>
              <w:t>仓库：</w:t>
            </w:r>
            <w:r>
              <w:rPr>
                <w:rFonts w:cs="Arial" w:hint="eastAsia"/>
                <w:color w:val="333333"/>
                <w:lang w:eastAsia="zh-CN"/>
              </w:rPr>
              <w:t>D</w:t>
            </w:r>
            <w:r>
              <w:rPr>
                <w:rFonts w:cs="Arial"/>
                <w:color w:val="333333"/>
                <w:lang w:eastAsia="zh-CN"/>
              </w:rPr>
              <w:t>MS</w:t>
            </w:r>
            <w:r>
              <w:rPr>
                <w:rFonts w:cs="Arial" w:hint="eastAsia"/>
                <w:color w:val="333333"/>
                <w:lang w:eastAsia="zh-CN"/>
              </w:rPr>
              <w:t>上报</w:t>
            </w:r>
            <w:r w:rsidRPr="003B1F5B">
              <w:rPr>
                <w:rFonts w:cs="Arial"/>
                <w:bCs/>
                <w:color w:val="333333"/>
                <w:lang w:eastAsia="zh-CN"/>
              </w:rPr>
              <w:t>；</w:t>
            </w:r>
          </w:p>
          <w:p w:rsidR="00E202C4" w:rsidRDefault="00E202C4" w:rsidP="00E202C4">
            <w:pPr>
              <w:overflowPunct w:val="0"/>
              <w:autoSpaceDE w:val="0"/>
              <w:autoSpaceDN w:val="0"/>
              <w:adjustRightInd w:val="0"/>
              <w:textAlignment w:val="baseline"/>
              <w:rPr>
                <w:rFonts w:cs="Arial"/>
                <w:b/>
                <w:bCs/>
                <w:color w:val="333333"/>
                <w:lang w:eastAsia="zh-CN"/>
              </w:rPr>
            </w:pPr>
            <w:r>
              <w:rPr>
                <w:rFonts w:cs="Arial" w:hint="eastAsia"/>
                <w:b/>
                <w:bCs/>
                <w:color w:val="333333"/>
                <w:lang w:eastAsia="zh-CN"/>
              </w:rPr>
              <w:t>配件代码：</w:t>
            </w:r>
            <w:r w:rsidR="00C828B2">
              <w:rPr>
                <w:rFonts w:cs="Arial" w:hint="eastAsia"/>
                <w:color w:val="333333"/>
                <w:lang w:eastAsia="zh-CN"/>
              </w:rPr>
              <w:t>D</w:t>
            </w:r>
            <w:r w:rsidR="00C828B2">
              <w:rPr>
                <w:rFonts w:cs="Arial"/>
                <w:color w:val="333333"/>
                <w:lang w:eastAsia="zh-CN"/>
              </w:rPr>
              <w:t>MS</w:t>
            </w:r>
            <w:r w:rsidR="00C828B2">
              <w:rPr>
                <w:rFonts w:cs="Arial" w:hint="eastAsia"/>
                <w:color w:val="333333"/>
                <w:lang w:eastAsia="zh-CN"/>
              </w:rPr>
              <w:t>上报</w:t>
            </w:r>
            <w:r w:rsidRPr="003B1F5B">
              <w:rPr>
                <w:rFonts w:cs="Arial"/>
                <w:bCs/>
                <w:color w:val="333333"/>
                <w:lang w:eastAsia="zh-CN"/>
              </w:rPr>
              <w:t>；</w:t>
            </w:r>
          </w:p>
          <w:p w:rsidR="00E202C4" w:rsidRDefault="00E202C4" w:rsidP="00E202C4">
            <w:pPr>
              <w:overflowPunct w:val="0"/>
              <w:autoSpaceDE w:val="0"/>
              <w:autoSpaceDN w:val="0"/>
              <w:adjustRightInd w:val="0"/>
              <w:textAlignment w:val="baseline"/>
              <w:rPr>
                <w:rFonts w:cs="Arial"/>
                <w:b/>
                <w:bCs/>
                <w:color w:val="333333"/>
                <w:lang w:eastAsia="zh-CN"/>
              </w:rPr>
            </w:pPr>
            <w:r>
              <w:rPr>
                <w:rFonts w:cs="Arial" w:hint="eastAsia"/>
                <w:b/>
                <w:bCs/>
                <w:color w:val="333333"/>
                <w:lang w:eastAsia="zh-CN"/>
              </w:rPr>
              <w:t>配件名称：</w:t>
            </w:r>
            <w:r w:rsidR="00C828B2">
              <w:rPr>
                <w:rFonts w:cs="Arial" w:hint="eastAsia"/>
                <w:color w:val="333333"/>
                <w:lang w:eastAsia="zh-CN"/>
              </w:rPr>
              <w:t>D</w:t>
            </w:r>
            <w:r w:rsidR="00C828B2">
              <w:rPr>
                <w:rFonts w:cs="Arial"/>
                <w:color w:val="333333"/>
                <w:lang w:eastAsia="zh-CN"/>
              </w:rPr>
              <w:t>MS</w:t>
            </w:r>
            <w:r w:rsidR="00C828B2">
              <w:rPr>
                <w:rFonts w:cs="Arial" w:hint="eastAsia"/>
                <w:color w:val="333333"/>
                <w:lang w:eastAsia="zh-CN"/>
              </w:rPr>
              <w:t>上报</w:t>
            </w:r>
            <w:r>
              <w:rPr>
                <w:rFonts w:cs="Arial" w:hint="eastAsia"/>
                <w:bCs/>
                <w:color w:val="333333"/>
                <w:lang w:eastAsia="zh-CN"/>
              </w:rPr>
              <w:t>；</w:t>
            </w:r>
          </w:p>
          <w:p w:rsidR="00E202C4" w:rsidRDefault="00C828B2" w:rsidP="00E202C4">
            <w:pPr>
              <w:overflowPunct w:val="0"/>
              <w:autoSpaceDE w:val="0"/>
              <w:autoSpaceDN w:val="0"/>
              <w:adjustRightInd w:val="0"/>
              <w:textAlignment w:val="baseline"/>
              <w:rPr>
                <w:rFonts w:cs="Arial"/>
                <w:color w:val="333333"/>
                <w:lang w:eastAsia="zh-CN"/>
              </w:rPr>
            </w:pPr>
            <w:r>
              <w:rPr>
                <w:rFonts w:cs="Arial" w:hint="eastAsia"/>
                <w:b/>
                <w:color w:val="333333"/>
                <w:lang w:eastAsia="zh-CN"/>
              </w:rPr>
              <w:t>库存</w:t>
            </w:r>
            <w:r w:rsidR="00E202C4">
              <w:rPr>
                <w:rFonts w:cs="Arial" w:hint="eastAsia"/>
                <w:b/>
                <w:color w:val="333333"/>
                <w:lang w:eastAsia="zh-CN"/>
              </w:rPr>
              <w:t>数量</w:t>
            </w:r>
            <w:r w:rsidR="00E202C4" w:rsidRPr="003B1F5B">
              <w:rPr>
                <w:rFonts w:cs="Arial" w:hint="eastAsia"/>
                <w:b/>
                <w:color w:val="333333"/>
                <w:lang w:eastAsia="zh-CN"/>
              </w:rPr>
              <w:t>：</w:t>
            </w:r>
            <w:r>
              <w:rPr>
                <w:rFonts w:cs="Arial" w:hint="eastAsia"/>
                <w:color w:val="333333"/>
                <w:lang w:eastAsia="zh-CN"/>
              </w:rPr>
              <w:t>D</w:t>
            </w:r>
            <w:r>
              <w:rPr>
                <w:rFonts w:cs="Arial"/>
                <w:color w:val="333333"/>
                <w:lang w:eastAsia="zh-CN"/>
              </w:rPr>
              <w:t>MS</w:t>
            </w:r>
            <w:r>
              <w:rPr>
                <w:rFonts w:cs="Arial" w:hint="eastAsia"/>
                <w:color w:val="333333"/>
                <w:lang w:eastAsia="zh-CN"/>
              </w:rPr>
              <w:t>上报</w:t>
            </w:r>
            <w:r w:rsidR="00E202C4" w:rsidRPr="003B1F5B">
              <w:rPr>
                <w:rFonts w:cs="Arial"/>
                <w:color w:val="333333"/>
                <w:lang w:eastAsia="zh-CN"/>
              </w:rPr>
              <w:t>；</w:t>
            </w:r>
          </w:p>
          <w:p w:rsidR="00E202C4" w:rsidRDefault="00C828B2" w:rsidP="00E202C4">
            <w:pPr>
              <w:overflowPunct w:val="0"/>
              <w:autoSpaceDE w:val="0"/>
              <w:autoSpaceDN w:val="0"/>
              <w:adjustRightInd w:val="0"/>
              <w:textAlignment w:val="baseline"/>
              <w:rPr>
                <w:rFonts w:cs="Arial"/>
                <w:color w:val="333333"/>
                <w:lang w:eastAsia="zh-CN"/>
              </w:rPr>
            </w:pPr>
            <w:r>
              <w:rPr>
                <w:rFonts w:cs="Arial" w:hint="eastAsia"/>
                <w:b/>
                <w:color w:val="333333"/>
                <w:lang w:eastAsia="zh-CN"/>
              </w:rPr>
              <w:t>M</w:t>
            </w:r>
            <w:r>
              <w:rPr>
                <w:rFonts w:cs="Arial"/>
                <w:b/>
                <w:color w:val="333333"/>
                <w:lang w:eastAsia="zh-CN"/>
              </w:rPr>
              <w:t>RSP</w:t>
            </w:r>
            <w:r w:rsidR="00E202C4" w:rsidRPr="00851BCB">
              <w:rPr>
                <w:rFonts w:cs="Arial"/>
                <w:b/>
                <w:color w:val="333333"/>
                <w:lang w:eastAsia="zh-CN"/>
              </w:rPr>
              <w:t>：</w:t>
            </w:r>
            <w:r>
              <w:rPr>
                <w:rFonts w:cs="Arial" w:hint="eastAsia"/>
                <w:color w:val="333333"/>
                <w:lang w:eastAsia="zh-CN"/>
              </w:rPr>
              <w:t>D</w:t>
            </w:r>
            <w:r>
              <w:rPr>
                <w:rFonts w:cs="Arial"/>
                <w:color w:val="333333"/>
                <w:lang w:eastAsia="zh-CN"/>
              </w:rPr>
              <w:t>MS</w:t>
            </w:r>
            <w:r>
              <w:rPr>
                <w:rFonts w:cs="Arial" w:hint="eastAsia"/>
                <w:color w:val="333333"/>
                <w:lang w:eastAsia="zh-CN"/>
              </w:rPr>
              <w:t>上报</w:t>
            </w:r>
            <w:r w:rsidR="00E202C4">
              <w:rPr>
                <w:rFonts w:cs="Arial" w:hint="eastAsia"/>
                <w:color w:val="333333"/>
                <w:lang w:eastAsia="zh-CN"/>
              </w:rPr>
              <w:t>；</w:t>
            </w:r>
          </w:p>
          <w:p w:rsidR="00E202C4" w:rsidRPr="00851BCB" w:rsidRDefault="00E202C4" w:rsidP="00E202C4">
            <w:pPr>
              <w:overflowPunct w:val="0"/>
              <w:autoSpaceDE w:val="0"/>
              <w:autoSpaceDN w:val="0"/>
              <w:adjustRightInd w:val="0"/>
              <w:textAlignment w:val="baseline"/>
              <w:rPr>
                <w:rFonts w:cs="Arial"/>
                <w:color w:val="333333"/>
                <w:lang w:eastAsia="zh-CN"/>
              </w:rPr>
            </w:pPr>
            <w:r w:rsidRPr="00BB58E5">
              <w:rPr>
                <w:rFonts w:cs="Arial" w:hint="eastAsia"/>
                <w:b/>
                <w:color w:val="333333"/>
                <w:lang w:eastAsia="zh-CN"/>
              </w:rPr>
              <w:t>金额：</w:t>
            </w:r>
            <w:r>
              <w:rPr>
                <w:rFonts w:cs="Arial"/>
                <w:color w:val="333333"/>
                <w:lang w:eastAsia="zh-CN"/>
              </w:rPr>
              <w:t>系统自动计算，计算公式：金额</w:t>
            </w:r>
            <w:r>
              <w:rPr>
                <w:rFonts w:cs="Arial"/>
                <w:color w:val="333333"/>
                <w:lang w:eastAsia="zh-CN"/>
              </w:rPr>
              <w:t>=</w:t>
            </w:r>
            <w:r w:rsidR="00365F92">
              <w:rPr>
                <w:rFonts w:cs="Arial" w:hint="eastAsia"/>
                <w:color w:val="333333"/>
                <w:lang w:eastAsia="zh-CN"/>
              </w:rPr>
              <w:t>M</w:t>
            </w:r>
            <w:r w:rsidR="00365F92">
              <w:rPr>
                <w:rFonts w:cs="Arial"/>
                <w:color w:val="333333"/>
                <w:lang w:eastAsia="zh-CN"/>
              </w:rPr>
              <w:t>RSP</w:t>
            </w:r>
            <w:r>
              <w:rPr>
                <w:rFonts w:cs="Arial"/>
                <w:color w:val="333333"/>
                <w:lang w:eastAsia="zh-CN"/>
              </w:rPr>
              <w:t>*</w:t>
            </w:r>
            <w:r w:rsidR="00365F92">
              <w:rPr>
                <w:rFonts w:cs="Arial" w:hint="eastAsia"/>
                <w:color w:val="333333"/>
                <w:lang w:eastAsia="zh-CN"/>
              </w:rPr>
              <w:t>库存</w:t>
            </w:r>
            <w:r>
              <w:rPr>
                <w:rFonts w:cs="Arial" w:hint="eastAsia"/>
                <w:color w:val="333333"/>
                <w:lang w:eastAsia="zh-CN"/>
              </w:rPr>
              <w:t>数量；</w:t>
            </w:r>
          </w:p>
          <w:p w:rsidR="00E202C4" w:rsidRDefault="00365F92" w:rsidP="00E202C4">
            <w:pPr>
              <w:overflowPunct w:val="0"/>
              <w:autoSpaceDE w:val="0"/>
              <w:autoSpaceDN w:val="0"/>
              <w:adjustRightInd w:val="0"/>
              <w:textAlignment w:val="baseline"/>
              <w:rPr>
                <w:rFonts w:cs="Arial"/>
                <w:color w:val="333333"/>
                <w:lang w:eastAsia="zh-CN"/>
              </w:rPr>
            </w:pPr>
            <w:r>
              <w:rPr>
                <w:rFonts w:cs="Arial" w:hint="eastAsia"/>
                <w:b/>
                <w:color w:val="333333"/>
                <w:lang w:eastAsia="zh-CN"/>
              </w:rPr>
              <w:t>最近</w:t>
            </w:r>
            <w:r>
              <w:rPr>
                <w:rFonts w:cs="Arial"/>
                <w:b/>
                <w:color w:val="333333"/>
                <w:lang w:eastAsia="zh-CN"/>
              </w:rPr>
              <w:t>出库</w:t>
            </w:r>
            <w:r w:rsidR="00E202C4" w:rsidRPr="00851BCB">
              <w:rPr>
                <w:rFonts w:cs="Arial"/>
                <w:b/>
                <w:color w:val="333333"/>
                <w:lang w:eastAsia="zh-CN"/>
              </w:rPr>
              <w:t>日期：</w:t>
            </w:r>
            <w:r>
              <w:rPr>
                <w:rFonts w:cs="Arial" w:hint="eastAsia"/>
                <w:color w:val="333333"/>
                <w:lang w:eastAsia="zh-CN"/>
              </w:rPr>
              <w:t>D</w:t>
            </w:r>
            <w:r>
              <w:rPr>
                <w:rFonts w:cs="Arial"/>
                <w:color w:val="333333"/>
                <w:lang w:eastAsia="zh-CN"/>
              </w:rPr>
              <w:t>MS</w:t>
            </w:r>
            <w:r>
              <w:rPr>
                <w:rFonts w:cs="Arial" w:hint="eastAsia"/>
                <w:color w:val="333333"/>
                <w:lang w:eastAsia="zh-CN"/>
              </w:rPr>
              <w:t>上报</w:t>
            </w:r>
            <w:r w:rsidR="00E202C4" w:rsidRPr="00851BCB">
              <w:rPr>
                <w:rFonts w:cs="Arial"/>
                <w:color w:val="333333"/>
                <w:lang w:eastAsia="zh-CN"/>
              </w:rPr>
              <w:t>；</w:t>
            </w:r>
          </w:p>
          <w:p w:rsidR="001069F9" w:rsidRPr="001069F9" w:rsidRDefault="001069F9" w:rsidP="00E202C4">
            <w:pPr>
              <w:overflowPunct w:val="0"/>
              <w:autoSpaceDE w:val="0"/>
              <w:autoSpaceDN w:val="0"/>
              <w:adjustRightInd w:val="0"/>
              <w:textAlignment w:val="baseline"/>
              <w:rPr>
                <w:rFonts w:cs="Arial"/>
                <w:b/>
                <w:color w:val="333333"/>
                <w:lang w:eastAsia="zh-CN"/>
              </w:rPr>
            </w:pPr>
            <w:r w:rsidRPr="001069F9">
              <w:rPr>
                <w:rFonts w:cs="Arial" w:hint="eastAsia"/>
                <w:b/>
                <w:color w:val="333333"/>
                <w:lang w:eastAsia="zh-CN"/>
              </w:rPr>
              <w:t>积压</w:t>
            </w:r>
            <w:r w:rsidRPr="001069F9">
              <w:rPr>
                <w:rFonts w:cs="Arial"/>
                <w:b/>
                <w:color w:val="333333"/>
                <w:lang w:eastAsia="zh-CN"/>
              </w:rPr>
              <w:t>天数：</w:t>
            </w:r>
            <w:r w:rsidRPr="001069F9">
              <w:rPr>
                <w:rFonts w:cs="Arial" w:hint="eastAsia"/>
                <w:color w:val="333333"/>
                <w:lang w:eastAsia="zh-CN"/>
              </w:rPr>
              <w:t>DMS</w:t>
            </w:r>
            <w:r w:rsidRPr="001069F9">
              <w:rPr>
                <w:rFonts w:cs="Arial" w:hint="eastAsia"/>
                <w:color w:val="333333"/>
                <w:lang w:eastAsia="zh-CN"/>
              </w:rPr>
              <w:t>上报</w:t>
            </w:r>
            <w:r w:rsidRPr="001069F9">
              <w:rPr>
                <w:rFonts w:cs="Arial"/>
                <w:color w:val="333333"/>
                <w:lang w:eastAsia="zh-CN"/>
              </w:rPr>
              <w:t>；</w:t>
            </w:r>
          </w:p>
        </w:tc>
        <w:tc>
          <w:tcPr>
            <w:tcW w:w="831" w:type="dxa"/>
          </w:tcPr>
          <w:p w:rsidR="00E202C4" w:rsidRDefault="00E202C4" w:rsidP="00E202C4">
            <w:pPr>
              <w:overflowPunct w:val="0"/>
              <w:autoSpaceDE w:val="0"/>
              <w:autoSpaceDN w:val="0"/>
              <w:adjustRightInd w:val="0"/>
              <w:ind w:firstLine="402"/>
              <w:textAlignment w:val="baseline"/>
              <w:rPr>
                <w:rFonts w:asciiTheme="minorEastAsia" w:hAnsiTheme="minorEastAsia"/>
                <w:i/>
                <w:color w:val="0000FF"/>
                <w:szCs w:val="21"/>
                <w:lang w:eastAsia="zh-CN"/>
              </w:rPr>
            </w:pPr>
          </w:p>
        </w:tc>
      </w:tr>
    </w:tbl>
    <w:p w:rsidR="00E02345" w:rsidRPr="00E02345" w:rsidRDefault="00E02345" w:rsidP="00307677">
      <w:pPr>
        <w:jc w:val="center"/>
        <w:rPr>
          <w:lang w:eastAsia="zh-CN"/>
        </w:rPr>
      </w:pPr>
    </w:p>
    <w:p w:rsidR="00706E0E" w:rsidRPr="00706E0E" w:rsidRDefault="005D10CB" w:rsidP="00706E0E">
      <w:pPr>
        <w:pStyle w:val="20"/>
      </w:pPr>
      <w:bookmarkStart w:id="132" w:name="_Toc457987657"/>
      <w:r>
        <w:t>4.1</w:t>
      </w:r>
      <w:r w:rsidR="004656A0">
        <w:t>3</w:t>
      </w:r>
      <w:r w:rsidR="00706E0E">
        <w:rPr>
          <w:rFonts w:hint="eastAsia"/>
        </w:rPr>
        <w:t>积压配件发布及调拨业务</w:t>
      </w:r>
      <w:r w:rsidR="00706E0E" w:rsidRPr="00706E0E">
        <w:rPr>
          <w:rFonts w:hint="eastAsia"/>
          <w:bCs/>
        </w:rPr>
        <w:t>接口总表</w:t>
      </w:r>
      <w:bookmarkEnd w:id="97"/>
      <w:bookmarkEnd w:id="132"/>
    </w:p>
    <w:p w:rsidR="00706E0E" w:rsidRDefault="00706E0E" w:rsidP="00706E0E">
      <w:pPr>
        <w:ind w:firstLine="357"/>
        <w:rPr>
          <w:rFonts w:asciiTheme="majorEastAsia" w:eastAsiaTheme="majorEastAsia" w:hAnsiTheme="majorEastAsia"/>
          <w:sz w:val="21"/>
          <w:szCs w:val="21"/>
          <w:lang w:eastAsia="zh-CN"/>
        </w:rPr>
      </w:pPr>
      <w:r w:rsidRPr="00314DA5">
        <w:rPr>
          <w:rFonts w:asciiTheme="majorEastAsia" w:eastAsiaTheme="majorEastAsia" w:hAnsiTheme="majorEastAsia" w:hint="eastAsia"/>
          <w:sz w:val="21"/>
          <w:szCs w:val="21"/>
          <w:lang w:eastAsia="zh-CN"/>
        </w:rPr>
        <w:t>本次</w:t>
      </w:r>
      <w:r w:rsidRPr="00314DA5">
        <w:rPr>
          <w:rFonts w:hint="eastAsia"/>
          <w:sz w:val="21"/>
          <w:szCs w:val="21"/>
          <w:lang w:eastAsia="zh-CN"/>
        </w:rPr>
        <w:t>积压配件发布及调拨</w:t>
      </w:r>
      <w:proofErr w:type="gramStart"/>
      <w:r w:rsidRPr="00314DA5">
        <w:rPr>
          <w:rFonts w:hint="eastAsia"/>
          <w:sz w:val="21"/>
          <w:szCs w:val="21"/>
          <w:lang w:eastAsia="zh-CN"/>
        </w:rPr>
        <w:t>业务</w:t>
      </w:r>
      <w:r w:rsidR="00314DA5" w:rsidRPr="00314DA5">
        <w:rPr>
          <w:rFonts w:asciiTheme="majorEastAsia" w:eastAsiaTheme="majorEastAsia" w:hAnsiTheme="majorEastAsia" w:hint="eastAsia"/>
          <w:sz w:val="21"/>
          <w:szCs w:val="21"/>
          <w:lang w:eastAsia="zh-CN"/>
        </w:rPr>
        <w:t>业务</w:t>
      </w:r>
      <w:proofErr w:type="gramEnd"/>
      <w:r w:rsidR="00314DA5" w:rsidRPr="00314DA5">
        <w:rPr>
          <w:rFonts w:asciiTheme="majorEastAsia" w:eastAsiaTheme="majorEastAsia" w:hAnsiTheme="majorEastAsia" w:hint="eastAsia"/>
          <w:sz w:val="21"/>
          <w:szCs w:val="21"/>
          <w:lang w:eastAsia="zh-CN"/>
        </w:rPr>
        <w:t>需求，</w:t>
      </w:r>
      <w:r w:rsidR="00C80EF1">
        <w:rPr>
          <w:rFonts w:asciiTheme="majorEastAsia" w:eastAsiaTheme="majorEastAsia" w:hAnsiTheme="majorEastAsia" w:hint="eastAsia"/>
          <w:sz w:val="21"/>
          <w:szCs w:val="21"/>
          <w:lang w:eastAsia="zh-CN"/>
        </w:rPr>
        <w:t>涉及</w:t>
      </w:r>
      <w:r w:rsidR="00DB6BCE">
        <w:rPr>
          <w:rFonts w:asciiTheme="majorEastAsia" w:eastAsiaTheme="majorEastAsia" w:hAnsiTheme="majorEastAsia" w:hint="eastAsia"/>
          <w:sz w:val="21"/>
          <w:szCs w:val="21"/>
          <w:lang w:eastAsia="zh-CN"/>
        </w:rPr>
        <w:t>新增接口</w:t>
      </w:r>
      <w:r w:rsidR="00C80EF1">
        <w:rPr>
          <w:rFonts w:asciiTheme="majorEastAsia" w:eastAsiaTheme="majorEastAsia" w:hAnsiTheme="majorEastAsia" w:hint="eastAsia"/>
          <w:sz w:val="21"/>
          <w:szCs w:val="21"/>
          <w:lang w:eastAsia="zh-CN"/>
        </w:rPr>
        <w:t>如下</w:t>
      </w:r>
      <w:r w:rsidRPr="00314DA5">
        <w:rPr>
          <w:rFonts w:asciiTheme="majorEastAsia" w:eastAsiaTheme="majorEastAsia" w:hAnsiTheme="majorEastAsia" w:hint="eastAsia"/>
          <w:sz w:val="21"/>
          <w:szCs w:val="21"/>
          <w:lang w:eastAsia="zh-CN"/>
        </w:rPr>
        <w:t>，具体</w:t>
      </w:r>
      <w:r w:rsidRPr="00314DA5">
        <w:rPr>
          <w:rFonts w:asciiTheme="majorEastAsia" w:eastAsiaTheme="majorEastAsia" w:hAnsiTheme="majorEastAsia" w:hint="eastAsia"/>
          <w:b/>
          <w:sz w:val="21"/>
          <w:szCs w:val="21"/>
          <w:lang w:eastAsia="zh-CN"/>
        </w:rPr>
        <w:t>接口频次</w:t>
      </w:r>
      <w:r w:rsidRPr="00314DA5">
        <w:rPr>
          <w:rFonts w:asciiTheme="majorEastAsia" w:eastAsiaTheme="majorEastAsia" w:hAnsiTheme="majorEastAsia" w:hint="eastAsia"/>
          <w:sz w:val="21"/>
          <w:szCs w:val="21"/>
          <w:lang w:eastAsia="zh-CN"/>
        </w:rPr>
        <w:t>和具体的接口</w:t>
      </w:r>
      <w:r w:rsidRPr="00314DA5">
        <w:rPr>
          <w:rFonts w:asciiTheme="majorEastAsia" w:eastAsiaTheme="majorEastAsia" w:hAnsiTheme="majorEastAsia" w:hint="eastAsia"/>
          <w:b/>
          <w:sz w:val="21"/>
          <w:szCs w:val="21"/>
          <w:lang w:eastAsia="zh-CN"/>
        </w:rPr>
        <w:t>涉及字段</w:t>
      </w:r>
      <w:r w:rsidRPr="00314DA5">
        <w:rPr>
          <w:rFonts w:asciiTheme="majorEastAsia" w:eastAsiaTheme="majorEastAsia" w:hAnsiTheme="majorEastAsia" w:hint="eastAsia"/>
          <w:sz w:val="21"/>
          <w:szCs w:val="21"/>
          <w:lang w:eastAsia="zh-CN"/>
        </w:rPr>
        <w:t>以及具体的</w:t>
      </w:r>
      <w:r w:rsidRPr="00314DA5">
        <w:rPr>
          <w:rFonts w:asciiTheme="majorEastAsia" w:eastAsiaTheme="majorEastAsia" w:hAnsiTheme="majorEastAsia" w:hint="eastAsia"/>
          <w:b/>
          <w:sz w:val="21"/>
          <w:szCs w:val="21"/>
          <w:lang w:eastAsia="zh-CN"/>
        </w:rPr>
        <w:t>接口方式</w:t>
      </w:r>
      <w:r w:rsidRPr="00314DA5">
        <w:rPr>
          <w:rFonts w:asciiTheme="majorEastAsia" w:eastAsiaTheme="majorEastAsia" w:hAnsiTheme="majorEastAsia" w:hint="eastAsia"/>
          <w:sz w:val="21"/>
          <w:szCs w:val="21"/>
          <w:lang w:eastAsia="zh-CN"/>
        </w:rPr>
        <w:t>以接口文档为准。</w:t>
      </w:r>
    </w:p>
    <w:p w:rsidR="00DB6BCE" w:rsidRPr="006F130F" w:rsidRDefault="00DB6BCE" w:rsidP="00DB6BCE">
      <w:pPr>
        <w:pStyle w:val="30"/>
        <w:rPr>
          <w:sz w:val="24"/>
        </w:rPr>
      </w:pPr>
      <w:bookmarkStart w:id="133" w:name="_Toc457987658"/>
      <w:r>
        <w:rPr>
          <w:sz w:val="24"/>
        </w:rPr>
        <w:t>4.1</w:t>
      </w:r>
      <w:r w:rsidR="004656A0">
        <w:rPr>
          <w:sz w:val="24"/>
        </w:rPr>
        <w:t>3</w:t>
      </w:r>
      <w:r>
        <w:rPr>
          <w:sz w:val="24"/>
        </w:rPr>
        <w:t>.1</w:t>
      </w:r>
      <w:r w:rsidRPr="006F130F">
        <w:rPr>
          <w:sz w:val="24"/>
        </w:rPr>
        <w:t xml:space="preserve"> </w:t>
      </w:r>
      <w:r w:rsidRPr="006F130F">
        <w:rPr>
          <w:rFonts w:hint="eastAsia"/>
          <w:sz w:val="24"/>
        </w:rPr>
        <w:t>D</w:t>
      </w:r>
      <w:r>
        <w:rPr>
          <w:sz w:val="24"/>
        </w:rPr>
        <w:t>C</w:t>
      </w:r>
      <w:r w:rsidRPr="006F130F">
        <w:rPr>
          <w:rFonts w:hint="eastAsia"/>
          <w:sz w:val="24"/>
        </w:rPr>
        <w:t>S接口清单：</w:t>
      </w:r>
      <w:bookmarkEnd w:id="133"/>
    </w:p>
    <w:tbl>
      <w:tblPr>
        <w:tblStyle w:val="af"/>
        <w:tblW w:w="10431" w:type="dxa"/>
        <w:tblInd w:w="-459" w:type="dxa"/>
        <w:tblLook w:val="04A0" w:firstRow="1" w:lastRow="0" w:firstColumn="1" w:lastColumn="0" w:noHBand="0" w:noVBand="1"/>
      </w:tblPr>
      <w:tblGrid>
        <w:gridCol w:w="675"/>
        <w:gridCol w:w="2101"/>
        <w:gridCol w:w="3119"/>
        <w:gridCol w:w="1134"/>
        <w:gridCol w:w="1134"/>
        <w:gridCol w:w="2268"/>
      </w:tblGrid>
      <w:tr w:rsidR="00DB6BCE" w:rsidTr="00C90D99">
        <w:tc>
          <w:tcPr>
            <w:tcW w:w="675" w:type="dxa"/>
            <w:shd w:val="clear" w:color="auto" w:fill="auto"/>
          </w:tcPr>
          <w:p w:rsidR="00DB6BCE" w:rsidRPr="003316F9" w:rsidRDefault="00DB6BCE" w:rsidP="00C90D99">
            <w:pPr>
              <w:jc w:val="center"/>
              <w:rPr>
                <w:rFonts w:ascii="宋体" w:hAnsi="宋体"/>
                <w:b/>
                <w:sz w:val="21"/>
                <w:lang w:eastAsia="zh-CN"/>
              </w:rPr>
            </w:pPr>
            <w:r w:rsidRPr="003316F9">
              <w:rPr>
                <w:rFonts w:ascii="宋体" w:hAnsi="宋体" w:hint="eastAsia"/>
                <w:b/>
                <w:sz w:val="21"/>
                <w:lang w:eastAsia="zh-CN"/>
              </w:rPr>
              <w:t>编号</w:t>
            </w:r>
          </w:p>
        </w:tc>
        <w:tc>
          <w:tcPr>
            <w:tcW w:w="2101" w:type="dxa"/>
            <w:shd w:val="clear" w:color="auto" w:fill="auto"/>
          </w:tcPr>
          <w:p w:rsidR="00DB6BCE" w:rsidRPr="003316F9" w:rsidRDefault="00DB6BCE" w:rsidP="00C90D99">
            <w:pPr>
              <w:jc w:val="center"/>
              <w:rPr>
                <w:rFonts w:ascii="宋体" w:hAnsi="宋体"/>
                <w:b/>
                <w:sz w:val="21"/>
                <w:lang w:eastAsia="zh-CN"/>
              </w:rPr>
            </w:pPr>
            <w:r w:rsidRPr="003316F9">
              <w:rPr>
                <w:rFonts w:ascii="宋体" w:hAnsi="宋体" w:hint="eastAsia"/>
                <w:b/>
                <w:sz w:val="21"/>
                <w:lang w:eastAsia="zh-CN"/>
              </w:rPr>
              <w:t>名称</w:t>
            </w:r>
          </w:p>
        </w:tc>
        <w:tc>
          <w:tcPr>
            <w:tcW w:w="3119" w:type="dxa"/>
            <w:shd w:val="clear" w:color="auto" w:fill="auto"/>
          </w:tcPr>
          <w:p w:rsidR="00DB6BCE" w:rsidRPr="003316F9" w:rsidRDefault="00DB6BCE" w:rsidP="00C90D99">
            <w:pPr>
              <w:jc w:val="center"/>
              <w:rPr>
                <w:rFonts w:ascii="宋体" w:hAnsi="宋体"/>
                <w:b/>
                <w:sz w:val="21"/>
                <w:lang w:eastAsia="zh-CN"/>
              </w:rPr>
            </w:pPr>
            <w:r w:rsidRPr="003316F9">
              <w:rPr>
                <w:rFonts w:ascii="宋体" w:hAnsi="宋体" w:hint="eastAsia"/>
                <w:b/>
                <w:sz w:val="21"/>
                <w:lang w:eastAsia="zh-CN"/>
              </w:rPr>
              <w:t>功能说明</w:t>
            </w:r>
          </w:p>
        </w:tc>
        <w:tc>
          <w:tcPr>
            <w:tcW w:w="1134" w:type="dxa"/>
            <w:shd w:val="clear" w:color="auto" w:fill="auto"/>
          </w:tcPr>
          <w:p w:rsidR="00DB6BCE" w:rsidRPr="003316F9" w:rsidRDefault="00DB6BCE" w:rsidP="00C90D99">
            <w:pPr>
              <w:jc w:val="center"/>
              <w:rPr>
                <w:rFonts w:ascii="宋体" w:hAnsi="宋体"/>
                <w:b/>
                <w:sz w:val="21"/>
                <w:lang w:eastAsia="zh-CN"/>
              </w:rPr>
            </w:pPr>
            <w:r w:rsidRPr="003316F9">
              <w:rPr>
                <w:rFonts w:ascii="宋体" w:hAnsi="宋体" w:hint="eastAsia"/>
                <w:b/>
                <w:sz w:val="21"/>
                <w:lang w:eastAsia="zh-CN"/>
              </w:rPr>
              <w:t>调整类型</w:t>
            </w:r>
          </w:p>
        </w:tc>
        <w:tc>
          <w:tcPr>
            <w:tcW w:w="1134" w:type="dxa"/>
            <w:shd w:val="clear" w:color="auto" w:fill="auto"/>
          </w:tcPr>
          <w:p w:rsidR="00DB6BCE" w:rsidRPr="003316F9" w:rsidRDefault="00DB6BCE" w:rsidP="00C90D99">
            <w:pPr>
              <w:jc w:val="center"/>
              <w:rPr>
                <w:rFonts w:ascii="宋体" w:hAnsi="宋体"/>
                <w:b/>
                <w:sz w:val="21"/>
                <w:lang w:eastAsia="zh-CN"/>
              </w:rPr>
            </w:pPr>
            <w:r w:rsidRPr="003316F9">
              <w:rPr>
                <w:rFonts w:ascii="宋体" w:hAnsi="宋体" w:hint="eastAsia"/>
                <w:b/>
                <w:sz w:val="21"/>
                <w:lang w:eastAsia="zh-CN"/>
              </w:rPr>
              <w:t>接口方向</w:t>
            </w:r>
          </w:p>
        </w:tc>
        <w:tc>
          <w:tcPr>
            <w:tcW w:w="2268" w:type="dxa"/>
            <w:shd w:val="clear" w:color="auto" w:fill="auto"/>
          </w:tcPr>
          <w:p w:rsidR="00DB6BCE" w:rsidRPr="003316F9" w:rsidRDefault="00DB6BCE" w:rsidP="00C90D99">
            <w:pPr>
              <w:jc w:val="center"/>
              <w:rPr>
                <w:rFonts w:ascii="宋体" w:hAnsi="宋体"/>
                <w:b/>
                <w:sz w:val="21"/>
                <w:lang w:eastAsia="zh-CN"/>
              </w:rPr>
            </w:pPr>
            <w:r w:rsidRPr="003316F9">
              <w:rPr>
                <w:rFonts w:ascii="宋体" w:hAnsi="宋体" w:hint="eastAsia"/>
                <w:b/>
                <w:sz w:val="21"/>
                <w:lang w:eastAsia="zh-CN"/>
              </w:rPr>
              <w:t>逻辑说明</w:t>
            </w:r>
          </w:p>
        </w:tc>
      </w:tr>
      <w:tr w:rsidR="00DB6BCE" w:rsidTr="00C90D99">
        <w:tc>
          <w:tcPr>
            <w:tcW w:w="675" w:type="dxa"/>
            <w:shd w:val="clear" w:color="auto" w:fill="auto"/>
          </w:tcPr>
          <w:p w:rsidR="00DB6BCE" w:rsidRPr="003316F9" w:rsidRDefault="00DB6BCE" w:rsidP="00C90D99">
            <w:pPr>
              <w:jc w:val="center"/>
              <w:rPr>
                <w:rFonts w:ascii="宋体" w:hAnsi="宋体"/>
                <w:b/>
                <w:sz w:val="21"/>
                <w:lang w:eastAsia="zh-CN"/>
              </w:rPr>
            </w:pPr>
            <w:r w:rsidRPr="00096F94">
              <w:rPr>
                <w:rFonts w:asciiTheme="majorEastAsia" w:eastAsiaTheme="majorEastAsia" w:hAnsiTheme="majorEastAsia" w:hint="eastAsia"/>
                <w:sz w:val="18"/>
                <w:szCs w:val="18"/>
                <w:lang w:eastAsia="zh-CN"/>
              </w:rPr>
              <w:t>1</w:t>
            </w:r>
          </w:p>
        </w:tc>
        <w:tc>
          <w:tcPr>
            <w:tcW w:w="2101" w:type="dxa"/>
            <w:shd w:val="clear" w:color="auto" w:fill="auto"/>
          </w:tcPr>
          <w:p w:rsidR="00DB6BCE" w:rsidRPr="003316F9" w:rsidRDefault="00C90D99" w:rsidP="00C90D99">
            <w:pPr>
              <w:rPr>
                <w:rFonts w:ascii="宋体" w:hAnsi="宋体"/>
                <w:b/>
                <w:sz w:val="21"/>
                <w:lang w:eastAsia="zh-CN"/>
              </w:rPr>
            </w:pPr>
            <w:r>
              <w:rPr>
                <w:rFonts w:asciiTheme="majorEastAsia" w:eastAsiaTheme="majorEastAsia" w:hAnsiTheme="majorEastAsia" w:hint="eastAsia"/>
                <w:sz w:val="18"/>
                <w:szCs w:val="18"/>
                <w:lang w:eastAsia="zh-CN"/>
              </w:rPr>
              <w:t>呆滞件定义</w:t>
            </w:r>
            <w:r>
              <w:rPr>
                <w:rFonts w:asciiTheme="majorEastAsia" w:eastAsiaTheme="majorEastAsia" w:hAnsiTheme="majorEastAsia"/>
                <w:sz w:val="18"/>
                <w:szCs w:val="18"/>
                <w:lang w:eastAsia="zh-CN"/>
              </w:rPr>
              <w:t>推送接口</w:t>
            </w:r>
          </w:p>
        </w:tc>
        <w:tc>
          <w:tcPr>
            <w:tcW w:w="3119" w:type="dxa"/>
            <w:shd w:val="clear" w:color="auto" w:fill="auto"/>
          </w:tcPr>
          <w:p w:rsidR="00DB6BCE" w:rsidRPr="00096F94" w:rsidRDefault="00C90D99" w:rsidP="00C90D99">
            <w:pPr>
              <w:rPr>
                <w:rFonts w:ascii="宋体" w:hAnsi="宋体"/>
                <w:b/>
                <w:sz w:val="21"/>
                <w:lang w:eastAsia="zh-CN"/>
              </w:rPr>
            </w:pPr>
            <w:r>
              <w:rPr>
                <w:rFonts w:asciiTheme="majorEastAsia" w:eastAsiaTheme="majorEastAsia" w:hAnsiTheme="majorEastAsia"/>
                <w:sz w:val="18"/>
                <w:szCs w:val="18"/>
                <w:lang w:eastAsia="zh-CN"/>
              </w:rPr>
              <w:t>DCS下发</w:t>
            </w:r>
            <w:r>
              <w:rPr>
                <w:rFonts w:asciiTheme="majorEastAsia" w:eastAsiaTheme="majorEastAsia" w:hAnsiTheme="majorEastAsia" w:hint="eastAsia"/>
                <w:sz w:val="18"/>
                <w:szCs w:val="18"/>
                <w:lang w:eastAsia="zh-CN"/>
              </w:rPr>
              <w:t>呆滞件</w:t>
            </w:r>
            <w:r w:rsidR="00DB6BCE">
              <w:rPr>
                <w:rFonts w:asciiTheme="majorEastAsia" w:eastAsiaTheme="majorEastAsia" w:hAnsiTheme="majorEastAsia" w:hint="eastAsia"/>
                <w:sz w:val="18"/>
                <w:szCs w:val="18"/>
                <w:lang w:eastAsia="zh-CN"/>
              </w:rPr>
              <w:t>定义信息</w:t>
            </w:r>
            <w:r>
              <w:rPr>
                <w:rFonts w:asciiTheme="majorEastAsia" w:eastAsiaTheme="majorEastAsia" w:hAnsiTheme="majorEastAsia" w:hint="eastAsia"/>
                <w:sz w:val="18"/>
                <w:szCs w:val="18"/>
                <w:lang w:eastAsia="zh-CN"/>
              </w:rPr>
              <w:t>给</w:t>
            </w:r>
            <w:r>
              <w:rPr>
                <w:rFonts w:asciiTheme="majorEastAsia" w:eastAsiaTheme="majorEastAsia" w:hAnsiTheme="majorEastAsia"/>
                <w:sz w:val="18"/>
                <w:szCs w:val="18"/>
                <w:lang w:eastAsia="zh-CN"/>
              </w:rPr>
              <w:t>DMS</w:t>
            </w:r>
            <w:r w:rsidR="00DB6BCE" w:rsidRPr="00096F94">
              <w:rPr>
                <w:rFonts w:ascii="宋体" w:hAnsi="宋体"/>
                <w:b/>
                <w:sz w:val="21"/>
                <w:lang w:eastAsia="zh-CN"/>
              </w:rPr>
              <w:t xml:space="preserve"> </w:t>
            </w:r>
          </w:p>
        </w:tc>
        <w:tc>
          <w:tcPr>
            <w:tcW w:w="1134" w:type="dxa"/>
            <w:shd w:val="clear" w:color="auto" w:fill="auto"/>
          </w:tcPr>
          <w:p w:rsidR="00DB6BCE" w:rsidRPr="003316F9" w:rsidRDefault="00DB6BCE" w:rsidP="00C90D99">
            <w:pPr>
              <w:jc w:val="center"/>
              <w:rPr>
                <w:rFonts w:ascii="宋体" w:hAnsi="宋体"/>
                <w:b/>
                <w:sz w:val="21"/>
                <w:lang w:eastAsia="zh-CN"/>
              </w:rPr>
            </w:pPr>
            <w:r>
              <w:rPr>
                <w:rFonts w:asciiTheme="majorEastAsia" w:eastAsiaTheme="majorEastAsia" w:hAnsiTheme="majorEastAsia" w:hint="eastAsia"/>
                <w:sz w:val="18"/>
                <w:szCs w:val="18"/>
                <w:lang w:eastAsia="zh-CN"/>
              </w:rPr>
              <w:t>新增</w:t>
            </w:r>
          </w:p>
        </w:tc>
        <w:tc>
          <w:tcPr>
            <w:tcW w:w="1134" w:type="dxa"/>
            <w:shd w:val="clear" w:color="auto" w:fill="auto"/>
          </w:tcPr>
          <w:p w:rsidR="00DB6BCE" w:rsidRPr="00314DA5" w:rsidRDefault="00DB6BCE" w:rsidP="00C90D99">
            <w:pPr>
              <w:rPr>
                <w:rFonts w:ascii="宋体" w:hAnsi="宋体"/>
                <w:sz w:val="21"/>
                <w:lang w:eastAsia="zh-CN"/>
              </w:rPr>
            </w:pPr>
            <w:r w:rsidRPr="00314DA5">
              <w:rPr>
                <w:rFonts w:ascii="宋体" w:hAnsi="宋体" w:hint="eastAsia"/>
                <w:sz w:val="21"/>
                <w:lang w:eastAsia="zh-CN"/>
              </w:rPr>
              <w:t>DCS-&gt;DMS</w:t>
            </w:r>
          </w:p>
        </w:tc>
        <w:tc>
          <w:tcPr>
            <w:tcW w:w="2268" w:type="dxa"/>
            <w:shd w:val="clear" w:color="auto" w:fill="auto"/>
          </w:tcPr>
          <w:p w:rsidR="00DB6BCE" w:rsidRPr="003316F9" w:rsidRDefault="00DB6BCE" w:rsidP="00C90D99">
            <w:pPr>
              <w:rPr>
                <w:rFonts w:ascii="宋体" w:hAnsi="宋体"/>
                <w:b/>
                <w:sz w:val="21"/>
                <w:lang w:eastAsia="zh-CN"/>
              </w:rPr>
            </w:pPr>
          </w:p>
        </w:tc>
      </w:tr>
      <w:tr w:rsidR="00DB6BCE" w:rsidTr="00C90D99">
        <w:tc>
          <w:tcPr>
            <w:tcW w:w="675" w:type="dxa"/>
          </w:tcPr>
          <w:p w:rsidR="00DB6BCE" w:rsidRPr="00A45DCE" w:rsidRDefault="00DB6BCE" w:rsidP="00C90D99">
            <w:pPr>
              <w:jc w:val="cente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2</w:t>
            </w:r>
          </w:p>
        </w:tc>
        <w:tc>
          <w:tcPr>
            <w:tcW w:w="2101" w:type="dxa"/>
          </w:tcPr>
          <w:p w:rsidR="00DB6BCE" w:rsidRPr="00A45DCE" w:rsidRDefault="00DB6BCE" w:rsidP="00C90D99">
            <w:pP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呆滞</w:t>
            </w:r>
            <w:r w:rsidR="00863AAA">
              <w:rPr>
                <w:rFonts w:asciiTheme="majorEastAsia" w:eastAsiaTheme="majorEastAsia" w:hAnsiTheme="majorEastAsia" w:hint="eastAsia"/>
                <w:sz w:val="18"/>
                <w:szCs w:val="18"/>
                <w:lang w:eastAsia="zh-CN"/>
              </w:rPr>
              <w:t>件上报</w:t>
            </w:r>
            <w:r w:rsidR="00863AAA">
              <w:rPr>
                <w:rFonts w:asciiTheme="majorEastAsia" w:eastAsiaTheme="majorEastAsia" w:hAnsiTheme="majorEastAsia"/>
                <w:sz w:val="18"/>
                <w:szCs w:val="18"/>
                <w:lang w:eastAsia="zh-CN"/>
              </w:rPr>
              <w:t>数据接收</w:t>
            </w:r>
            <w:r>
              <w:rPr>
                <w:rFonts w:asciiTheme="majorEastAsia" w:eastAsiaTheme="majorEastAsia" w:hAnsiTheme="majorEastAsia" w:hint="eastAsia"/>
                <w:sz w:val="18"/>
                <w:szCs w:val="18"/>
                <w:lang w:eastAsia="zh-CN"/>
              </w:rPr>
              <w:t>接口</w:t>
            </w:r>
          </w:p>
        </w:tc>
        <w:tc>
          <w:tcPr>
            <w:tcW w:w="3119" w:type="dxa"/>
          </w:tcPr>
          <w:p w:rsidR="00DB6BCE" w:rsidRPr="00A45DCE" w:rsidRDefault="00863AAA" w:rsidP="00863AAA">
            <w:pP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接收</w:t>
            </w:r>
            <w:r w:rsidR="00DB6BCE">
              <w:rPr>
                <w:rFonts w:asciiTheme="majorEastAsia" w:eastAsiaTheme="majorEastAsia" w:hAnsiTheme="majorEastAsia" w:hint="eastAsia"/>
                <w:sz w:val="18"/>
                <w:szCs w:val="18"/>
                <w:lang w:eastAsia="zh-CN"/>
              </w:rPr>
              <w:t>经销商在DMS</w:t>
            </w:r>
            <w:r>
              <w:rPr>
                <w:rFonts w:asciiTheme="majorEastAsia" w:eastAsiaTheme="majorEastAsia" w:hAnsiTheme="majorEastAsia" w:hint="eastAsia"/>
                <w:sz w:val="18"/>
                <w:szCs w:val="18"/>
                <w:lang w:eastAsia="zh-CN"/>
              </w:rPr>
              <w:t>发布上报</w:t>
            </w:r>
            <w:r w:rsidR="00DB6BCE">
              <w:rPr>
                <w:rFonts w:asciiTheme="majorEastAsia" w:eastAsiaTheme="majorEastAsia" w:hAnsiTheme="majorEastAsia" w:hint="eastAsia"/>
                <w:sz w:val="18"/>
                <w:szCs w:val="18"/>
                <w:lang w:eastAsia="zh-CN"/>
              </w:rPr>
              <w:t>呆滞件</w:t>
            </w:r>
          </w:p>
        </w:tc>
        <w:tc>
          <w:tcPr>
            <w:tcW w:w="1134" w:type="dxa"/>
          </w:tcPr>
          <w:p w:rsidR="00DB6BCE" w:rsidRPr="00A45DCE" w:rsidRDefault="00DB6BCE" w:rsidP="00C90D99">
            <w:pPr>
              <w:jc w:val="cente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新增</w:t>
            </w:r>
          </w:p>
        </w:tc>
        <w:tc>
          <w:tcPr>
            <w:tcW w:w="1134" w:type="dxa"/>
          </w:tcPr>
          <w:p w:rsidR="00DB6BCE" w:rsidRPr="00314DA5" w:rsidRDefault="00DB6BCE" w:rsidP="00C90D99">
            <w:pPr>
              <w:rPr>
                <w:rFonts w:asciiTheme="majorEastAsia" w:eastAsiaTheme="majorEastAsia" w:hAnsiTheme="majorEastAsia"/>
                <w:sz w:val="18"/>
                <w:szCs w:val="18"/>
                <w:lang w:eastAsia="zh-CN"/>
              </w:rPr>
            </w:pPr>
            <w:r w:rsidRPr="00314DA5">
              <w:rPr>
                <w:rFonts w:ascii="宋体" w:hAnsi="宋体" w:hint="eastAsia"/>
                <w:sz w:val="21"/>
                <w:lang w:eastAsia="zh-CN"/>
              </w:rPr>
              <w:t>DMS-&gt;DCS</w:t>
            </w:r>
          </w:p>
        </w:tc>
        <w:tc>
          <w:tcPr>
            <w:tcW w:w="2268" w:type="dxa"/>
          </w:tcPr>
          <w:p w:rsidR="00DB6BCE" w:rsidRPr="00A45DCE" w:rsidRDefault="00DB6BCE" w:rsidP="00C90D99">
            <w:pPr>
              <w:rPr>
                <w:rFonts w:asciiTheme="majorEastAsia" w:eastAsiaTheme="majorEastAsia" w:hAnsiTheme="majorEastAsia"/>
                <w:sz w:val="18"/>
                <w:szCs w:val="18"/>
                <w:lang w:eastAsia="zh-CN"/>
              </w:rPr>
            </w:pPr>
          </w:p>
        </w:tc>
      </w:tr>
      <w:tr w:rsidR="00DB6BCE" w:rsidTr="00C90D99">
        <w:tc>
          <w:tcPr>
            <w:tcW w:w="675" w:type="dxa"/>
          </w:tcPr>
          <w:p w:rsidR="00DB6BCE" w:rsidRDefault="00DB6BCE" w:rsidP="00C90D99">
            <w:pPr>
              <w:jc w:val="cente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3</w:t>
            </w:r>
          </w:p>
        </w:tc>
        <w:tc>
          <w:tcPr>
            <w:tcW w:w="2101" w:type="dxa"/>
          </w:tcPr>
          <w:p w:rsidR="00DB6BCE" w:rsidRDefault="00DB6BCE" w:rsidP="00C90D99">
            <w:pP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总部生成调拨出库单下发接口</w:t>
            </w:r>
          </w:p>
        </w:tc>
        <w:tc>
          <w:tcPr>
            <w:tcW w:w="3119" w:type="dxa"/>
          </w:tcPr>
          <w:p w:rsidR="00DB6BCE" w:rsidRDefault="00DB6BCE" w:rsidP="00C90D99">
            <w:pP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发布经销商确认完调拨申请后，总部自动生成调拨出库单下发给经销商</w:t>
            </w:r>
          </w:p>
        </w:tc>
        <w:tc>
          <w:tcPr>
            <w:tcW w:w="1134" w:type="dxa"/>
          </w:tcPr>
          <w:p w:rsidR="00DB6BCE" w:rsidRDefault="00DB6BCE" w:rsidP="00C90D99">
            <w:pPr>
              <w:jc w:val="cente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新增</w:t>
            </w:r>
          </w:p>
        </w:tc>
        <w:tc>
          <w:tcPr>
            <w:tcW w:w="1134" w:type="dxa"/>
          </w:tcPr>
          <w:p w:rsidR="00DB6BCE" w:rsidRPr="00314DA5" w:rsidRDefault="00DB6BCE" w:rsidP="00C90D99">
            <w:pPr>
              <w:rPr>
                <w:rFonts w:ascii="宋体" w:hAnsi="宋体"/>
                <w:sz w:val="21"/>
                <w:lang w:eastAsia="zh-CN"/>
              </w:rPr>
            </w:pPr>
            <w:r w:rsidRPr="00314DA5">
              <w:rPr>
                <w:rFonts w:ascii="宋体" w:hAnsi="宋体" w:hint="eastAsia"/>
                <w:sz w:val="21"/>
                <w:lang w:eastAsia="zh-CN"/>
              </w:rPr>
              <w:t>DCS-&gt;DMS</w:t>
            </w:r>
          </w:p>
        </w:tc>
        <w:tc>
          <w:tcPr>
            <w:tcW w:w="2268" w:type="dxa"/>
          </w:tcPr>
          <w:p w:rsidR="00DB6BCE" w:rsidRDefault="00DB6BCE" w:rsidP="00C90D99">
            <w:pPr>
              <w:rPr>
                <w:rFonts w:asciiTheme="majorEastAsia" w:eastAsiaTheme="majorEastAsia" w:hAnsiTheme="majorEastAsia"/>
                <w:sz w:val="18"/>
                <w:szCs w:val="18"/>
                <w:lang w:eastAsia="zh-CN"/>
              </w:rPr>
            </w:pPr>
          </w:p>
        </w:tc>
      </w:tr>
      <w:tr w:rsidR="00DB6BCE" w:rsidTr="00C90D99">
        <w:tc>
          <w:tcPr>
            <w:tcW w:w="675" w:type="dxa"/>
          </w:tcPr>
          <w:p w:rsidR="00DB6BCE" w:rsidRDefault="00DB6BCE" w:rsidP="00C90D99">
            <w:pPr>
              <w:jc w:val="cente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lastRenderedPageBreak/>
              <w:t>4</w:t>
            </w:r>
          </w:p>
        </w:tc>
        <w:tc>
          <w:tcPr>
            <w:tcW w:w="2101" w:type="dxa"/>
          </w:tcPr>
          <w:p w:rsidR="00DB6BCE" w:rsidRDefault="00DB6BCE" w:rsidP="00C90D99">
            <w:pP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经销商调拨出库单出库信息上报接口</w:t>
            </w:r>
          </w:p>
        </w:tc>
        <w:tc>
          <w:tcPr>
            <w:tcW w:w="3119" w:type="dxa"/>
          </w:tcPr>
          <w:p w:rsidR="00DB6BCE" w:rsidRDefault="00863AAA" w:rsidP="00863AAA">
            <w:pP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接收DMS上报</w:t>
            </w:r>
            <w:r>
              <w:rPr>
                <w:rFonts w:asciiTheme="majorEastAsia" w:eastAsiaTheme="majorEastAsia" w:hAnsiTheme="majorEastAsia"/>
                <w:sz w:val="18"/>
                <w:szCs w:val="18"/>
                <w:lang w:eastAsia="zh-CN"/>
              </w:rPr>
              <w:t>的</w:t>
            </w:r>
            <w:r w:rsidR="00DB6BCE">
              <w:rPr>
                <w:rFonts w:asciiTheme="majorEastAsia" w:eastAsiaTheme="majorEastAsia" w:hAnsiTheme="majorEastAsia" w:hint="eastAsia"/>
                <w:sz w:val="18"/>
                <w:szCs w:val="18"/>
                <w:lang w:eastAsia="zh-CN"/>
              </w:rPr>
              <w:t>调拨出库时间</w:t>
            </w:r>
            <w:r>
              <w:rPr>
                <w:rFonts w:asciiTheme="majorEastAsia" w:eastAsiaTheme="majorEastAsia" w:hAnsiTheme="majorEastAsia" w:hint="eastAsia"/>
                <w:sz w:val="18"/>
                <w:szCs w:val="18"/>
                <w:lang w:eastAsia="zh-CN"/>
              </w:rPr>
              <w:t>并保存</w:t>
            </w:r>
          </w:p>
        </w:tc>
        <w:tc>
          <w:tcPr>
            <w:tcW w:w="1134" w:type="dxa"/>
          </w:tcPr>
          <w:p w:rsidR="00DB6BCE" w:rsidRDefault="00DB6BCE" w:rsidP="00C90D99">
            <w:pPr>
              <w:jc w:val="cente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新增</w:t>
            </w:r>
          </w:p>
        </w:tc>
        <w:tc>
          <w:tcPr>
            <w:tcW w:w="1134" w:type="dxa"/>
          </w:tcPr>
          <w:p w:rsidR="00DB6BCE" w:rsidRPr="00314DA5" w:rsidRDefault="00DB6BCE" w:rsidP="00C90D99">
            <w:pPr>
              <w:rPr>
                <w:rFonts w:ascii="宋体" w:hAnsi="宋体"/>
                <w:sz w:val="21"/>
                <w:lang w:eastAsia="zh-CN"/>
              </w:rPr>
            </w:pPr>
            <w:r w:rsidRPr="00314DA5">
              <w:rPr>
                <w:rFonts w:ascii="宋体" w:hAnsi="宋体" w:hint="eastAsia"/>
                <w:sz w:val="21"/>
                <w:lang w:eastAsia="zh-CN"/>
              </w:rPr>
              <w:t>DMS-&gt;DCS</w:t>
            </w:r>
          </w:p>
        </w:tc>
        <w:tc>
          <w:tcPr>
            <w:tcW w:w="2268" w:type="dxa"/>
          </w:tcPr>
          <w:p w:rsidR="00DB6BCE" w:rsidRDefault="00DB6BCE" w:rsidP="00C90D99">
            <w:pPr>
              <w:rPr>
                <w:rFonts w:asciiTheme="majorEastAsia" w:eastAsiaTheme="majorEastAsia" w:hAnsiTheme="majorEastAsia"/>
                <w:sz w:val="18"/>
                <w:szCs w:val="18"/>
                <w:lang w:eastAsia="zh-CN"/>
              </w:rPr>
            </w:pPr>
          </w:p>
        </w:tc>
      </w:tr>
      <w:tr w:rsidR="00DB6BCE" w:rsidTr="00C90D99">
        <w:tc>
          <w:tcPr>
            <w:tcW w:w="675" w:type="dxa"/>
          </w:tcPr>
          <w:p w:rsidR="00DB6BCE" w:rsidRDefault="00DB6BCE" w:rsidP="00C90D99">
            <w:pPr>
              <w:jc w:val="cente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5</w:t>
            </w:r>
          </w:p>
        </w:tc>
        <w:tc>
          <w:tcPr>
            <w:tcW w:w="2101" w:type="dxa"/>
          </w:tcPr>
          <w:p w:rsidR="00DB6BCE" w:rsidRDefault="00DB6BCE" w:rsidP="00C90D99">
            <w:pP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调拨入库单下发接口</w:t>
            </w:r>
          </w:p>
        </w:tc>
        <w:tc>
          <w:tcPr>
            <w:tcW w:w="3119" w:type="dxa"/>
          </w:tcPr>
          <w:p w:rsidR="00DB6BCE" w:rsidRPr="000B0873" w:rsidRDefault="00DB6BCE" w:rsidP="009A0CB7">
            <w:pP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总部接收到调拨出库信息后，自动生成调拨入库单并下发</w:t>
            </w:r>
            <w:r w:rsidR="009A0CB7">
              <w:rPr>
                <w:rFonts w:asciiTheme="majorEastAsia" w:eastAsiaTheme="majorEastAsia" w:hAnsiTheme="majorEastAsia" w:hint="eastAsia"/>
                <w:sz w:val="18"/>
                <w:szCs w:val="18"/>
                <w:lang w:eastAsia="zh-CN"/>
              </w:rPr>
              <w:t>申请</w:t>
            </w:r>
            <w:r w:rsidR="009A0CB7">
              <w:rPr>
                <w:rFonts w:asciiTheme="majorEastAsia" w:eastAsiaTheme="majorEastAsia" w:hAnsiTheme="majorEastAsia"/>
                <w:sz w:val="18"/>
                <w:szCs w:val="18"/>
                <w:lang w:eastAsia="zh-CN"/>
              </w:rPr>
              <w:t>经销商</w:t>
            </w:r>
          </w:p>
        </w:tc>
        <w:tc>
          <w:tcPr>
            <w:tcW w:w="1134" w:type="dxa"/>
          </w:tcPr>
          <w:p w:rsidR="00DB6BCE" w:rsidRDefault="00DB6BCE" w:rsidP="00C90D99">
            <w:pPr>
              <w:jc w:val="cente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新增</w:t>
            </w:r>
          </w:p>
        </w:tc>
        <w:tc>
          <w:tcPr>
            <w:tcW w:w="1134" w:type="dxa"/>
          </w:tcPr>
          <w:p w:rsidR="00DB6BCE" w:rsidRPr="00314DA5" w:rsidRDefault="00DB6BCE" w:rsidP="00C90D99">
            <w:pPr>
              <w:rPr>
                <w:rFonts w:ascii="宋体" w:hAnsi="宋体"/>
                <w:sz w:val="21"/>
                <w:lang w:eastAsia="zh-CN"/>
              </w:rPr>
            </w:pPr>
            <w:r w:rsidRPr="00314DA5">
              <w:rPr>
                <w:rFonts w:ascii="宋体" w:hAnsi="宋体" w:hint="eastAsia"/>
                <w:sz w:val="21"/>
                <w:lang w:eastAsia="zh-CN"/>
              </w:rPr>
              <w:t>DCS-&gt;DMS</w:t>
            </w:r>
          </w:p>
        </w:tc>
        <w:tc>
          <w:tcPr>
            <w:tcW w:w="2268" w:type="dxa"/>
          </w:tcPr>
          <w:p w:rsidR="00DB6BCE" w:rsidRDefault="00DB6BCE" w:rsidP="00C90D99">
            <w:pPr>
              <w:rPr>
                <w:rFonts w:asciiTheme="majorEastAsia" w:eastAsiaTheme="majorEastAsia" w:hAnsiTheme="majorEastAsia"/>
                <w:sz w:val="18"/>
                <w:szCs w:val="18"/>
                <w:lang w:eastAsia="zh-CN"/>
              </w:rPr>
            </w:pPr>
          </w:p>
        </w:tc>
      </w:tr>
      <w:tr w:rsidR="00DB6BCE" w:rsidTr="00C90D99">
        <w:tc>
          <w:tcPr>
            <w:tcW w:w="675" w:type="dxa"/>
          </w:tcPr>
          <w:p w:rsidR="00DB6BCE" w:rsidRDefault="00DB6BCE" w:rsidP="00C90D99">
            <w:pPr>
              <w:jc w:val="cente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6</w:t>
            </w:r>
          </w:p>
        </w:tc>
        <w:tc>
          <w:tcPr>
            <w:tcW w:w="2101" w:type="dxa"/>
          </w:tcPr>
          <w:p w:rsidR="00DB6BCE" w:rsidRDefault="00DB6BCE" w:rsidP="009A0CB7">
            <w:pP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呆滞</w:t>
            </w:r>
            <w:proofErr w:type="gramStart"/>
            <w:r>
              <w:rPr>
                <w:rFonts w:asciiTheme="majorEastAsia" w:eastAsiaTheme="majorEastAsia" w:hAnsiTheme="majorEastAsia" w:hint="eastAsia"/>
                <w:sz w:val="18"/>
                <w:szCs w:val="18"/>
                <w:lang w:eastAsia="zh-CN"/>
              </w:rPr>
              <w:t>件取消</w:t>
            </w:r>
            <w:proofErr w:type="gramEnd"/>
            <w:r>
              <w:rPr>
                <w:rFonts w:asciiTheme="majorEastAsia" w:eastAsiaTheme="majorEastAsia" w:hAnsiTheme="majorEastAsia" w:hint="eastAsia"/>
                <w:sz w:val="18"/>
                <w:szCs w:val="18"/>
                <w:lang w:eastAsia="zh-CN"/>
              </w:rPr>
              <w:t>发布</w:t>
            </w:r>
            <w:r w:rsidR="009A0CB7">
              <w:rPr>
                <w:rFonts w:asciiTheme="majorEastAsia" w:eastAsiaTheme="majorEastAsia" w:hAnsiTheme="majorEastAsia" w:hint="eastAsia"/>
                <w:sz w:val="18"/>
                <w:szCs w:val="18"/>
                <w:lang w:eastAsia="zh-CN"/>
              </w:rPr>
              <w:t>下发</w:t>
            </w:r>
            <w:r>
              <w:rPr>
                <w:rFonts w:asciiTheme="majorEastAsia" w:eastAsiaTheme="majorEastAsia" w:hAnsiTheme="majorEastAsia" w:hint="eastAsia"/>
                <w:sz w:val="18"/>
                <w:szCs w:val="18"/>
                <w:lang w:eastAsia="zh-CN"/>
              </w:rPr>
              <w:t>接口</w:t>
            </w:r>
          </w:p>
        </w:tc>
        <w:tc>
          <w:tcPr>
            <w:tcW w:w="3119" w:type="dxa"/>
          </w:tcPr>
          <w:p w:rsidR="00DB6BCE" w:rsidRDefault="009A0CB7" w:rsidP="009A0CB7">
            <w:pP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下发</w:t>
            </w:r>
            <w:r w:rsidR="00966E65">
              <w:rPr>
                <w:rFonts w:asciiTheme="majorEastAsia" w:eastAsiaTheme="majorEastAsia" w:hAnsiTheme="majorEastAsia" w:hint="eastAsia"/>
                <w:sz w:val="18"/>
                <w:szCs w:val="18"/>
                <w:lang w:eastAsia="zh-CN"/>
              </w:rPr>
              <w:t>经销商</w:t>
            </w:r>
            <w:r w:rsidR="00DB6BCE">
              <w:rPr>
                <w:rFonts w:asciiTheme="majorEastAsia" w:eastAsiaTheme="majorEastAsia" w:hAnsiTheme="majorEastAsia" w:hint="eastAsia"/>
                <w:sz w:val="18"/>
                <w:szCs w:val="18"/>
                <w:lang w:eastAsia="zh-CN"/>
              </w:rPr>
              <w:t>取消发布</w:t>
            </w:r>
            <w:r w:rsidR="00966E65">
              <w:rPr>
                <w:rFonts w:asciiTheme="majorEastAsia" w:eastAsiaTheme="majorEastAsia" w:hAnsiTheme="majorEastAsia" w:hint="eastAsia"/>
                <w:sz w:val="18"/>
                <w:szCs w:val="18"/>
                <w:lang w:eastAsia="zh-CN"/>
              </w:rPr>
              <w:t>的</w:t>
            </w:r>
            <w:r>
              <w:rPr>
                <w:rFonts w:asciiTheme="majorEastAsia" w:eastAsiaTheme="majorEastAsia" w:hAnsiTheme="majorEastAsia"/>
                <w:sz w:val="18"/>
                <w:szCs w:val="18"/>
                <w:lang w:eastAsia="zh-CN"/>
              </w:rPr>
              <w:t>呆滞</w:t>
            </w:r>
            <w:proofErr w:type="gramStart"/>
            <w:r>
              <w:rPr>
                <w:rFonts w:asciiTheme="majorEastAsia" w:eastAsiaTheme="majorEastAsia" w:hAnsiTheme="majorEastAsia"/>
                <w:sz w:val="18"/>
                <w:szCs w:val="18"/>
                <w:lang w:eastAsia="zh-CN"/>
              </w:rPr>
              <w:t>件信息</w:t>
            </w:r>
            <w:proofErr w:type="gramEnd"/>
          </w:p>
        </w:tc>
        <w:tc>
          <w:tcPr>
            <w:tcW w:w="1134" w:type="dxa"/>
          </w:tcPr>
          <w:p w:rsidR="00DB6BCE" w:rsidRDefault="00DB6BCE" w:rsidP="00C90D99">
            <w:pPr>
              <w:jc w:val="cente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新增</w:t>
            </w:r>
          </w:p>
        </w:tc>
        <w:tc>
          <w:tcPr>
            <w:tcW w:w="1134" w:type="dxa"/>
          </w:tcPr>
          <w:p w:rsidR="00DB6BCE" w:rsidRPr="00314DA5" w:rsidRDefault="003D1F72" w:rsidP="00C90D99">
            <w:pPr>
              <w:rPr>
                <w:rFonts w:ascii="宋体" w:hAnsi="宋体"/>
                <w:sz w:val="21"/>
                <w:lang w:eastAsia="zh-CN"/>
              </w:rPr>
            </w:pPr>
            <w:r w:rsidRPr="00314DA5">
              <w:rPr>
                <w:rFonts w:ascii="宋体" w:hAnsi="宋体" w:hint="eastAsia"/>
                <w:sz w:val="21"/>
                <w:lang w:eastAsia="zh-CN"/>
              </w:rPr>
              <w:t>DCS-&gt;DMS</w:t>
            </w:r>
          </w:p>
        </w:tc>
        <w:tc>
          <w:tcPr>
            <w:tcW w:w="2268" w:type="dxa"/>
          </w:tcPr>
          <w:p w:rsidR="00DB6BCE" w:rsidRDefault="00DB6BCE" w:rsidP="00C90D99">
            <w:pPr>
              <w:rPr>
                <w:rFonts w:asciiTheme="majorEastAsia" w:eastAsiaTheme="majorEastAsia" w:hAnsiTheme="majorEastAsia"/>
                <w:sz w:val="18"/>
                <w:szCs w:val="18"/>
                <w:lang w:eastAsia="zh-CN"/>
              </w:rPr>
            </w:pPr>
          </w:p>
        </w:tc>
      </w:tr>
      <w:tr w:rsidR="00DB6BCE" w:rsidTr="00C90D99">
        <w:tc>
          <w:tcPr>
            <w:tcW w:w="675" w:type="dxa"/>
          </w:tcPr>
          <w:p w:rsidR="00DB6BCE" w:rsidRDefault="00DB6BCE" w:rsidP="00C90D99">
            <w:pPr>
              <w:jc w:val="cente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7</w:t>
            </w:r>
          </w:p>
        </w:tc>
        <w:tc>
          <w:tcPr>
            <w:tcW w:w="2101" w:type="dxa"/>
          </w:tcPr>
          <w:p w:rsidR="00DB6BCE" w:rsidRDefault="00DB6BCE" w:rsidP="00C90D99">
            <w:pP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调拨出库单作废接口</w:t>
            </w:r>
          </w:p>
        </w:tc>
        <w:tc>
          <w:tcPr>
            <w:tcW w:w="3119" w:type="dxa"/>
          </w:tcPr>
          <w:p w:rsidR="00DB6BCE" w:rsidRDefault="00966E65" w:rsidP="00966E65">
            <w:pP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接收经销商</w:t>
            </w:r>
            <w:r>
              <w:rPr>
                <w:rFonts w:asciiTheme="majorEastAsia" w:eastAsiaTheme="majorEastAsia" w:hAnsiTheme="majorEastAsia"/>
                <w:sz w:val="18"/>
                <w:szCs w:val="18"/>
                <w:lang w:eastAsia="zh-CN"/>
              </w:rPr>
              <w:t>上报的作废</w:t>
            </w:r>
            <w:r w:rsidR="00DB6BCE">
              <w:rPr>
                <w:rFonts w:asciiTheme="majorEastAsia" w:eastAsiaTheme="majorEastAsia" w:hAnsiTheme="majorEastAsia" w:hint="eastAsia"/>
                <w:sz w:val="18"/>
                <w:szCs w:val="18"/>
                <w:lang w:eastAsia="zh-CN"/>
              </w:rPr>
              <w:t>调拨出库单</w:t>
            </w:r>
            <w:r>
              <w:rPr>
                <w:rFonts w:asciiTheme="majorEastAsia" w:eastAsiaTheme="majorEastAsia" w:hAnsiTheme="majorEastAsia" w:hint="eastAsia"/>
                <w:sz w:val="18"/>
                <w:szCs w:val="18"/>
                <w:lang w:eastAsia="zh-CN"/>
              </w:rPr>
              <w:t>信息</w:t>
            </w:r>
            <w:r w:rsidR="00DB6BCE">
              <w:rPr>
                <w:rFonts w:asciiTheme="majorEastAsia" w:eastAsiaTheme="majorEastAsia" w:hAnsiTheme="majorEastAsia" w:hint="eastAsia"/>
                <w:sz w:val="18"/>
                <w:szCs w:val="18"/>
                <w:lang w:eastAsia="zh-CN"/>
              </w:rPr>
              <w:t>，</w:t>
            </w:r>
            <w:r>
              <w:rPr>
                <w:rFonts w:asciiTheme="majorEastAsia" w:eastAsiaTheme="majorEastAsia" w:hAnsiTheme="majorEastAsia" w:hint="eastAsia"/>
                <w:sz w:val="18"/>
                <w:szCs w:val="18"/>
                <w:lang w:eastAsia="zh-CN"/>
              </w:rPr>
              <w:t>并更新</w:t>
            </w:r>
            <w:r>
              <w:rPr>
                <w:rFonts w:asciiTheme="majorEastAsia" w:eastAsiaTheme="majorEastAsia" w:hAnsiTheme="majorEastAsia"/>
                <w:sz w:val="18"/>
                <w:szCs w:val="18"/>
                <w:lang w:eastAsia="zh-CN"/>
              </w:rPr>
              <w:t>呆滞件交易状态</w:t>
            </w:r>
            <w:r w:rsidR="007872CB">
              <w:rPr>
                <w:rFonts w:asciiTheme="majorEastAsia" w:eastAsiaTheme="majorEastAsia" w:hAnsiTheme="majorEastAsia" w:hint="eastAsia"/>
                <w:sz w:val="18"/>
                <w:szCs w:val="18"/>
                <w:lang w:eastAsia="zh-CN"/>
              </w:rPr>
              <w:t>及</w:t>
            </w:r>
            <w:r w:rsidR="007872CB">
              <w:rPr>
                <w:rFonts w:asciiTheme="majorEastAsia" w:eastAsiaTheme="majorEastAsia" w:hAnsiTheme="majorEastAsia"/>
                <w:sz w:val="18"/>
                <w:szCs w:val="18"/>
                <w:lang w:eastAsia="zh-CN"/>
              </w:rPr>
              <w:t>数量</w:t>
            </w:r>
          </w:p>
        </w:tc>
        <w:tc>
          <w:tcPr>
            <w:tcW w:w="1134" w:type="dxa"/>
          </w:tcPr>
          <w:p w:rsidR="00DB6BCE" w:rsidRDefault="00DB6BCE" w:rsidP="00C90D99">
            <w:pPr>
              <w:jc w:val="cente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新增</w:t>
            </w:r>
          </w:p>
        </w:tc>
        <w:tc>
          <w:tcPr>
            <w:tcW w:w="1134" w:type="dxa"/>
          </w:tcPr>
          <w:p w:rsidR="00DB6BCE" w:rsidRPr="00314DA5" w:rsidRDefault="00DB6BCE" w:rsidP="00C90D99">
            <w:pPr>
              <w:rPr>
                <w:rFonts w:ascii="宋体" w:hAnsi="宋体"/>
                <w:sz w:val="21"/>
                <w:lang w:eastAsia="zh-CN"/>
              </w:rPr>
            </w:pPr>
            <w:r w:rsidRPr="00314DA5">
              <w:rPr>
                <w:rFonts w:ascii="宋体" w:hAnsi="宋体" w:hint="eastAsia"/>
                <w:sz w:val="21"/>
                <w:lang w:eastAsia="zh-CN"/>
              </w:rPr>
              <w:t>DMS-&gt;DCS</w:t>
            </w:r>
          </w:p>
        </w:tc>
        <w:tc>
          <w:tcPr>
            <w:tcW w:w="2268" w:type="dxa"/>
          </w:tcPr>
          <w:p w:rsidR="00DB6BCE" w:rsidRDefault="00DB6BCE" w:rsidP="00C90D99">
            <w:pP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该功能主要是更新交易平台的配件数量</w:t>
            </w:r>
          </w:p>
        </w:tc>
      </w:tr>
      <w:tr w:rsidR="00DB6BCE" w:rsidTr="00C90D99">
        <w:tc>
          <w:tcPr>
            <w:tcW w:w="675" w:type="dxa"/>
          </w:tcPr>
          <w:p w:rsidR="00DB6BCE" w:rsidRDefault="00DB6BCE" w:rsidP="00C90D99">
            <w:pPr>
              <w:jc w:val="cente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8</w:t>
            </w:r>
          </w:p>
        </w:tc>
        <w:tc>
          <w:tcPr>
            <w:tcW w:w="2101" w:type="dxa"/>
          </w:tcPr>
          <w:p w:rsidR="00DB6BCE" w:rsidRDefault="00DB6BCE" w:rsidP="00FD31FD">
            <w:pP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DMS</w:t>
            </w:r>
            <w:r w:rsidR="00FD31FD">
              <w:rPr>
                <w:rFonts w:asciiTheme="majorEastAsia" w:eastAsiaTheme="majorEastAsia" w:hAnsiTheme="majorEastAsia" w:hint="eastAsia"/>
                <w:sz w:val="18"/>
                <w:szCs w:val="18"/>
                <w:lang w:eastAsia="zh-CN"/>
              </w:rPr>
              <w:t>出库时</w:t>
            </w:r>
            <w:r>
              <w:rPr>
                <w:rFonts w:asciiTheme="majorEastAsia" w:eastAsiaTheme="majorEastAsia" w:hAnsiTheme="majorEastAsia" w:hint="eastAsia"/>
                <w:sz w:val="18"/>
                <w:szCs w:val="18"/>
                <w:lang w:eastAsia="zh-CN"/>
              </w:rPr>
              <w:t>，更新交易平台呆滞件数量上报接口</w:t>
            </w:r>
          </w:p>
        </w:tc>
        <w:tc>
          <w:tcPr>
            <w:tcW w:w="3119" w:type="dxa"/>
          </w:tcPr>
          <w:p w:rsidR="00DB6BCE" w:rsidRDefault="00966E65" w:rsidP="00966E65">
            <w:pP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接收经销商</w:t>
            </w:r>
            <w:r>
              <w:rPr>
                <w:rFonts w:asciiTheme="majorEastAsia" w:eastAsiaTheme="majorEastAsia" w:hAnsiTheme="majorEastAsia"/>
                <w:sz w:val="18"/>
                <w:szCs w:val="18"/>
                <w:lang w:eastAsia="zh-CN"/>
              </w:rPr>
              <w:t>上报的呆滞件数量</w:t>
            </w:r>
            <w:r>
              <w:rPr>
                <w:rFonts w:asciiTheme="majorEastAsia" w:eastAsiaTheme="majorEastAsia" w:hAnsiTheme="majorEastAsia" w:hint="eastAsia"/>
                <w:sz w:val="18"/>
                <w:szCs w:val="18"/>
                <w:lang w:eastAsia="zh-CN"/>
              </w:rPr>
              <w:t>并</w:t>
            </w:r>
            <w:r>
              <w:rPr>
                <w:rFonts w:asciiTheme="majorEastAsia" w:eastAsiaTheme="majorEastAsia" w:hAnsiTheme="majorEastAsia"/>
                <w:sz w:val="18"/>
                <w:szCs w:val="18"/>
                <w:lang w:eastAsia="zh-CN"/>
              </w:rPr>
              <w:t>更新</w:t>
            </w:r>
            <w:r w:rsidR="00DB6BCE">
              <w:rPr>
                <w:rFonts w:asciiTheme="majorEastAsia" w:eastAsiaTheme="majorEastAsia" w:hAnsiTheme="majorEastAsia" w:hint="eastAsia"/>
                <w:sz w:val="18"/>
                <w:szCs w:val="18"/>
                <w:lang w:eastAsia="zh-CN"/>
              </w:rPr>
              <w:t>交易平台</w:t>
            </w:r>
            <w:r>
              <w:rPr>
                <w:rFonts w:asciiTheme="majorEastAsia" w:eastAsiaTheme="majorEastAsia" w:hAnsiTheme="majorEastAsia" w:hint="eastAsia"/>
                <w:sz w:val="18"/>
                <w:szCs w:val="18"/>
                <w:lang w:eastAsia="zh-CN"/>
              </w:rPr>
              <w:t>数据</w:t>
            </w:r>
            <w:r>
              <w:rPr>
                <w:rFonts w:asciiTheme="majorEastAsia" w:eastAsiaTheme="majorEastAsia" w:hAnsiTheme="majorEastAsia"/>
                <w:sz w:val="18"/>
                <w:szCs w:val="18"/>
                <w:lang w:eastAsia="zh-CN"/>
              </w:rPr>
              <w:t>展示</w:t>
            </w:r>
          </w:p>
        </w:tc>
        <w:tc>
          <w:tcPr>
            <w:tcW w:w="1134" w:type="dxa"/>
          </w:tcPr>
          <w:p w:rsidR="00DB6BCE" w:rsidRDefault="00DB6BCE" w:rsidP="00C90D99">
            <w:pPr>
              <w:jc w:val="cente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新增</w:t>
            </w:r>
          </w:p>
        </w:tc>
        <w:tc>
          <w:tcPr>
            <w:tcW w:w="1134" w:type="dxa"/>
          </w:tcPr>
          <w:p w:rsidR="00DB6BCE" w:rsidRPr="00314DA5" w:rsidRDefault="00DB6BCE" w:rsidP="00C90D99">
            <w:pPr>
              <w:rPr>
                <w:rFonts w:ascii="宋体" w:hAnsi="宋体"/>
                <w:sz w:val="21"/>
                <w:lang w:eastAsia="zh-CN"/>
              </w:rPr>
            </w:pPr>
            <w:r w:rsidRPr="00314DA5">
              <w:rPr>
                <w:rFonts w:ascii="宋体" w:hAnsi="宋体" w:hint="eastAsia"/>
                <w:sz w:val="21"/>
                <w:lang w:eastAsia="zh-CN"/>
              </w:rPr>
              <w:t>DMS-&gt;DCS</w:t>
            </w:r>
          </w:p>
        </w:tc>
        <w:tc>
          <w:tcPr>
            <w:tcW w:w="2268" w:type="dxa"/>
          </w:tcPr>
          <w:p w:rsidR="00DB6BCE" w:rsidRDefault="00DB6BCE" w:rsidP="00C90D99">
            <w:pPr>
              <w:rPr>
                <w:rFonts w:asciiTheme="majorEastAsia" w:eastAsiaTheme="majorEastAsia" w:hAnsiTheme="majorEastAsia"/>
                <w:sz w:val="18"/>
                <w:szCs w:val="18"/>
                <w:lang w:eastAsia="zh-CN"/>
              </w:rPr>
            </w:pPr>
          </w:p>
        </w:tc>
      </w:tr>
      <w:tr w:rsidR="00DB6BCE" w:rsidTr="00C90D99">
        <w:tc>
          <w:tcPr>
            <w:tcW w:w="675" w:type="dxa"/>
          </w:tcPr>
          <w:p w:rsidR="00DB6BCE" w:rsidRDefault="00DB6BCE" w:rsidP="00C90D99">
            <w:pPr>
              <w:jc w:val="cente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9</w:t>
            </w:r>
          </w:p>
        </w:tc>
        <w:tc>
          <w:tcPr>
            <w:tcW w:w="2101" w:type="dxa"/>
          </w:tcPr>
          <w:p w:rsidR="00DB6BCE" w:rsidRDefault="00DB6BCE" w:rsidP="00C90D99">
            <w:pP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呆滞件平台呆滞件下架上报接口</w:t>
            </w:r>
          </w:p>
        </w:tc>
        <w:tc>
          <w:tcPr>
            <w:tcW w:w="3119" w:type="dxa"/>
          </w:tcPr>
          <w:p w:rsidR="00DB6BCE" w:rsidRDefault="003467A0" w:rsidP="003467A0">
            <w:pP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接收</w:t>
            </w:r>
            <w:r>
              <w:rPr>
                <w:rFonts w:asciiTheme="majorEastAsia" w:eastAsiaTheme="majorEastAsia" w:hAnsiTheme="majorEastAsia"/>
                <w:sz w:val="18"/>
                <w:szCs w:val="18"/>
                <w:lang w:eastAsia="zh-CN"/>
              </w:rPr>
              <w:t>经销商上报的呆滞件数量，并</w:t>
            </w:r>
            <w:r w:rsidR="00DB6BCE">
              <w:rPr>
                <w:rFonts w:asciiTheme="majorEastAsia" w:eastAsiaTheme="majorEastAsia" w:hAnsiTheme="majorEastAsia" w:hint="eastAsia"/>
                <w:sz w:val="18"/>
                <w:szCs w:val="18"/>
                <w:lang w:eastAsia="zh-CN"/>
              </w:rPr>
              <w:t>自动下架</w:t>
            </w:r>
            <w:r>
              <w:rPr>
                <w:rFonts w:asciiTheme="majorEastAsia" w:eastAsiaTheme="majorEastAsia" w:hAnsiTheme="majorEastAsia" w:hint="eastAsia"/>
                <w:sz w:val="18"/>
                <w:szCs w:val="18"/>
                <w:lang w:eastAsia="zh-CN"/>
              </w:rPr>
              <w:t>该呆滞品</w:t>
            </w:r>
          </w:p>
        </w:tc>
        <w:tc>
          <w:tcPr>
            <w:tcW w:w="1134" w:type="dxa"/>
          </w:tcPr>
          <w:p w:rsidR="00DB6BCE" w:rsidRDefault="00DB6BCE" w:rsidP="00C90D99">
            <w:pPr>
              <w:jc w:val="cente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新增</w:t>
            </w:r>
          </w:p>
        </w:tc>
        <w:tc>
          <w:tcPr>
            <w:tcW w:w="1134" w:type="dxa"/>
          </w:tcPr>
          <w:p w:rsidR="00DB6BCE" w:rsidRPr="00314DA5" w:rsidRDefault="00DB6BCE" w:rsidP="00C90D99">
            <w:pPr>
              <w:rPr>
                <w:rFonts w:ascii="宋体" w:hAnsi="宋体"/>
                <w:sz w:val="21"/>
                <w:lang w:eastAsia="zh-CN"/>
              </w:rPr>
            </w:pPr>
            <w:r w:rsidRPr="00314DA5">
              <w:rPr>
                <w:rFonts w:ascii="宋体" w:hAnsi="宋体" w:hint="eastAsia"/>
                <w:sz w:val="21"/>
                <w:lang w:eastAsia="zh-CN"/>
              </w:rPr>
              <w:t>DMS-&gt;DCS</w:t>
            </w:r>
          </w:p>
        </w:tc>
        <w:tc>
          <w:tcPr>
            <w:tcW w:w="2268" w:type="dxa"/>
          </w:tcPr>
          <w:p w:rsidR="00DB6BCE" w:rsidRDefault="00DB6BCE" w:rsidP="00C90D99">
            <w:pPr>
              <w:rPr>
                <w:rFonts w:asciiTheme="majorEastAsia" w:eastAsiaTheme="majorEastAsia" w:hAnsiTheme="majorEastAsia"/>
                <w:sz w:val="18"/>
                <w:szCs w:val="18"/>
                <w:lang w:eastAsia="zh-CN"/>
              </w:rPr>
            </w:pPr>
          </w:p>
        </w:tc>
      </w:tr>
      <w:tr w:rsidR="00DB6BCE" w:rsidTr="00C90D99">
        <w:tc>
          <w:tcPr>
            <w:tcW w:w="675" w:type="dxa"/>
          </w:tcPr>
          <w:p w:rsidR="00DB6BCE" w:rsidRDefault="00DB6BCE" w:rsidP="00C90D99">
            <w:pPr>
              <w:jc w:val="cente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10</w:t>
            </w:r>
          </w:p>
        </w:tc>
        <w:tc>
          <w:tcPr>
            <w:tcW w:w="2101" w:type="dxa"/>
          </w:tcPr>
          <w:p w:rsidR="00DB6BCE" w:rsidRDefault="00991C25" w:rsidP="00C90D99">
            <w:pP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呆滞品平台呆滞件下架</w:t>
            </w:r>
            <w:r w:rsidR="00DB6BCE">
              <w:rPr>
                <w:rFonts w:asciiTheme="majorEastAsia" w:eastAsiaTheme="majorEastAsia" w:hAnsiTheme="majorEastAsia" w:hint="eastAsia"/>
                <w:sz w:val="18"/>
                <w:szCs w:val="18"/>
                <w:lang w:eastAsia="zh-CN"/>
              </w:rPr>
              <w:t>接口</w:t>
            </w:r>
          </w:p>
        </w:tc>
        <w:tc>
          <w:tcPr>
            <w:tcW w:w="3119" w:type="dxa"/>
          </w:tcPr>
          <w:p w:rsidR="00DB6BCE" w:rsidRDefault="00DB6BCE" w:rsidP="00C90D99">
            <w:pP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总部</w:t>
            </w:r>
            <w:proofErr w:type="gramStart"/>
            <w:r>
              <w:rPr>
                <w:rFonts w:asciiTheme="majorEastAsia" w:eastAsiaTheme="majorEastAsia" w:hAnsiTheme="majorEastAsia" w:hint="eastAsia"/>
                <w:sz w:val="18"/>
                <w:szCs w:val="18"/>
                <w:lang w:eastAsia="zh-CN"/>
              </w:rPr>
              <w:t>端根据</w:t>
            </w:r>
            <w:proofErr w:type="gramEnd"/>
            <w:r>
              <w:rPr>
                <w:rFonts w:asciiTheme="majorEastAsia" w:eastAsiaTheme="majorEastAsia" w:hAnsiTheme="majorEastAsia" w:hint="eastAsia"/>
                <w:sz w:val="18"/>
                <w:szCs w:val="18"/>
                <w:lang w:eastAsia="zh-CN"/>
              </w:rPr>
              <w:t>有效期（3个月）会定时更新交易平台的呆滞件，若超过有效期，则触发下架接口</w:t>
            </w:r>
          </w:p>
        </w:tc>
        <w:tc>
          <w:tcPr>
            <w:tcW w:w="1134" w:type="dxa"/>
          </w:tcPr>
          <w:p w:rsidR="00DB6BCE" w:rsidRDefault="00DB6BCE" w:rsidP="00C90D99">
            <w:pPr>
              <w:jc w:val="cente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新增</w:t>
            </w:r>
          </w:p>
        </w:tc>
        <w:tc>
          <w:tcPr>
            <w:tcW w:w="1134" w:type="dxa"/>
          </w:tcPr>
          <w:p w:rsidR="00DB6BCE" w:rsidRPr="00314DA5" w:rsidRDefault="00DB6BCE" w:rsidP="00C90D99">
            <w:pPr>
              <w:rPr>
                <w:rFonts w:ascii="宋体" w:hAnsi="宋体"/>
                <w:sz w:val="21"/>
                <w:lang w:eastAsia="zh-CN"/>
              </w:rPr>
            </w:pPr>
            <w:r w:rsidRPr="00314DA5">
              <w:rPr>
                <w:rFonts w:ascii="宋体" w:hAnsi="宋体" w:hint="eastAsia"/>
                <w:sz w:val="21"/>
                <w:lang w:eastAsia="zh-CN"/>
              </w:rPr>
              <w:t>DCS-&gt;DMS</w:t>
            </w:r>
          </w:p>
        </w:tc>
        <w:tc>
          <w:tcPr>
            <w:tcW w:w="2268" w:type="dxa"/>
          </w:tcPr>
          <w:p w:rsidR="00DB6BCE" w:rsidRDefault="00DB6BCE" w:rsidP="00C90D99">
            <w:pPr>
              <w:rPr>
                <w:rFonts w:asciiTheme="majorEastAsia" w:eastAsiaTheme="majorEastAsia" w:hAnsiTheme="majorEastAsia"/>
                <w:sz w:val="18"/>
                <w:szCs w:val="18"/>
                <w:lang w:eastAsia="zh-CN"/>
              </w:rPr>
            </w:pPr>
          </w:p>
        </w:tc>
      </w:tr>
      <w:tr w:rsidR="00A9315B" w:rsidTr="00C90D99">
        <w:tc>
          <w:tcPr>
            <w:tcW w:w="675" w:type="dxa"/>
          </w:tcPr>
          <w:p w:rsidR="00A9315B" w:rsidRDefault="00A9315B" w:rsidP="00C90D99">
            <w:pPr>
              <w:jc w:val="cente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11</w:t>
            </w:r>
          </w:p>
        </w:tc>
        <w:tc>
          <w:tcPr>
            <w:tcW w:w="2101" w:type="dxa"/>
          </w:tcPr>
          <w:p w:rsidR="00A9315B" w:rsidRDefault="00A9315B" w:rsidP="00C90D99">
            <w:pP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经销商实时</w:t>
            </w:r>
            <w:r>
              <w:rPr>
                <w:rFonts w:asciiTheme="majorEastAsia" w:eastAsiaTheme="majorEastAsia" w:hAnsiTheme="majorEastAsia"/>
                <w:sz w:val="18"/>
                <w:szCs w:val="18"/>
                <w:lang w:eastAsia="zh-CN"/>
              </w:rPr>
              <w:t>库存接口</w:t>
            </w:r>
          </w:p>
        </w:tc>
        <w:tc>
          <w:tcPr>
            <w:tcW w:w="3119" w:type="dxa"/>
          </w:tcPr>
          <w:p w:rsidR="00A9315B" w:rsidRDefault="00A9315B" w:rsidP="00A9315B">
            <w:pP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增加</w:t>
            </w:r>
            <w:r>
              <w:rPr>
                <w:rFonts w:asciiTheme="majorEastAsia" w:eastAsiaTheme="majorEastAsia" w:hAnsiTheme="majorEastAsia"/>
                <w:sz w:val="18"/>
                <w:szCs w:val="18"/>
                <w:lang w:eastAsia="zh-CN"/>
              </w:rPr>
              <w:t>字段</w:t>
            </w:r>
            <w:r>
              <w:rPr>
                <w:rFonts w:asciiTheme="majorEastAsia" w:eastAsiaTheme="majorEastAsia" w:hAnsiTheme="majorEastAsia" w:hint="eastAsia"/>
                <w:sz w:val="18"/>
                <w:szCs w:val="18"/>
                <w:lang w:eastAsia="zh-CN"/>
              </w:rPr>
              <w:t>【最近出库</w:t>
            </w:r>
            <w:r>
              <w:rPr>
                <w:rFonts w:asciiTheme="majorEastAsia" w:eastAsiaTheme="majorEastAsia" w:hAnsiTheme="majorEastAsia"/>
                <w:sz w:val="18"/>
                <w:szCs w:val="18"/>
                <w:lang w:eastAsia="zh-CN"/>
              </w:rPr>
              <w:t>日期】</w:t>
            </w:r>
            <w:r>
              <w:rPr>
                <w:rFonts w:asciiTheme="majorEastAsia" w:eastAsiaTheme="majorEastAsia" w:hAnsiTheme="majorEastAsia" w:hint="eastAsia"/>
                <w:sz w:val="18"/>
                <w:szCs w:val="18"/>
                <w:lang w:eastAsia="zh-CN"/>
              </w:rPr>
              <w:t>【呆滞品</w:t>
            </w:r>
            <w:r>
              <w:rPr>
                <w:rFonts w:asciiTheme="majorEastAsia" w:eastAsiaTheme="majorEastAsia" w:hAnsiTheme="majorEastAsia"/>
                <w:sz w:val="18"/>
                <w:szCs w:val="18"/>
                <w:lang w:eastAsia="zh-CN"/>
              </w:rPr>
              <w:t>属性</w:t>
            </w:r>
            <w:r>
              <w:rPr>
                <w:rFonts w:asciiTheme="majorEastAsia" w:eastAsiaTheme="majorEastAsia" w:hAnsiTheme="majorEastAsia" w:hint="eastAsia"/>
                <w:sz w:val="18"/>
                <w:szCs w:val="18"/>
                <w:lang w:eastAsia="zh-CN"/>
              </w:rPr>
              <w:t>】</w:t>
            </w:r>
          </w:p>
        </w:tc>
        <w:tc>
          <w:tcPr>
            <w:tcW w:w="1134" w:type="dxa"/>
          </w:tcPr>
          <w:p w:rsidR="00A9315B" w:rsidRDefault="00A9315B" w:rsidP="00C90D99">
            <w:pPr>
              <w:jc w:val="cente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调整</w:t>
            </w:r>
          </w:p>
        </w:tc>
        <w:tc>
          <w:tcPr>
            <w:tcW w:w="1134" w:type="dxa"/>
          </w:tcPr>
          <w:p w:rsidR="00A9315B" w:rsidRPr="00314DA5" w:rsidRDefault="00A9315B" w:rsidP="00C90D99">
            <w:pPr>
              <w:rPr>
                <w:rFonts w:ascii="宋体" w:hAnsi="宋体"/>
                <w:sz w:val="21"/>
                <w:lang w:eastAsia="zh-CN"/>
              </w:rPr>
            </w:pPr>
            <w:r w:rsidRPr="00314DA5">
              <w:rPr>
                <w:rFonts w:ascii="宋体" w:hAnsi="宋体" w:hint="eastAsia"/>
                <w:sz w:val="21"/>
                <w:lang w:eastAsia="zh-CN"/>
              </w:rPr>
              <w:t>DMS-&gt;DCS</w:t>
            </w:r>
          </w:p>
        </w:tc>
        <w:tc>
          <w:tcPr>
            <w:tcW w:w="2268" w:type="dxa"/>
          </w:tcPr>
          <w:p w:rsidR="00A9315B" w:rsidRDefault="00A9315B" w:rsidP="00C90D99">
            <w:pPr>
              <w:rPr>
                <w:rFonts w:asciiTheme="majorEastAsia" w:eastAsiaTheme="majorEastAsia" w:hAnsiTheme="majorEastAsia"/>
                <w:sz w:val="18"/>
                <w:szCs w:val="18"/>
                <w:lang w:eastAsia="zh-CN"/>
              </w:rPr>
            </w:pPr>
          </w:p>
        </w:tc>
      </w:tr>
    </w:tbl>
    <w:p w:rsidR="00706E0E" w:rsidRPr="006F130F" w:rsidRDefault="006F130F" w:rsidP="006F130F">
      <w:pPr>
        <w:pStyle w:val="30"/>
        <w:rPr>
          <w:sz w:val="24"/>
        </w:rPr>
      </w:pPr>
      <w:bookmarkStart w:id="134" w:name="_Toc453839648"/>
      <w:bookmarkStart w:id="135" w:name="_Toc457987659"/>
      <w:r w:rsidRPr="006F130F">
        <w:rPr>
          <w:sz w:val="24"/>
        </w:rPr>
        <w:t>4.1</w:t>
      </w:r>
      <w:r w:rsidR="00C85AB6">
        <w:rPr>
          <w:sz w:val="24"/>
        </w:rPr>
        <w:t>3</w:t>
      </w:r>
      <w:r w:rsidRPr="006F130F">
        <w:rPr>
          <w:sz w:val="24"/>
        </w:rPr>
        <w:t>.</w:t>
      </w:r>
      <w:r w:rsidR="00DD4937">
        <w:rPr>
          <w:sz w:val="24"/>
        </w:rPr>
        <w:t>2</w:t>
      </w:r>
      <w:r w:rsidRPr="006F130F">
        <w:rPr>
          <w:sz w:val="24"/>
        </w:rPr>
        <w:t xml:space="preserve"> </w:t>
      </w:r>
      <w:r w:rsidR="00706E0E" w:rsidRPr="006F130F">
        <w:rPr>
          <w:rFonts w:hint="eastAsia"/>
          <w:sz w:val="24"/>
        </w:rPr>
        <w:t>D</w:t>
      </w:r>
      <w:r w:rsidR="00706E0E" w:rsidRPr="006F130F">
        <w:rPr>
          <w:sz w:val="24"/>
        </w:rPr>
        <w:t>M</w:t>
      </w:r>
      <w:r w:rsidR="00706E0E" w:rsidRPr="006F130F">
        <w:rPr>
          <w:rFonts w:hint="eastAsia"/>
          <w:sz w:val="24"/>
        </w:rPr>
        <w:t>S接口清单：</w:t>
      </w:r>
      <w:bookmarkEnd w:id="134"/>
      <w:bookmarkEnd w:id="135"/>
    </w:p>
    <w:tbl>
      <w:tblPr>
        <w:tblStyle w:val="af"/>
        <w:tblW w:w="10431" w:type="dxa"/>
        <w:tblInd w:w="-459" w:type="dxa"/>
        <w:tblLook w:val="04A0" w:firstRow="1" w:lastRow="0" w:firstColumn="1" w:lastColumn="0" w:noHBand="0" w:noVBand="1"/>
      </w:tblPr>
      <w:tblGrid>
        <w:gridCol w:w="675"/>
        <w:gridCol w:w="2101"/>
        <w:gridCol w:w="3119"/>
        <w:gridCol w:w="1134"/>
        <w:gridCol w:w="1134"/>
        <w:gridCol w:w="2268"/>
      </w:tblGrid>
      <w:tr w:rsidR="00706E0E" w:rsidTr="004656A0">
        <w:tc>
          <w:tcPr>
            <w:tcW w:w="675" w:type="dxa"/>
            <w:shd w:val="clear" w:color="auto" w:fill="auto"/>
          </w:tcPr>
          <w:p w:rsidR="00706E0E" w:rsidRPr="003316F9" w:rsidRDefault="00706E0E" w:rsidP="00C90D99">
            <w:pPr>
              <w:jc w:val="center"/>
              <w:rPr>
                <w:rFonts w:ascii="宋体" w:hAnsi="宋体"/>
                <w:b/>
                <w:sz w:val="21"/>
                <w:lang w:eastAsia="zh-CN"/>
              </w:rPr>
            </w:pPr>
            <w:r w:rsidRPr="003316F9">
              <w:rPr>
                <w:rFonts w:ascii="宋体" w:hAnsi="宋体" w:hint="eastAsia"/>
                <w:b/>
                <w:sz w:val="21"/>
                <w:lang w:eastAsia="zh-CN"/>
              </w:rPr>
              <w:t>编号</w:t>
            </w:r>
          </w:p>
        </w:tc>
        <w:tc>
          <w:tcPr>
            <w:tcW w:w="2101" w:type="dxa"/>
            <w:shd w:val="clear" w:color="auto" w:fill="auto"/>
          </w:tcPr>
          <w:p w:rsidR="00706E0E" w:rsidRPr="003316F9" w:rsidRDefault="00706E0E" w:rsidP="00C90D99">
            <w:pPr>
              <w:jc w:val="center"/>
              <w:rPr>
                <w:rFonts w:ascii="宋体" w:hAnsi="宋体"/>
                <w:b/>
                <w:sz w:val="21"/>
                <w:lang w:eastAsia="zh-CN"/>
              </w:rPr>
            </w:pPr>
            <w:r w:rsidRPr="003316F9">
              <w:rPr>
                <w:rFonts w:ascii="宋体" w:hAnsi="宋体" w:hint="eastAsia"/>
                <w:b/>
                <w:sz w:val="21"/>
                <w:lang w:eastAsia="zh-CN"/>
              </w:rPr>
              <w:t>名称</w:t>
            </w:r>
          </w:p>
        </w:tc>
        <w:tc>
          <w:tcPr>
            <w:tcW w:w="3119" w:type="dxa"/>
            <w:shd w:val="clear" w:color="auto" w:fill="auto"/>
          </w:tcPr>
          <w:p w:rsidR="00706E0E" w:rsidRPr="003316F9" w:rsidRDefault="00706E0E" w:rsidP="00C90D99">
            <w:pPr>
              <w:jc w:val="center"/>
              <w:rPr>
                <w:rFonts w:ascii="宋体" w:hAnsi="宋体"/>
                <w:b/>
                <w:sz w:val="21"/>
                <w:lang w:eastAsia="zh-CN"/>
              </w:rPr>
            </w:pPr>
            <w:r w:rsidRPr="003316F9">
              <w:rPr>
                <w:rFonts w:ascii="宋体" w:hAnsi="宋体" w:hint="eastAsia"/>
                <w:b/>
                <w:sz w:val="21"/>
                <w:lang w:eastAsia="zh-CN"/>
              </w:rPr>
              <w:t>功能说明</w:t>
            </w:r>
          </w:p>
        </w:tc>
        <w:tc>
          <w:tcPr>
            <w:tcW w:w="1134" w:type="dxa"/>
            <w:shd w:val="clear" w:color="auto" w:fill="auto"/>
          </w:tcPr>
          <w:p w:rsidR="00706E0E" w:rsidRPr="003316F9" w:rsidRDefault="00706E0E" w:rsidP="00C90D99">
            <w:pPr>
              <w:jc w:val="center"/>
              <w:rPr>
                <w:rFonts w:ascii="宋体" w:hAnsi="宋体"/>
                <w:b/>
                <w:sz w:val="21"/>
                <w:lang w:eastAsia="zh-CN"/>
              </w:rPr>
            </w:pPr>
            <w:r w:rsidRPr="003316F9">
              <w:rPr>
                <w:rFonts w:ascii="宋体" w:hAnsi="宋体" w:hint="eastAsia"/>
                <w:b/>
                <w:sz w:val="21"/>
                <w:lang w:eastAsia="zh-CN"/>
              </w:rPr>
              <w:t>调整类型</w:t>
            </w:r>
          </w:p>
        </w:tc>
        <w:tc>
          <w:tcPr>
            <w:tcW w:w="1134" w:type="dxa"/>
            <w:shd w:val="clear" w:color="auto" w:fill="auto"/>
          </w:tcPr>
          <w:p w:rsidR="00706E0E" w:rsidRPr="003316F9" w:rsidRDefault="00706E0E" w:rsidP="00C90D99">
            <w:pPr>
              <w:jc w:val="center"/>
              <w:rPr>
                <w:rFonts w:ascii="宋体" w:hAnsi="宋体"/>
                <w:b/>
                <w:sz w:val="21"/>
                <w:lang w:eastAsia="zh-CN"/>
              </w:rPr>
            </w:pPr>
            <w:r w:rsidRPr="003316F9">
              <w:rPr>
                <w:rFonts w:ascii="宋体" w:hAnsi="宋体" w:hint="eastAsia"/>
                <w:b/>
                <w:sz w:val="21"/>
                <w:lang w:eastAsia="zh-CN"/>
              </w:rPr>
              <w:t>接口方向</w:t>
            </w:r>
          </w:p>
        </w:tc>
        <w:tc>
          <w:tcPr>
            <w:tcW w:w="2268" w:type="dxa"/>
            <w:shd w:val="clear" w:color="auto" w:fill="auto"/>
          </w:tcPr>
          <w:p w:rsidR="00706E0E" w:rsidRPr="003316F9" w:rsidRDefault="00706E0E" w:rsidP="00C90D99">
            <w:pPr>
              <w:jc w:val="center"/>
              <w:rPr>
                <w:rFonts w:ascii="宋体" w:hAnsi="宋体"/>
                <w:b/>
                <w:sz w:val="21"/>
                <w:lang w:eastAsia="zh-CN"/>
              </w:rPr>
            </w:pPr>
            <w:r w:rsidRPr="003316F9">
              <w:rPr>
                <w:rFonts w:ascii="宋体" w:hAnsi="宋体" w:hint="eastAsia"/>
                <w:b/>
                <w:sz w:val="21"/>
                <w:lang w:eastAsia="zh-CN"/>
              </w:rPr>
              <w:t>逻辑说明</w:t>
            </w:r>
          </w:p>
        </w:tc>
      </w:tr>
      <w:tr w:rsidR="00706E0E" w:rsidTr="004656A0">
        <w:tc>
          <w:tcPr>
            <w:tcW w:w="675" w:type="dxa"/>
            <w:shd w:val="clear" w:color="auto" w:fill="auto"/>
          </w:tcPr>
          <w:p w:rsidR="00706E0E" w:rsidRPr="003316F9" w:rsidRDefault="00706E0E" w:rsidP="00314DA5">
            <w:pPr>
              <w:jc w:val="center"/>
              <w:rPr>
                <w:rFonts w:ascii="宋体" w:hAnsi="宋体"/>
                <w:b/>
                <w:sz w:val="21"/>
                <w:lang w:eastAsia="zh-CN"/>
              </w:rPr>
            </w:pPr>
            <w:r w:rsidRPr="00096F94">
              <w:rPr>
                <w:rFonts w:asciiTheme="majorEastAsia" w:eastAsiaTheme="majorEastAsia" w:hAnsiTheme="majorEastAsia" w:hint="eastAsia"/>
                <w:sz w:val="18"/>
                <w:szCs w:val="18"/>
                <w:lang w:eastAsia="zh-CN"/>
              </w:rPr>
              <w:t>1</w:t>
            </w:r>
          </w:p>
        </w:tc>
        <w:tc>
          <w:tcPr>
            <w:tcW w:w="2101" w:type="dxa"/>
            <w:shd w:val="clear" w:color="auto" w:fill="auto"/>
          </w:tcPr>
          <w:p w:rsidR="00706E0E" w:rsidRPr="003316F9" w:rsidRDefault="00706E0E" w:rsidP="00C90D99">
            <w:pPr>
              <w:rPr>
                <w:rFonts w:ascii="宋体" w:hAnsi="宋体"/>
                <w:b/>
                <w:sz w:val="21"/>
                <w:lang w:eastAsia="zh-CN"/>
              </w:rPr>
            </w:pPr>
            <w:r>
              <w:rPr>
                <w:rFonts w:asciiTheme="majorEastAsia" w:eastAsiaTheme="majorEastAsia" w:hAnsiTheme="majorEastAsia" w:hint="eastAsia"/>
                <w:sz w:val="18"/>
                <w:szCs w:val="18"/>
                <w:lang w:eastAsia="zh-CN"/>
              </w:rPr>
              <w:t>呆滞件定义接收接口</w:t>
            </w:r>
          </w:p>
        </w:tc>
        <w:tc>
          <w:tcPr>
            <w:tcW w:w="3119" w:type="dxa"/>
            <w:shd w:val="clear" w:color="auto" w:fill="auto"/>
          </w:tcPr>
          <w:p w:rsidR="00706E0E" w:rsidRPr="00096F94" w:rsidRDefault="00706E0E" w:rsidP="00706E0E">
            <w:pPr>
              <w:rPr>
                <w:rFonts w:ascii="宋体" w:hAnsi="宋体"/>
                <w:b/>
                <w:sz w:val="21"/>
                <w:lang w:eastAsia="zh-CN"/>
              </w:rPr>
            </w:pPr>
            <w:r>
              <w:rPr>
                <w:rFonts w:asciiTheme="majorEastAsia" w:eastAsiaTheme="majorEastAsia" w:hAnsiTheme="majorEastAsia" w:hint="eastAsia"/>
                <w:sz w:val="18"/>
                <w:szCs w:val="18"/>
                <w:lang w:eastAsia="zh-CN"/>
              </w:rPr>
              <w:t>DMS接收总部下发的呆滞件定义信息</w:t>
            </w:r>
            <w:r w:rsidRPr="00096F94">
              <w:rPr>
                <w:rFonts w:ascii="宋体" w:hAnsi="宋体"/>
                <w:b/>
                <w:sz w:val="21"/>
                <w:lang w:eastAsia="zh-CN"/>
              </w:rPr>
              <w:t xml:space="preserve"> </w:t>
            </w:r>
          </w:p>
        </w:tc>
        <w:tc>
          <w:tcPr>
            <w:tcW w:w="1134" w:type="dxa"/>
            <w:shd w:val="clear" w:color="auto" w:fill="auto"/>
          </w:tcPr>
          <w:p w:rsidR="00706E0E" w:rsidRPr="003316F9" w:rsidRDefault="00706E0E" w:rsidP="00C90D99">
            <w:pPr>
              <w:jc w:val="center"/>
              <w:rPr>
                <w:rFonts w:ascii="宋体" w:hAnsi="宋体"/>
                <w:b/>
                <w:sz w:val="21"/>
                <w:lang w:eastAsia="zh-CN"/>
              </w:rPr>
            </w:pPr>
            <w:r>
              <w:rPr>
                <w:rFonts w:asciiTheme="majorEastAsia" w:eastAsiaTheme="majorEastAsia" w:hAnsiTheme="majorEastAsia" w:hint="eastAsia"/>
                <w:sz w:val="18"/>
                <w:szCs w:val="18"/>
                <w:lang w:eastAsia="zh-CN"/>
              </w:rPr>
              <w:t>新增</w:t>
            </w:r>
          </w:p>
        </w:tc>
        <w:tc>
          <w:tcPr>
            <w:tcW w:w="1134" w:type="dxa"/>
            <w:shd w:val="clear" w:color="auto" w:fill="auto"/>
          </w:tcPr>
          <w:p w:rsidR="00706E0E" w:rsidRPr="00314DA5" w:rsidRDefault="00706E0E" w:rsidP="00C90D99">
            <w:pPr>
              <w:rPr>
                <w:rFonts w:ascii="宋体" w:hAnsi="宋体"/>
                <w:sz w:val="21"/>
                <w:lang w:eastAsia="zh-CN"/>
              </w:rPr>
            </w:pPr>
            <w:r w:rsidRPr="00314DA5">
              <w:rPr>
                <w:rFonts w:ascii="宋体" w:hAnsi="宋体" w:hint="eastAsia"/>
                <w:sz w:val="21"/>
                <w:lang w:eastAsia="zh-CN"/>
              </w:rPr>
              <w:t>DCS-&gt;DMS</w:t>
            </w:r>
          </w:p>
        </w:tc>
        <w:tc>
          <w:tcPr>
            <w:tcW w:w="2268" w:type="dxa"/>
            <w:shd w:val="clear" w:color="auto" w:fill="auto"/>
          </w:tcPr>
          <w:p w:rsidR="00706E0E" w:rsidRPr="003316F9" w:rsidRDefault="00706E0E" w:rsidP="00C90D99">
            <w:pPr>
              <w:rPr>
                <w:rFonts w:ascii="宋体" w:hAnsi="宋体"/>
                <w:b/>
                <w:sz w:val="21"/>
                <w:lang w:eastAsia="zh-CN"/>
              </w:rPr>
            </w:pPr>
          </w:p>
        </w:tc>
      </w:tr>
      <w:tr w:rsidR="00706E0E" w:rsidTr="004656A0">
        <w:tc>
          <w:tcPr>
            <w:tcW w:w="675" w:type="dxa"/>
          </w:tcPr>
          <w:p w:rsidR="00706E0E" w:rsidRPr="00A45DCE" w:rsidRDefault="00706E0E" w:rsidP="00314DA5">
            <w:pPr>
              <w:jc w:val="cente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2</w:t>
            </w:r>
          </w:p>
        </w:tc>
        <w:tc>
          <w:tcPr>
            <w:tcW w:w="2101" w:type="dxa"/>
          </w:tcPr>
          <w:p w:rsidR="00706E0E" w:rsidRPr="00A45DCE" w:rsidRDefault="00706E0E" w:rsidP="00706E0E">
            <w:pP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DMS呆滞件上报接口</w:t>
            </w:r>
          </w:p>
        </w:tc>
        <w:tc>
          <w:tcPr>
            <w:tcW w:w="3119" w:type="dxa"/>
          </w:tcPr>
          <w:p w:rsidR="00706E0E" w:rsidRPr="00A45DCE" w:rsidRDefault="00706E0E" w:rsidP="00C90D99">
            <w:pP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经销商在DMS进行呆滞</w:t>
            </w:r>
            <w:proofErr w:type="gramStart"/>
            <w:r>
              <w:rPr>
                <w:rFonts w:asciiTheme="majorEastAsia" w:eastAsiaTheme="majorEastAsia" w:hAnsiTheme="majorEastAsia" w:hint="eastAsia"/>
                <w:sz w:val="18"/>
                <w:szCs w:val="18"/>
                <w:lang w:eastAsia="zh-CN"/>
              </w:rPr>
              <w:t>件发布</w:t>
            </w:r>
            <w:proofErr w:type="gramEnd"/>
            <w:r>
              <w:rPr>
                <w:rFonts w:asciiTheme="majorEastAsia" w:eastAsiaTheme="majorEastAsia" w:hAnsiTheme="majorEastAsia" w:hint="eastAsia"/>
                <w:sz w:val="18"/>
                <w:szCs w:val="18"/>
                <w:lang w:eastAsia="zh-CN"/>
              </w:rPr>
              <w:t>上报</w:t>
            </w:r>
          </w:p>
        </w:tc>
        <w:tc>
          <w:tcPr>
            <w:tcW w:w="1134" w:type="dxa"/>
          </w:tcPr>
          <w:p w:rsidR="00706E0E" w:rsidRPr="00A45DCE" w:rsidRDefault="00706E0E" w:rsidP="00C80EF1">
            <w:pPr>
              <w:jc w:val="cente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新增</w:t>
            </w:r>
          </w:p>
        </w:tc>
        <w:tc>
          <w:tcPr>
            <w:tcW w:w="1134" w:type="dxa"/>
          </w:tcPr>
          <w:p w:rsidR="00706E0E" w:rsidRPr="00314DA5" w:rsidRDefault="00706E0E" w:rsidP="00C90D99">
            <w:pPr>
              <w:rPr>
                <w:rFonts w:asciiTheme="majorEastAsia" w:eastAsiaTheme="majorEastAsia" w:hAnsiTheme="majorEastAsia"/>
                <w:sz w:val="18"/>
                <w:szCs w:val="18"/>
                <w:lang w:eastAsia="zh-CN"/>
              </w:rPr>
            </w:pPr>
            <w:r w:rsidRPr="00314DA5">
              <w:rPr>
                <w:rFonts w:ascii="宋体" w:hAnsi="宋体" w:hint="eastAsia"/>
                <w:sz w:val="21"/>
                <w:lang w:eastAsia="zh-CN"/>
              </w:rPr>
              <w:t>DMS-&gt;DCS</w:t>
            </w:r>
          </w:p>
        </w:tc>
        <w:tc>
          <w:tcPr>
            <w:tcW w:w="2268" w:type="dxa"/>
          </w:tcPr>
          <w:p w:rsidR="00706E0E" w:rsidRPr="00A45DCE" w:rsidRDefault="00706E0E" w:rsidP="00C90D99">
            <w:pPr>
              <w:rPr>
                <w:rFonts w:asciiTheme="majorEastAsia" w:eastAsiaTheme="majorEastAsia" w:hAnsiTheme="majorEastAsia"/>
                <w:sz w:val="18"/>
                <w:szCs w:val="18"/>
                <w:lang w:eastAsia="zh-CN"/>
              </w:rPr>
            </w:pPr>
          </w:p>
        </w:tc>
      </w:tr>
      <w:tr w:rsidR="00706E0E" w:rsidTr="004656A0">
        <w:tc>
          <w:tcPr>
            <w:tcW w:w="675" w:type="dxa"/>
          </w:tcPr>
          <w:p w:rsidR="00706E0E" w:rsidRDefault="00706E0E" w:rsidP="00314DA5">
            <w:pPr>
              <w:jc w:val="cente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3</w:t>
            </w:r>
          </w:p>
        </w:tc>
        <w:tc>
          <w:tcPr>
            <w:tcW w:w="2101" w:type="dxa"/>
          </w:tcPr>
          <w:p w:rsidR="00706E0E" w:rsidRDefault="00706E0E" w:rsidP="00C90D99">
            <w:pP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总部生成调拨出库单下发接口</w:t>
            </w:r>
          </w:p>
        </w:tc>
        <w:tc>
          <w:tcPr>
            <w:tcW w:w="3119" w:type="dxa"/>
          </w:tcPr>
          <w:p w:rsidR="00706E0E" w:rsidRDefault="00706E0E" w:rsidP="00C90D99">
            <w:pP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发布经销商确认完调拨申请后，总部自动生成调拨出库单下发给经销商</w:t>
            </w:r>
          </w:p>
        </w:tc>
        <w:tc>
          <w:tcPr>
            <w:tcW w:w="1134" w:type="dxa"/>
          </w:tcPr>
          <w:p w:rsidR="00706E0E" w:rsidRDefault="00706E0E" w:rsidP="00C80EF1">
            <w:pPr>
              <w:jc w:val="cente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新增</w:t>
            </w:r>
          </w:p>
        </w:tc>
        <w:tc>
          <w:tcPr>
            <w:tcW w:w="1134" w:type="dxa"/>
          </w:tcPr>
          <w:p w:rsidR="00706E0E" w:rsidRPr="00314DA5" w:rsidRDefault="00706E0E" w:rsidP="00C90D99">
            <w:pPr>
              <w:rPr>
                <w:rFonts w:ascii="宋体" w:hAnsi="宋体"/>
                <w:sz w:val="21"/>
                <w:lang w:eastAsia="zh-CN"/>
              </w:rPr>
            </w:pPr>
            <w:r w:rsidRPr="00314DA5">
              <w:rPr>
                <w:rFonts w:ascii="宋体" w:hAnsi="宋体" w:hint="eastAsia"/>
                <w:sz w:val="21"/>
                <w:lang w:eastAsia="zh-CN"/>
              </w:rPr>
              <w:t>DCS-&gt;DMS</w:t>
            </w:r>
          </w:p>
        </w:tc>
        <w:tc>
          <w:tcPr>
            <w:tcW w:w="2268" w:type="dxa"/>
          </w:tcPr>
          <w:p w:rsidR="00706E0E" w:rsidRDefault="00706E0E" w:rsidP="00C90D99">
            <w:pPr>
              <w:rPr>
                <w:rFonts w:asciiTheme="majorEastAsia" w:eastAsiaTheme="majorEastAsia" w:hAnsiTheme="majorEastAsia"/>
                <w:sz w:val="18"/>
                <w:szCs w:val="18"/>
                <w:lang w:eastAsia="zh-CN"/>
              </w:rPr>
            </w:pPr>
          </w:p>
        </w:tc>
      </w:tr>
      <w:tr w:rsidR="00706E0E" w:rsidTr="004656A0">
        <w:tc>
          <w:tcPr>
            <w:tcW w:w="675" w:type="dxa"/>
          </w:tcPr>
          <w:p w:rsidR="00706E0E" w:rsidRDefault="00706E0E" w:rsidP="00314DA5">
            <w:pPr>
              <w:jc w:val="cente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4</w:t>
            </w:r>
          </w:p>
        </w:tc>
        <w:tc>
          <w:tcPr>
            <w:tcW w:w="2101" w:type="dxa"/>
          </w:tcPr>
          <w:p w:rsidR="00706E0E" w:rsidRDefault="00706E0E" w:rsidP="00706E0E">
            <w:pP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经销商调拨出库单出库信息上报接口</w:t>
            </w:r>
          </w:p>
        </w:tc>
        <w:tc>
          <w:tcPr>
            <w:tcW w:w="3119" w:type="dxa"/>
          </w:tcPr>
          <w:p w:rsidR="00706E0E" w:rsidRDefault="00706E0E" w:rsidP="00C90D99">
            <w:pP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经销商在DMS做完调拨出库，需要将调拨出库时间上报总部</w:t>
            </w:r>
          </w:p>
        </w:tc>
        <w:tc>
          <w:tcPr>
            <w:tcW w:w="1134" w:type="dxa"/>
          </w:tcPr>
          <w:p w:rsidR="00706E0E" w:rsidRDefault="00706E0E" w:rsidP="00C80EF1">
            <w:pPr>
              <w:jc w:val="cente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新增</w:t>
            </w:r>
          </w:p>
        </w:tc>
        <w:tc>
          <w:tcPr>
            <w:tcW w:w="1134" w:type="dxa"/>
          </w:tcPr>
          <w:p w:rsidR="00706E0E" w:rsidRPr="00314DA5" w:rsidRDefault="00706E0E" w:rsidP="00C90D99">
            <w:pPr>
              <w:rPr>
                <w:rFonts w:ascii="宋体" w:hAnsi="宋体"/>
                <w:sz w:val="21"/>
                <w:lang w:eastAsia="zh-CN"/>
              </w:rPr>
            </w:pPr>
            <w:r w:rsidRPr="00314DA5">
              <w:rPr>
                <w:rFonts w:ascii="宋体" w:hAnsi="宋体" w:hint="eastAsia"/>
                <w:sz w:val="21"/>
                <w:lang w:eastAsia="zh-CN"/>
              </w:rPr>
              <w:t>DMS-&gt;DCS</w:t>
            </w:r>
          </w:p>
        </w:tc>
        <w:tc>
          <w:tcPr>
            <w:tcW w:w="2268" w:type="dxa"/>
          </w:tcPr>
          <w:p w:rsidR="00706E0E" w:rsidRDefault="00706E0E" w:rsidP="00C90D99">
            <w:pPr>
              <w:rPr>
                <w:rFonts w:asciiTheme="majorEastAsia" w:eastAsiaTheme="majorEastAsia" w:hAnsiTheme="majorEastAsia"/>
                <w:sz w:val="18"/>
                <w:szCs w:val="18"/>
                <w:lang w:eastAsia="zh-CN"/>
              </w:rPr>
            </w:pPr>
          </w:p>
        </w:tc>
      </w:tr>
      <w:tr w:rsidR="00706E0E" w:rsidTr="004656A0">
        <w:tc>
          <w:tcPr>
            <w:tcW w:w="675" w:type="dxa"/>
          </w:tcPr>
          <w:p w:rsidR="00706E0E" w:rsidRDefault="00706E0E" w:rsidP="00314DA5">
            <w:pPr>
              <w:jc w:val="cente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5</w:t>
            </w:r>
          </w:p>
        </w:tc>
        <w:tc>
          <w:tcPr>
            <w:tcW w:w="2101" w:type="dxa"/>
          </w:tcPr>
          <w:p w:rsidR="00706E0E" w:rsidRDefault="00706E0E" w:rsidP="00C90D99">
            <w:pP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调拨入库单下发接口</w:t>
            </w:r>
          </w:p>
        </w:tc>
        <w:tc>
          <w:tcPr>
            <w:tcW w:w="3119" w:type="dxa"/>
          </w:tcPr>
          <w:p w:rsidR="00706E0E" w:rsidRPr="000B0873" w:rsidRDefault="00706E0E" w:rsidP="00C90D99">
            <w:pP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总部接收到调拨出库信息后，自动生成调拨入库单并下发DMS</w:t>
            </w:r>
          </w:p>
        </w:tc>
        <w:tc>
          <w:tcPr>
            <w:tcW w:w="1134" w:type="dxa"/>
          </w:tcPr>
          <w:p w:rsidR="00706E0E" w:rsidRDefault="00706E0E" w:rsidP="00C80EF1">
            <w:pPr>
              <w:jc w:val="cente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新增</w:t>
            </w:r>
          </w:p>
        </w:tc>
        <w:tc>
          <w:tcPr>
            <w:tcW w:w="1134" w:type="dxa"/>
          </w:tcPr>
          <w:p w:rsidR="00706E0E" w:rsidRPr="00314DA5" w:rsidRDefault="00706E0E" w:rsidP="00C90D99">
            <w:pPr>
              <w:rPr>
                <w:rFonts w:ascii="宋体" w:hAnsi="宋体"/>
                <w:sz w:val="21"/>
                <w:lang w:eastAsia="zh-CN"/>
              </w:rPr>
            </w:pPr>
            <w:r w:rsidRPr="00314DA5">
              <w:rPr>
                <w:rFonts w:ascii="宋体" w:hAnsi="宋体" w:hint="eastAsia"/>
                <w:sz w:val="21"/>
                <w:lang w:eastAsia="zh-CN"/>
              </w:rPr>
              <w:t>DCS-&gt;DMS</w:t>
            </w:r>
          </w:p>
        </w:tc>
        <w:tc>
          <w:tcPr>
            <w:tcW w:w="2268" w:type="dxa"/>
          </w:tcPr>
          <w:p w:rsidR="00706E0E" w:rsidRDefault="00706E0E" w:rsidP="00C90D99">
            <w:pPr>
              <w:rPr>
                <w:rFonts w:asciiTheme="majorEastAsia" w:eastAsiaTheme="majorEastAsia" w:hAnsiTheme="majorEastAsia"/>
                <w:sz w:val="18"/>
                <w:szCs w:val="18"/>
                <w:lang w:eastAsia="zh-CN"/>
              </w:rPr>
            </w:pPr>
          </w:p>
        </w:tc>
      </w:tr>
      <w:tr w:rsidR="00706E0E" w:rsidTr="004656A0">
        <w:tc>
          <w:tcPr>
            <w:tcW w:w="675" w:type="dxa"/>
          </w:tcPr>
          <w:p w:rsidR="00706E0E" w:rsidRDefault="00706E0E" w:rsidP="00314DA5">
            <w:pPr>
              <w:jc w:val="cente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6</w:t>
            </w:r>
          </w:p>
        </w:tc>
        <w:tc>
          <w:tcPr>
            <w:tcW w:w="2101" w:type="dxa"/>
          </w:tcPr>
          <w:p w:rsidR="00706E0E" w:rsidRDefault="00706E0E" w:rsidP="00C90D99">
            <w:pP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呆滞</w:t>
            </w:r>
            <w:proofErr w:type="gramStart"/>
            <w:r>
              <w:rPr>
                <w:rFonts w:asciiTheme="majorEastAsia" w:eastAsiaTheme="majorEastAsia" w:hAnsiTheme="majorEastAsia" w:hint="eastAsia"/>
                <w:sz w:val="18"/>
                <w:szCs w:val="18"/>
                <w:lang w:eastAsia="zh-CN"/>
              </w:rPr>
              <w:t>件取消</w:t>
            </w:r>
            <w:proofErr w:type="gramEnd"/>
            <w:r>
              <w:rPr>
                <w:rFonts w:asciiTheme="majorEastAsia" w:eastAsiaTheme="majorEastAsia" w:hAnsiTheme="majorEastAsia" w:hint="eastAsia"/>
                <w:sz w:val="18"/>
                <w:szCs w:val="18"/>
                <w:lang w:eastAsia="zh-CN"/>
              </w:rPr>
              <w:t>发布上报接口</w:t>
            </w:r>
          </w:p>
        </w:tc>
        <w:tc>
          <w:tcPr>
            <w:tcW w:w="3119" w:type="dxa"/>
          </w:tcPr>
          <w:p w:rsidR="00706E0E" w:rsidRDefault="00706E0E" w:rsidP="00C90D99">
            <w:pP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已发布的呆滞件，经销商可以取消发布</w:t>
            </w:r>
          </w:p>
        </w:tc>
        <w:tc>
          <w:tcPr>
            <w:tcW w:w="1134" w:type="dxa"/>
          </w:tcPr>
          <w:p w:rsidR="00706E0E" w:rsidRDefault="00706E0E" w:rsidP="00C80EF1">
            <w:pPr>
              <w:jc w:val="cente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新增</w:t>
            </w:r>
          </w:p>
        </w:tc>
        <w:tc>
          <w:tcPr>
            <w:tcW w:w="1134" w:type="dxa"/>
          </w:tcPr>
          <w:p w:rsidR="00706E0E" w:rsidRPr="00314DA5" w:rsidRDefault="00BA2468" w:rsidP="00C90D99">
            <w:pPr>
              <w:rPr>
                <w:rFonts w:ascii="宋体" w:hAnsi="宋体"/>
                <w:sz w:val="21"/>
                <w:lang w:eastAsia="zh-CN"/>
              </w:rPr>
            </w:pPr>
            <w:r w:rsidRPr="00314DA5">
              <w:rPr>
                <w:rFonts w:ascii="宋体" w:hAnsi="宋体" w:hint="eastAsia"/>
                <w:sz w:val="21"/>
                <w:lang w:eastAsia="zh-CN"/>
              </w:rPr>
              <w:t>DCS-&gt;DMS</w:t>
            </w:r>
          </w:p>
        </w:tc>
        <w:tc>
          <w:tcPr>
            <w:tcW w:w="2268" w:type="dxa"/>
          </w:tcPr>
          <w:p w:rsidR="00706E0E" w:rsidRDefault="00706E0E" w:rsidP="00C90D99">
            <w:pPr>
              <w:rPr>
                <w:rFonts w:asciiTheme="majorEastAsia" w:eastAsiaTheme="majorEastAsia" w:hAnsiTheme="majorEastAsia"/>
                <w:sz w:val="18"/>
                <w:szCs w:val="18"/>
                <w:lang w:eastAsia="zh-CN"/>
              </w:rPr>
            </w:pPr>
          </w:p>
        </w:tc>
      </w:tr>
      <w:tr w:rsidR="00706E0E" w:rsidTr="004656A0">
        <w:tc>
          <w:tcPr>
            <w:tcW w:w="675" w:type="dxa"/>
          </w:tcPr>
          <w:p w:rsidR="00706E0E" w:rsidRDefault="00706E0E" w:rsidP="00314DA5">
            <w:pPr>
              <w:jc w:val="cente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7</w:t>
            </w:r>
          </w:p>
        </w:tc>
        <w:tc>
          <w:tcPr>
            <w:tcW w:w="2101" w:type="dxa"/>
          </w:tcPr>
          <w:p w:rsidR="00706E0E" w:rsidRDefault="00706E0E" w:rsidP="00C90D99">
            <w:pP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调拨出库单作废接口</w:t>
            </w:r>
          </w:p>
        </w:tc>
        <w:tc>
          <w:tcPr>
            <w:tcW w:w="3119" w:type="dxa"/>
          </w:tcPr>
          <w:p w:rsidR="00706E0E" w:rsidRDefault="00706E0E" w:rsidP="00C90D99">
            <w:pP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发布经销商可以将生成的调拨出库单作废，作废信息需上报总部</w:t>
            </w:r>
          </w:p>
        </w:tc>
        <w:tc>
          <w:tcPr>
            <w:tcW w:w="1134" w:type="dxa"/>
          </w:tcPr>
          <w:p w:rsidR="00706E0E" w:rsidRDefault="00706E0E" w:rsidP="00C80EF1">
            <w:pPr>
              <w:jc w:val="cente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新增</w:t>
            </w:r>
          </w:p>
        </w:tc>
        <w:tc>
          <w:tcPr>
            <w:tcW w:w="1134" w:type="dxa"/>
          </w:tcPr>
          <w:p w:rsidR="00706E0E" w:rsidRPr="00314DA5" w:rsidRDefault="00706E0E" w:rsidP="00C90D99">
            <w:pPr>
              <w:rPr>
                <w:rFonts w:ascii="宋体" w:hAnsi="宋体"/>
                <w:sz w:val="21"/>
                <w:lang w:eastAsia="zh-CN"/>
              </w:rPr>
            </w:pPr>
            <w:r w:rsidRPr="00314DA5">
              <w:rPr>
                <w:rFonts w:ascii="宋体" w:hAnsi="宋体" w:hint="eastAsia"/>
                <w:sz w:val="21"/>
                <w:lang w:eastAsia="zh-CN"/>
              </w:rPr>
              <w:t>DMS-&gt;DCS</w:t>
            </w:r>
          </w:p>
        </w:tc>
        <w:tc>
          <w:tcPr>
            <w:tcW w:w="2268" w:type="dxa"/>
          </w:tcPr>
          <w:p w:rsidR="00706E0E" w:rsidRDefault="00706E0E" w:rsidP="00C90D99">
            <w:pP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该功能主要是更新交易平台的配件数量</w:t>
            </w:r>
          </w:p>
        </w:tc>
      </w:tr>
      <w:tr w:rsidR="00706E0E" w:rsidTr="004656A0">
        <w:tc>
          <w:tcPr>
            <w:tcW w:w="675" w:type="dxa"/>
          </w:tcPr>
          <w:p w:rsidR="00706E0E" w:rsidRDefault="00706E0E" w:rsidP="00314DA5">
            <w:pPr>
              <w:jc w:val="cente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8</w:t>
            </w:r>
          </w:p>
        </w:tc>
        <w:tc>
          <w:tcPr>
            <w:tcW w:w="2101" w:type="dxa"/>
          </w:tcPr>
          <w:p w:rsidR="00706E0E" w:rsidRDefault="00706E0E" w:rsidP="00C90D99">
            <w:pP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DMS维修/销售发料，更新交易平台呆滞件</w:t>
            </w:r>
            <w:r w:rsidR="009166B8">
              <w:rPr>
                <w:rFonts w:asciiTheme="majorEastAsia" w:eastAsiaTheme="majorEastAsia" w:hAnsiTheme="majorEastAsia" w:hint="eastAsia"/>
                <w:sz w:val="18"/>
                <w:szCs w:val="18"/>
                <w:lang w:eastAsia="zh-CN"/>
              </w:rPr>
              <w:t>数量上报接口</w:t>
            </w:r>
          </w:p>
        </w:tc>
        <w:tc>
          <w:tcPr>
            <w:tcW w:w="3119" w:type="dxa"/>
          </w:tcPr>
          <w:p w:rsidR="00706E0E" w:rsidRDefault="009166B8" w:rsidP="009166B8">
            <w:pP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DMS维修/销售发料，更新交易平台呆滞件数量</w:t>
            </w:r>
          </w:p>
        </w:tc>
        <w:tc>
          <w:tcPr>
            <w:tcW w:w="1134" w:type="dxa"/>
          </w:tcPr>
          <w:p w:rsidR="00706E0E" w:rsidRDefault="009166B8" w:rsidP="00C80EF1">
            <w:pPr>
              <w:jc w:val="cente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新增</w:t>
            </w:r>
          </w:p>
        </w:tc>
        <w:tc>
          <w:tcPr>
            <w:tcW w:w="1134" w:type="dxa"/>
          </w:tcPr>
          <w:p w:rsidR="00706E0E" w:rsidRPr="00314DA5" w:rsidRDefault="009166B8" w:rsidP="00C90D99">
            <w:pPr>
              <w:rPr>
                <w:rFonts w:ascii="宋体" w:hAnsi="宋体"/>
                <w:sz w:val="21"/>
                <w:lang w:eastAsia="zh-CN"/>
              </w:rPr>
            </w:pPr>
            <w:r w:rsidRPr="00314DA5">
              <w:rPr>
                <w:rFonts w:ascii="宋体" w:hAnsi="宋体" w:hint="eastAsia"/>
                <w:sz w:val="21"/>
                <w:lang w:eastAsia="zh-CN"/>
              </w:rPr>
              <w:t>DMS-&gt;DCS</w:t>
            </w:r>
          </w:p>
        </w:tc>
        <w:tc>
          <w:tcPr>
            <w:tcW w:w="2268" w:type="dxa"/>
          </w:tcPr>
          <w:p w:rsidR="00706E0E" w:rsidRDefault="00706E0E" w:rsidP="00C90D99">
            <w:pPr>
              <w:rPr>
                <w:rFonts w:asciiTheme="majorEastAsia" w:eastAsiaTheme="majorEastAsia" w:hAnsiTheme="majorEastAsia"/>
                <w:sz w:val="18"/>
                <w:szCs w:val="18"/>
                <w:lang w:eastAsia="zh-CN"/>
              </w:rPr>
            </w:pPr>
          </w:p>
        </w:tc>
      </w:tr>
      <w:tr w:rsidR="00706E0E" w:rsidTr="004656A0">
        <w:tc>
          <w:tcPr>
            <w:tcW w:w="675" w:type="dxa"/>
          </w:tcPr>
          <w:p w:rsidR="00706E0E" w:rsidRDefault="00706E0E" w:rsidP="00314DA5">
            <w:pPr>
              <w:jc w:val="cente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9</w:t>
            </w:r>
          </w:p>
        </w:tc>
        <w:tc>
          <w:tcPr>
            <w:tcW w:w="2101" w:type="dxa"/>
          </w:tcPr>
          <w:p w:rsidR="00706E0E" w:rsidRDefault="009166B8" w:rsidP="00C90D99">
            <w:pP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呆滞件平台呆滞件下架上报接口</w:t>
            </w:r>
          </w:p>
        </w:tc>
        <w:tc>
          <w:tcPr>
            <w:tcW w:w="3119" w:type="dxa"/>
          </w:tcPr>
          <w:p w:rsidR="00706E0E" w:rsidRDefault="009166B8" w:rsidP="00C90D99">
            <w:pP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若DMS发料后，库存数量为0，则触发呆滞品自动下架接口</w:t>
            </w:r>
          </w:p>
        </w:tc>
        <w:tc>
          <w:tcPr>
            <w:tcW w:w="1134" w:type="dxa"/>
          </w:tcPr>
          <w:p w:rsidR="00706E0E" w:rsidRDefault="009166B8" w:rsidP="00C80EF1">
            <w:pPr>
              <w:jc w:val="cente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新增</w:t>
            </w:r>
          </w:p>
        </w:tc>
        <w:tc>
          <w:tcPr>
            <w:tcW w:w="1134" w:type="dxa"/>
          </w:tcPr>
          <w:p w:rsidR="00706E0E" w:rsidRPr="00314DA5" w:rsidRDefault="009166B8" w:rsidP="00C90D99">
            <w:pPr>
              <w:rPr>
                <w:rFonts w:ascii="宋体" w:hAnsi="宋体"/>
                <w:sz w:val="21"/>
                <w:lang w:eastAsia="zh-CN"/>
              </w:rPr>
            </w:pPr>
            <w:r w:rsidRPr="00314DA5">
              <w:rPr>
                <w:rFonts w:ascii="宋体" w:hAnsi="宋体" w:hint="eastAsia"/>
                <w:sz w:val="21"/>
                <w:lang w:eastAsia="zh-CN"/>
              </w:rPr>
              <w:t>DMS-&gt;DCS</w:t>
            </w:r>
          </w:p>
        </w:tc>
        <w:tc>
          <w:tcPr>
            <w:tcW w:w="2268" w:type="dxa"/>
          </w:tcPr>
          <w:p w:rsidR="00706E0E" w:rsidRDefault="00706E0E" w:rsidP="00C90D99">
            <w:pPr>
              <w:rPr>
                <w:rFonts w:asciiTheme="majorEastAsia" w:eastAsiaTheme="majorEastAsia" w:hAnsiTheme="majorEastAsia"/>
                <w:sz w:val="18"/>
                <w:szCs w:val="18"/>
                <w:lang w:eastAsia="zh-CN"/>
              </w:rPr>
            </w:pPr>
          </w:p>
        </w:tc>
      </w:tr>
      <w:tr w:rsidR="00706E0E" w:rsidTr="004656A0">
        <w:tc>
          <w:tcPr>
            <w:tcW w:w="675" w:type="dxa"/>
          </w:tcPr>
          <w:p w:rsidR="00706E0E" w:rsidRDefault="00706E0E" w:rsidP="00314DA5">
            <w:pPr>
              <w:jc w:val="cente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10</w:t>
            </w:r>
          </w:p>
        </w:tc>
        <w:tc>
          <w:tcPr>
            <w:tcW w:w="2101" w:type="dxa"/>
          </w:tcPr>
          <w:p w:rsidR="00706E0E" w:rsidRDefault="009166B8" w:rsidP="00C90D99">
            <w:pP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呆滞品平台呆滞件下架</w:t>
            </w:r>
            <w:proofErr w:type="gramStart"/>
            <w:r>
              <w:rPr>
                <w:rFonts w:asciiTheme="majorEastAsia" w:eastAsiaTheme="majorEastAsia" w:hAnsiTheme="majorEastAsia" w:hint="eastAsia"/>
                <w:sz w:val="18"/>
                <w:szCs w:val="18"/>
                <w:lang w:eastAsia="zh-CN"/>
              </w:rPr>
              <w:t>接口接口</w:t>
            </w:r>
            <w:proofErr w:type="gramEnd"/>
          </w:p>
        </w:tc>
        <w:tc>
          <w:tcPr>
            <w:tcW w:w="3119" w:type="dxa"/>
          </w:tcPr>
          <w:p w:rsidR="00706E0E" w:rsidRDefault="009166B8" w:rsidP="00C90D99">
            <w:pP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总部</w:t>
            </w:r>
            <w:proofErr w:type="gramStart"/>
            <w:r>
              <w:rPr>
                <w:rFonts w:asciiTheme="majorEastAsia" w:eastAsiaTheme="majorEastAsia" w:hAnsiTheme="majorEastAsia" w:hint="eastAsia"/>
                <w:sz w:val="18"/>
                <w:szCs w:val="18"/>
                <w:lang w:eastAsia="zh-CN"/>
              </w:rPr>
              <w:t>端根据</w:t>
            </w:r>
            <w:proofErr w:type="gramEnd"/>
            <w:r>
              <w:rPr>
                <w:rFonts w:asciiTheme="majorEastAsia" w:eastAsiaTheme="majorEastAsia" w:hAnsiTheme="majorEastAsia" w:hint="eastAsia"/>
                <w:sz w:val="18"/>
                <w:szCs w:val="18"/>
                <w:lang w:eastAsia="zh-CN"/>
              </w:rPr>
              <w:t>有效期（3个月）会定时更新交易平台的呆滞件，若超过有效期，则触发下架接口</w:t>
            </w:r>
          </w:p>
        </w:tc>
        <w:tc>
          <w:tcPr>
            <w:tcW w:w="1134" w:type="dxa"/>
          </w:tcPr>
          <w:p w:rsidR="00706E0E" w:rsidRDefault="009166B8" w:rsidP="00C80EF1">
            <w:pPr>
              <w:jc w:val="cente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新增</w:t>
            </w:r>
          </w:p>
        </w:tc>
        <w:tc>
          <w:tcPr>
            <w:tcW w:w="1134" w:type="dxa"/>
          </w:tcPr>
          <w:p w:rsidR="00706E0E" w:rsidRPr="00314DA5" w:rsidRDefault="00706E0E" w:rsidP="00C90D99">
            <w:pPr>
              <w:rPr>
                <w:rFonts w:ascii="宋体" w:hAnsi="宋体"/>
                <w:sz w:val="21"/>
                <w:lang w:eastAsia="zh-CN"/>
              </w:rPr>
            </w:pPr>
            <w:r w:rsidRPr="00314DA5">
              <w:rPr>
                <w:rFonts w:ascii="宋体" w:hAnsi="宋体" w:hint="eastAsia"/>
                <w:sz w:val="21"/>
                <w:lang w:eastAsia="zh-CN"/>
              </w:rPr>
              <w:t>DCS-&gt;DMS</w:t>
            </w:r>
          </w:p>
        </w:tc>
        <w:tc>
          <w:tcPr>
            <w:tcW w:w="2268" w:type="dxa"/>
          </w:tcPr>
          <w:p w:rsidR="00706E0E" w:rsidRDefault="00706E0E" w:rsidP="00C90D99">
            <w:pPr>
              <w:rPr>
                <w:rFonts w:asciiTheme="majorEastAsia" w:eastAsiaTheme="majorEastAsia" w:hAnsiTheme="majorEastAsia"/>
                <w:sz w:val="18"/>
                <w:szCs w:val="18"/>
                <w:lang w:eastAsia="zh-CN"/>
              </w:rPr>
            </w:pPr>
          </w:p>
        </w:tc>
      </w:tr>
      <w:tr w:rsidR="004656A0" w:rsidTr="004656A0">
        <w:tc>
          <w:tcPr>
            <w:tcW w:w="675" w:type="dxa"/>
          </w:tcPr>
          <w:p w:rsidR="004656A0" w:rsidRDefault="004656A0" w:rsidP="003A0440">
            <w:pPr>
              <w:jc w:val="cente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11</w:t>
            </w:r>
          </w:p>
        </w:tc>
        <w:tc>
          <w:tcPr>
            <w:tcW w:w="2101" w:type="dxa"/>
          </w:tcPr>
          <w:p w:rsidR="004656A0" w:rsidRDefault="004656A0" w:rsidP="003A0440">
            <w:pP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经销商实时</w:t>
            </w:r>
            <w:r>
              <w:rPr>
                <w:rFonts w:asciiTheme="majorEastAsia" w:eastAsiaTheme="majorEastAsia" w:hAnsiTheme="majorEastAsia"/>
                <w:sz w:val="18"/>
                <w:szCs w:val="18"/>
                <w:lang w:eastAsia="zh-CN"/>
              </w:rPr>
              <w:t>库存接口</w:t>
            </w:r>
          </w:p>
        </w:tc>
        <w:tc>
          <w:tcPr>
            <w:tcW w:w="3119" w:type="dxa"/>
          </w:tcPr>
          <w:p w:rsidR="004656A0" w:rsidRDefault="004656A0" w:rsidP="003A0440">
            <w:pP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增加</w:t>
            </w:r>
            <w:r>
              <w:rPr>
                <w:rFonts w:asciiTheme="majorEastAsia" w:eastAsiaTheme="majorEastAsia" w:hAnsiTheme="majorEastAsia"/>
                <w:sz w:val="18"/>
                <w:szCs w:val="18"/>
                <w:lang w:eastAsia="zh-CN"/>
              </w:rPr>
              <w:t>字段</w:t>
            </w:r>
            <w:r>
              <w:rPr>
                <w:rFonts w:asciiTheme="majorEastAsia" w:eastAsiaTheme="majorEastAsia" w:hAnsiTheme="majorEastAsia" w:hint="eastAsia"/>
                <w:sz w:val="18"/>
                <w:szCs w:val="18"/>
                <w:lang w:eastAsia="zh-CN"/>
              </w:rPr>
              <w:t>【最近出库</w:t>
            </w:r>
            <w:r>
              <w:rPr>
                <w:rFonts w:asciiTheme="majorEastAsia" w:eastAsiaTheme="majorEastAsia" w:hAnsiTheme="majorEastAsia"/>
                <w:sz w:val="18"/>
                <w:szCs w:val="18"/>
                <w:lang w:eastAsia="zh-CN"/>
              </w:rPr>
              <w:t>日期】</w:t>
            </w:r>
            <w:r>
              <w:rPr>
                <w:rFonts w:asciiTheme="majorEastAsia" w:eastAsiaTheme="majorEastAsia" w:hAnsiTheme="majorEastAsia" w:hint="eastAsia"/>
                <w:sz w:val="18"/>
                <w:szCs w:val="18"/>
                <w:lang w:eastAsia="zh-CN"/>
              </w:rPr>
              <w:t>【呆滞品</w:t>
            </w:r>
            <w:r>
              <w:rPr>
                <w:rFonts w:asciiTheme="majorEastAsia" w:eastAsiaTheme="majorEastAsia" w:hAnsiTheme="majorEastAsia"/>
                <w:sz w:val="18"/>
                <w:szCs w:val="18"/>
                <w:lang w:eastAsia="zh-CN"/>
              </w:rPr>
              <w:t>属性</w:t>
            </w:r>
            <w:r>
              <w:rPr>
                <w:rFonts w:asciiTheme="majorEastAsia" w:eastAsiaTheme="majorEastAsia" w:hAnsiTheme="majorEastAsia" w:hint="eastAsia"/>
                <w:sz w:val="18"/>
                <w:szCs w:val="18"/>
                <w:lang w:eastAsia="zh-CN"/>
              </w:rPr>
              <w:t>】</w:t>
            </w:r>
          </w:p>
        </w:tc>
        <w:tc>
          <w:tcPr>
            <w:tcW w:w="1134" w:type="dxa"/>
          </w:tcPr>
          <w:p w:rsidR="004656A0" w:rsidRDefault="004656A0" w:rsidP="003A0440">
            <w:pPr>
              <w:jc w:val="center"/>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调整</w:t>
            </w:r>
          </w:p>
        </w:tc>
        <w:tc>
          <w:tcPr>
            <w:tcW w:w="1134" w:type="dxa"/>
          </w:tcPr>
          <w:p w:rsidR="004656A0" w:rsidRPr="00314DA5" w:rsidRDefault="004656A0" w:rsidP="003A0440">
            <w:pPr>
              <w:rPr>
                <w:rFonts w:ascii="宋体" w:hAnsi="宋体"/>
                <w:sz w:val="21"/>
                <w:lang w:eastAsia="zh-CN"/>
              </w:rPr>
            </w:pPr>
            <w:r w:rsidRPr="00314DA5">
              <w:rPr>
                <w:rFonts w:ascii="宋体" w:hAnsi="宋体" w:hint="eastAsia"/>
                <w:sz w:val="21"/>
                <w:lang w:eastAsia="zh-CN"/>
              </w:rPr>
              <w:t>DMS-&gt;DCS</w:t>
            </w:r>
          </w:p>
        </w:tc>
        <w:tc>
          <w:tcPr>
            <w:tcW w:w="2268" w:type="dxa"/>
          </w:tcPr>
          <w:p w:rsidR="004656A0" w:rsidRDefault="004656A0" w:rsidP="003A0440">
            <w:pPr>
              <w:rPr>
                <w:rFonts w:asciiTheme="majorEastAsia" w:eastAsiaTheme="majorEastAsia" w:hAnsiTheme="majorEastAsia"/>
                <w:sz w:val="18"/>
                <w:szCs w:val="18"/>
                <w:lang w:eastAsia="zh-CN"/>
              </w:rPr>
            </w:pPr>
          </w:p>
        </w:tc>
      </w:tr>
    </w:tbl>
    <w:p w:rsidR="00706E0E" w:rsidRDefault="00706E0E" w:rsidP="004656A0">
      <w:pPr>
        <w:rPr>
          <w:lang w:eastAsia="zh-CN"/>
        </w:rPr>
      </w:pPr>
    </w:p>
    <w:sectPr w:rsidR="00706E0E" w:rsidSect="00380C53">
      <w:headerReference w:type="default" r:id="rId34"/>
      <w:footerReference w:type="default" r:id="rId35"/>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15AB" w:rsidRDefault="006D15AB">
      <w:r>
        <w:separator/>
      </w:r>
    </w:p>
  </w:endnote>
  <w:endnote w:type="continuationSeparator" w:id="0">
    <w:p w:rsidR="006D15AB" w:rsidRDefault="006D15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楷体_GB2312">
    <w:charset w:val="86"/>
    <w:family w:val="modern"/>
    <w:pitch w:val="fixed"/>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5F7B" w:rsidRPr="00602E04" w:rsidRDefault="00495F7B" w:rsidP="00602E04">
    <w:pPr>
      <w:pStyle w:val="a4"/>
      <w:pBdr>
        <w:top w:val="single" w:sz="4" w:space="1" w:color="auto"/>
      </w:pBdr>
      <w:tabs>
        <w:tab w:val="clear" w:pos="8640"/>
        <w:tab w:val="right" w:pos="9360"/>
      </w:tabs>
      <w:ind w:left="-720" w:right="-720"/>
      <w:jc w:val="both"/>
      <w:rPr>
        <w:rStyle w:val="a5"/>
        <w:rFonts w:ascii="Arial" w:hAnsi="Arial" w:cs="Arial"/>
        <w:lang w:eastAsia="zh-CN"/>
      </w:rPr>
    </w:pPr>
    <w:proofErr w:type="gramStart"/>
    <w:r>
      <w:rPr>
        <w:rFonts w:ascii="Arial" w:hAnsi="Arial" w:cs="Arial" w:hint="eastAsia"/>
        <w:sz w:val="16"/>
        <w:lang w:eastAsia="zh-CN"/>
      </w:rPr>
      <w:t>广汽菲克</w:t>
    </w:r>
    <w:proofErr w:type="gramEnd"/>
    <w:r>
      <w:rPr>
        <w:rFonts w:ascii="Arial" w:hAnsi="Arial" w:cs="Arial" w:hint="eastAsia"/>
        <w:sz w:val="16"/>
        <w:lang w:eastAsia="zh-CN"/>
      </w:rPr>
      <w:t>与用友汽车机密文件</w:t>
    </w:r>
    <w:r w:rsidRPr="00DA0E20">
      <w:rPr>
        <w:rFonts w:ascii="Arial" w:hAnsi="Arial" w:cs="Arial"/>
        <w:sz w:val="16"/>
        <w:lang w:eastAsia="zh-CN"/>
      </w:rPr>
      <w:tab/>
    </w:r>
    <w:r>
      <w:rPr>
        <w:rFonts w:ascii="Arial" w:hAnsi="Arial" w:cs="Arial"/>
        <w:sz w:val="16"/>
        <w:lang w:eastAsia="zh-CN"/>
      </w:rPr>
      <w:tab/>
    </w:r>
    <w:r>
      <w:rPr>
        <w:rFonts w:hint="eastAsia"/>
        <w:lang w:eastAsia="zh-CN"/>
      </w:rPr>
      <w:t>第</w:t>
    </w:r>
    <w:r>
      <w:rPr>
        <w:b/>
        <w:bCs/>
        <w:sz w:val="24"/>
        <w:szCs w:val="24"/>
      </w:rPr>
      <w:fldChar w:fldCharType="begin"/>
    </w:r>
    <w:r>
      <w:rPr>
        <w:b/>
        <w:bCs/>
        <w:lang w:eastAsia="zh-CN"/>
      </w:rPr>
      <w:instrText xml:space="preserve"> PAGE </w:instrText>
    </w:r>
    <w:r>
      <w:rPr>
        <w:b/>
        <w:bCs/>
        <w:sz w:val="24"/>
        <w:szCs w:val="24"/>
      </w:rPr>
      <w:fldChar w:fldCharType="separate"/>
    </w:r>
    <w:r w:rsidR="00BF2C7C">
      <w:rPr>
        <w:b/>
        <w:bCs/>
        <w:noProof/>
        <w:lang w:eastAsia="zh-CN"/>
      </w:rPr>
      <w:t>29</w:t>
    </w:r>
    <w:r>
      <w:rPr>
        <w:b/>
        <w:bCs/>
        <w:sz w:val="24"/>
        <w:szCs w:val="24"/>
      </w:rPr>
      <w:fldChar w:fldCharType="end"/>
    </w:r>
    <w:proofErr w:type="gramStart"/>
    <w:r>
      <w:rPr>
        <w:rFonts w:hint="eastAsia"/>
        <w:lang w:eastAsia="zh-CN"/>
      </w:rPr>
      <w:t>页共</w:t>
    </w:r>
    <w:proofErr w:type="gramEnd"/>
    <w:r>
      <w:rPr>
        <w:b/>
        <w:bCs/>
        <w:sz w:val="24"/>
        <w:szCs w:val="24"/>
      </w:rPr>
      <w:fldChar w:fldCharType="begin"/>
    </w:r>
    <w:r>
      <w:rPr>
        <w:b/>
        <w:bCs/>
        <w:lang w:eastAsia="zh-CN"/>
      </w:rPr>
      <w:instrText xml:space="preserve"> NUMPAGES  </w:instrText>
    </w:r>
    <w:r>
      <w:rPr>
        <w:b/>
        <w:bCs/>
        <w:sz w:val="24"/>
        <w:szCs w:val="24"/>
      </w:rPr>
      <w:fldChar w:fldCharType="separate"/>
    </w:r>
    <w:r w:rsidR="00BF2C7C">
      <w:rPr>
        <w:b/>
        <w:bCs/>
        <w:noProof/>
        <w:lang w:eastAsia="zh-CN"/>
      </w:rPr>
      <w:t>31</w:t>
    </w:r>
    <w:r>
      <w:rPr>
        <w:b/>
        <w:bCs/>
        <w:sz w:val="24"/>
        <w:szCs w:val="24"/>
      </w:rPr>
      <w:fldChar w:fldCharType="end"/>
    </w:r>
    <w:r w:rsidRPr="002F5C0E">
      <w:rPr>
        <w:rFonts w:hint="eastAsia"/>
        <w:bCs/>
        <w:sz w:val="24"/>
        <w:szCs w:val="24"/>
        <w:lang w:eastAsia="zh-CN"/>
      </w:rPr>
      <w:t>页</w:t>
    </w:r>
  </w:p>
  <w:p w:rsidR="00495F7B" w:rsidRPr="00DA0E20" w:rsidRDefault="00495F7B" w:rsidP="007159C9">
    <w:pPr>
      <w:pStyle w:val="a4"/>
      <w:tabs>
        <w:tab w:val="clear" w:pos="8640"/>
        <w:tab w:val="right" w:pos="9360"/>
      </w:tabs>
      <w:ind w:left="-720" w:right="-720"/>
      <w:jc w:val="both"/>
      <w:rPr>
        <w:rFonts w:ascii="Arial" w:hAnsi="Arial" w:cs="Arial"/>
      </w:rPr>
    </w:pPr>
    <w:r w:rsidRPr="00DA0E20">
      <w:rPr>
        <w:rFonts w:ascii="Arial" w:hAnsi="Arial" w:cs="Arial"/>
        <w:vanish/>
      </w:rPr>
      <w:pgNum/>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15AB" w:rsidRDefault="006D15AB">
      <w:r>
        <w:separator/>
      </w:r>
    </w:p>
  </w:footnote>
  <w:footnote w:type="continuationSeparator" w:id="0">
    <w:p w:rsidR="006D15AB" w:rsidRDefault="006D15A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5F7B" w:rsidRDefault="00495F7B" w:rsidP="00C345DD">
    <w:pPr>
      <w:pStyle w:val="ab"/>
      <w:pBdr>
        <w:bottom w:val="single" w:sz="6" w:space="2" w:color="auto"/>
      </w:pBdr>
      <w:jc w:val="left"/>
      <w:rPr>
        <w:rFonts w:ascii="Arial" w:eastAsia="Arial Unicode MS" w:hAnsi="Arial" w:cs="Arial"/>
        <w:b/>
        <w:color w:val="FFFFFF"/>
        <w:sz w:val="36"/>
        <w:szCs w:val="36"/>
        <w:lang w:eastAsia="zh-CN"/>
      </w:rPr>
    </w:pPr>
    <w:r>
      <w:rPr>
        <w:rFonts w:ascii="Arial" w:eastAsia="Arial Unicode MS" w:hAnsi="Arial" w:cs="Arial"/>
        <w:b/>
        <w:noProof/>
        <w:color w:val="FFFFFF"/>
        <w:sz w:val="36"/>
        <w:szCs w:val="36"/>
        <w:lang w:eastAsia="zh-CN"/>
      </w:rPr>
      <w:drawing>
        <wp:anchor distT="0" distB="0" distL="114300" distR="114300" simplePos="0" relativeHeight="251657216" behindDoc="0" locked="0" layoutInCell="1" allowOverlap="1">
          <wp:simplePos x="0" y="0"/>
          <wp:positionH relativeFrom="column">
            <wp:posOffset>2921839</wp:posOffset>
          </wp:positionH>
          <wp:positionV relativeFrom="paragraph">
            <wp:posOffset>-198408</wp:posOffset>
          </wp:positionV>
          <wp:extent cx="2767282" cy="457200"/>
          <wp:effectExtent l="19050" t="0" r="0" b="0"/>
          <wp:wrapNone/>
          <wp:docPr id="6" name="图片 1" descr="说明: cid:_Foxmail.1@a2c1baab-076a-3a9b-9dac-0cdb6910a8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说明: cid:_Foxmail.1@a2c1baab-076a-3a9b-9dac-0cdb6910a8d3"/>
                  <pic:cNvPicPr>
                    <a:picLocks noChangeAspect="1" noChangeArrowheads="1"/>
                  </pic:cNvPicPr>
                </pic:nvPicPr>
                <pic:blipFill>
                  <a:blip r:embed="rId1" r:link="rId2"/>
                  <a:srcRect/>
                  <a:stretch>
                    <a:fillRect/>
                  </a:stretch>
                </pic:blipFill>
                <pic:spPr bwMode="auto">
                  <a:xfrm>
                    <a:off x="0" y="0"/>
                    <a:ext cx="2767282" cy="457200"/>
                  </a:xfrm>
                  <a:prstGeom prst="rect">
                    <a:avLst/>
                  </a:prstGeom>
                  <a:noFill/>
                  <a:ln w="9525">
                    <a:noFill/>
                    <a:miter lim="800000"/>
                    <a:headEnd/>
                    <a:tailEnd/>
                  </a:ln>
                </pic:spPr>
              </pic:pic>
            </a:graphicData>
          </a:graphic>
        </wp:anchor>
      </w:drawing>
    </w:r>
    <w:r>
      <w:rPr>
        <w:rFonts w:ascii="Arial" w:eastAsia="Arial Unicode MS" w:hAnsi="Arial" w:cs="Arial"/>
        <w:b/>
        <w:noProof/>
        <w:color w:val="FFFFFF"/>
        <w:sz w:val="36"/>
        <w:szCs w:val="36"/>
        <w:lang w:eastAsia="zh-CN"/>
      </w:rPr>
      <w:drawing>
        <wp:anchor distT="0" distB="0" distL="114300" distR="114300" simplePos="0" relativeHeight="251658240" behindDoc="0" locked="0" layoutInCell="1" allowOverlap="1">
          <wp:simplePos x="0" y="0"/>
          <wp:positionH relativeFrom="column">
            <wp:posOffset>-356199</wp:posOffset>
          </wp:positionH>
          <wp:positionV relativeFrom="paragraph">
            <wp:posOffset>-129396</wp:posOffset>
          </wp:positionV>
          <wp:extent cx="1257659" cy="448573"/>
          <wp:effectExtent l="19050" t="0" r="0" b="0"/>
          <wp:wrapNone/>
          <wp:docPr id="12" name="图片 2" descr="C:\JEEP-shining\工作内容\广汽菲克-VI\logo\简称蓝色.jpg"/>
          <wp:cNvGraphicFramePr/>
          <a:graphic xmlns:a="http://schemas.openxmlformats.org/drawingml/2006/main">
            <a:graphicData uri="http://schemas.openxmlformats.org/drawingml/2006/picture">
              <pic:pic xmlns:pic="http://schemas.openxmlformats.org/drawingml/2006/picture">
                <pic:nvPicPr>
                  <pic:cNvPr id="3" name="Picture 2" descr="C:\JEEP-shining\工作内容\广汽菲克-VI\logo\简称蓝色.jpg"/>
                  <pic:cNvPicPr>
                    <a:picLocks noChangeAspect="1" noChangeArrowheads="1"/>
                  </pic:cNvPicPr>
                </pic:nvPicPr>
                <pic:blipFill>
                  <a:blip r:embed="rId3"/>
                  <a:srcRect t="18375" b="15392"/>
                  <a:stretch>
                    <a:fillRect/>
                  </a:stretch>
                </pic:blipFill>
                <pic:spPr bwMode="auto">
                  <a:xfrm>
                    <a:off x="0" y="0"/>
                    <a:ext cx="1257659" cy="448573"/>
                  </a:xfrm>
                  <a:prstGeom prst="rect">
                    <a:avLst/>
                  </a:prstGeom>
                  <a:noFill/>
                  <a:ln w="9525">
                    <a:noFill/>
                    <a:miter lim="800000"/>
                    <a:headEnd/>
                    <a:tailEnd/>
                  </a:ln>
                </pic:spPr>
              </pic:pic>
            </a:graphicData>
          </a:graphic>
        </wp:anchor>
      </w:drawing>
    </w:r>
  </w:p>
  <w:p w:rsidR="00495F7B" w:rsidRPr="00C345DD" w:rsidRDefault="00495F7B" w:rsidP="00C345DD">
    <w:pPr>
      <w:pStyle w:val="ab"/>
      <w:pBdr>
        <w:bottom w:val="single" w:sz="6" w:space="2" w:color="auto"/>
      </w:pBdr>
      <w:rPr>
        <w:rFonts w:asciiTheme="minorEastAsia" w:eastAsiaTheme="minorEastAsia" w:hAnsiTheme="minorEastAsia"/>
        <w:sz w:val="22"/>
        <w:szCs w:val="22"/>
        <w:lang w:eastAsia="zh-CN"/>
      </w:rPr>
    </w:pPr>
    <w:r>
      <w:rPr>
        <w:rFonts w:ascii="Arial" w:eastAsia="Arial Unicode MS" w:hAnsi="Arial" w:cs="Arial"/>
        <w:b/>
        <w:noProof/>
        <w:color w:val="FFFFFF"/>
        <w:sz w:val="36"/>
        <w:szCs w:val="36"/>
        <w:lang w:eastAsia="zh-CN"/>
      </w:rPr>
      <w:pict>
        <v:line id="Line 1" o:spid="_x0000_s2049" style="position:absolute;left:0;text-align:left;z-index:251659264;visibility:visible" from="-7.5pt,15.25pt" to="442.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" strokeweight="4.5pt">
          <v:stroke linestyle="thinThick"/>
        </v:line>
      </w:pict>
    </w:r>
    <w:proofErr w:type="gramStart"/>
    <w:r w:rsidRPr="00C345DD">
      <w:rPr>
        <w:rFonts w:asciiTheme="minorEastAsia" w:eastAsiaTheme="minorEastAsia" w:hAnsiTheme="minorEastAsia" w:hint="eastAsia"/>
        <w:sz w:val="22"/>
        <w:szCs w:val="22"/>
        <w:lang w:eastAsia="zh-CN"/>
      </w:rPr>
      <w:t>广汽菲克</w:t>
    </w:r>
    <w:proofErr w:type="gramEnd"/>
    <w:r>
      <w:rPr>
        <w:rFonts w:asciiTheme="minorEastAsia" w:eastAsiaTheme="minorEastAsia" w:hAnsiTheme="minorEastAsia"/>
        <w:sz w:val="22"/>
        <w:szCs w:val="22"/>
        <w:lang w:eastAsia="zh-CN"/>
      </w:rPr>
      <w:t>DMS/</w:t>
    </w:r>
    <w:r w:rsidRPr="00C345DD">
      <w:rPr>
        <w:rFonts w:asciiTheme="minorEastAsia" w:eastAsiaTheme="minorEastAsia" w:hAnsiTheme="minorEastAsia" w:hint="eastAsia"/>
        <w:sz w:val="22"/>
        <w:szCs w:val="22"/>
        <w:lang w:eastAsia="zh-CN"/>
      </w:rPr>
      <w:t>DCS CSR项目</w:t>
    </w:r>
    <w:r>
      <w:rPr>
        <w:rFonts w:asciiTheme="minorEastAsia" w:eastAsiaTheme="minorEastAsia" w:hAnsiTheme="minorEastAsia"/>
        <w:sz w:val="22"/>
        <w:szCs w:val="22"/>
        <w:lang w:eastAsia="zh-CN"/>
      </w:rPr>
      <w:t>BRD</w:t>
    </w:r>
    <w:r w:rsidRPr="00C345DD">
      <w:rPr>
        <w:rFonts w:asciiTheme="minorEastAsia" w:eastAsiaTheme="minorEastAsia" w:hAnsiTheme="minorEastAsia" w:hint="eastAsia"/>
        <w:sz w:val="22"/>
        <w:szCs w:val="22"/>
        <w:lang w:eastAsia="zh-CN"/>
      </w:rPr>
      <w:t>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60DAF"/>
    <w:multiLevelType w:val="hybridMultilevel"/>
    <w:tmpl w:val="6A7A2D36"/>
    <w:lvl w:ilvl="0" w:tplc="923454F0">
      <w:start w:val="1"/>
      <w:numFmt w:val="bullet"/>
      <w:pStyle w:val="BulletInTable"/>
      <w:lvlText w:val=""/>
      <w:lvlJc w:val="left"/>
      <w:pPr>
        <w:tabs>
          <w:tab w:val="num" w:pos="360"/>
        </w:tabs>
        <w:ind w:left="360" w:hanging="360"/>
      </w:pPr>
      <w:rPr>
        <w:rFonts w:ascii="Symbol" w:hAnsi="Symbol"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A1332D7"/>
    <w:multiLevelType w:val="hybridMultilevel"/>
    <w:tmpl w:val="40BCD5A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64D490D"/>
    <w:multiLevelType w:val="singleLevel"/>
    <w:tmpl w:val="D5BC355C"/>
    <w:lvl w:ilvl="0">
      <w:start w:val="1"/>
      <w:numFmt w:val="bullet"/>
      <w:pStyle w:val="BodyBulletSQ"/>
      <w:lvlText w:val=""/>
      <w:lvlJc w:val="left"/>
      <w:pPr>
        <w:tabs>
          <w:tab w:val="num" w:pos="720"/>
        </w:tabs>
        <w:ind w:left="360" w:firstLine="0"/>
      </w:pPr>
      <w:rPr>
        <w:rFonts w:ascii="Wingdings" w:hAnsi="Wingdings" w:hint="default"/>
      </w:rPr>
    </w:lvl>
  </w:abstractNum>
  <w:abstractNum w:abstractNumId="3" w15:restartNumberingAfterBreak="0">
    <w:nsid w:val="19AA4881"/>
    <w:multiLevelType w:val="multilevel"/>
    <w:tmpl w:val="0409001D"/>
    <w:styleLink w:val="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338660FD"/>
    <w:multiLevelType w:val="multilevel"/>
    <w:tmpl w:val="0409001D"/>
    <w:styleLink w:val="6"/>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3E452EDE"/>
    <w:multiLevelType w:val="singleLevel"/>
    <w:tmpl w:val="2268428A"/>
    <w:lvl w:ilvl="0">
      <w:start w:val="1"/>
      <w:numFmt w:val="bullet"/>
      <w:pStyle w:val="Bulletwithtext2"/>
      <w:lvlText w:val=""/>
      <w:lvlJc w:val="left"/>
      <w:pPr>
        <w:tabs>
          <w:tab w:val="num" w:pos="720"/>
        </w:tabs>
        <w:ind w:left="720" w:hanging="360"/>
      </w:pPr>
      <w:rPr>
        <w:rFonts w:ascii="Symbol" w:hAnsi="Symbol" w:hint="default"/>
        <w:b w:val="0"/>
        <w:i w:val="0"/>
        <w:sz w:val="20"/>
      </w:rPr>
    </w:lvl>
  </w:abstractNum>
  <w:abstractNum w:abstractNumId="6" w15:restartNumberingAfterBreak="0">
    <w:nsid w:val="40E13596"/>
    <w:multiLevelType w:val="multilevel"/>
    <w:tmpl w:val="B7966BD0"/>
    <w:lvl w:ilvl="0">
      <w:start w:val="1"/>
      <w:numFmt w:val="decimal"/>
      <w:lvlText w:val="%1"/>
      <w:lvlJc w:val="left"/>
      <w:pPr>
        <w:tabs>
          <w:tab w:val="num" w:pos="425"/>
        </w:tabs>
        <w:ind w:left="425" w:hanging="425"/>
      </w:pPr>
      <w:rPr>
        <w:rFonts w:hint="eastAsia"/>
      </w:rPr>
    </w:lvl>
    <w:lvl w:ilvl="1">
      <w:start w:val="1"/>
      <w:numFmt w:val="decimal"/>
      <w:pStyle w:val="kd"/>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202"/>
        </w:tabs>
        <w:ind w:left="5102" w:hanging="1700"/>
      </w:pPr>
      <w:rPr>
        <w:rFonts w:hint="eastAsia"/>
      </w:rPr>
    </w:lvl>
  </w:abstractNum>
  <w:abstractNum w:abstractNumId="7" w15:restartNumberingAfterBreak="0">
    <w:nsid w:val="442218A6"/>
    <w:multiLevelType w:val="multilevel"/>
    <w:tmpl w:val="0409001D"/>
    <w:styleLink w:val="5"/>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47677216"/>
    <w:multiLevelType w:val="hybridMultilevel"/>
    <w:tmpl w:val="0D9463AA"/>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7E317D0"/>
    <w:multiLevelType w:val="singleLevel"/>
    <w:tmpl w:val="C0E80E2A"/>
    <w:lvl w:ilvl="0">
      <w:start w:val="1"/>
      <w:numFmt w:val="bullet"/>
      <w:pStyle w:val="a"/>
      <w:lvlText w:val=""/>
      <w:lvlJc w:val="left"/>
      <w:pPr>
        <w:tabs>
          <w:tab w:val="num" w:pos="425"/>
        </w:tabs>
        <w:ind w:left="425" w:hanging="425"/>
      </w:pPr>
      <w:rPr>
        <w:rFonts w:ascii="Wingdings" w:hAnsi="Wingdings" w:hint="default"/>
      </w:rPr>
    </w:lvl>
  </w:abstractNum>
  <w:abstractNum w:abstractNumId="10" w15:restartNumberingAfterBreak="0">
    <w:nsid w:val="4A0B5A69"/>
    <w:multiLevelType w:val="multilevel"/>
    <w:tmpl w:val="0409001D"/>
    <w:styleLink w:val="4"/>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52537711"/>
    <w:multiLevelType w:val="multilevel"/>
    <w:tmpl w:val="0409001D"/>
    <w:styleLink w:val="1"/>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5ABD4A35"/>
    <w:multiLevelType w:val="multilevel"/>
    <w:tmpl w:val="0409001D"/>
    <w:styleLink w:val="7"/>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5EE71F11"/>
    <w:multiLevelType w:val="hybridMultilevel"/>
    <w:tmpl w:val="FD763D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F14566E"/>
    <w:multiLevelType w:val="hybridMultilevel"/>
    <w:tmpl w:val="FDB6C17A"/>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5" w15:restartNumberingAfterBreak="0">
    <w:nsid w:val="74E42F6E"/>
    <w:multiLevelType w:val="hybridMultilevel"/>
    <w:tmpl w:val="BA7A509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7C2D2A3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6"/>
  </w:num>
  <w:num w:numId="2">
    <w:abstractNumId w:val="5"/>
  </w:num>
  <w:num w:numId="3">
    <w:abstractNumId w:val="2"/>
  </w:num>
  <w:num w:numId="4">
    <w:abstractNumId w:val="0"/>
  </w:num>
  <w:num w:numId="5">
    <w:abstractNumId w:val="9"/>
  </w:num>
  <w:num w:numId="6">
    <w:abstractNumId w:val="11"/>
  </w:num>
  <w:num w:numId="7">
    <w:abstractNumId w:val="3"/>
  </w:num>
  <w:num w:numId="8">
    <w:abstractNumId w:val="16"/>
  </w:num>
  <w:num w:numId="9">
    <w:abstractNumId w:val="10"/>
  </w:num>
  <w:num w:numId="10">
    <w:abstractNumId w:val="7"/>
  </w:num>
  <w:num w:numId="11">
    <w:abstractNumId w:val="4"/>
  </w:num>
  <w:num w:numId="12">
    <w:abstractNumId w:val="12"/>
  </w:num>
  <w:num w:numId="13">
    <w:abstractNumId w:val="13"/>
  </w:num>
  <w:num w:numId="14">
    <w:abstractNumId w:val="15"/>
  </w:num>
  <w:num w:numId="15">
    <w:abstractNumId w:val="8"/>
  </w:num>
  <w:num w:numId="16">
    <w:abstractNumId w:val="14"/>
  </w:num>
  <w:num w:numId="17">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1D4B7E"/>
    <w:rsid w:val="0000019F"/>
    <w:rsid w:val="000008E7"/>
    <w:rsid w:val="00000CD2"/>
    <w:rsid w:val="000013CB"/>
    <w:rsid w:val="000015E4"/>
    <w:rsid w:val="000016DE"/>
    <w:rsid w:val="000025BC"/>
    <w:rsid w:val="00002D59"/>
    <w:rsid w:val="00003E6F"/>
    <w:rsid w:val="00003F8D"/>
    <w:rsid w:val="0000588C"/>
    <w:rsid w:val="00005CED"/>
    <w:rsid w:val="00007774"/>
    <w:rsid w:val="00007BEB"/>
    <w:rsid w:val="00010900"/>
    <w:rsid w:val="00011D6E"/>
    <w:rsid w:val="00012552"/>
    <w:rsid w:val="00012B58"/>
    <w:rsid w:val="00012EF7"/>
    <w:rsid w:val="0001335B"/>
    <w:rsid w:val="00014811"/>
    <w:rsid w:val="00014DF8"/>
    <w:rsid w:val="000158BC"/>
    <w:rsid w:val="0001591A"/>
    <w:rsid w:val="00016B16"/>
    <w:rsid w:val="0001722A"/>
    <w:rsid w:val="00020125"/>
    <w:rsid w:val="0002015E"/>
    <w:rsid w:val="000204D9"/>
    <w:rsid w:val="0002096E"/>
    <w:rsid w:val="0002168A"/>
    <w:rsid w:val="0002190D"/>
    <w:rsid w:val="00021FD5"/>
    <w:rsid w:val="00022C19"/>
    <w:rsid w:val="00022CBC"/>
    <w:rsid w:val="00023D9B"/>
    <w:rsid w:val="0002409B"/>
    <w:rsid w:val="0002436B"/>
    <w:rsid w:val="0002472E"/>
    <w:rsid w:val="000249CA"/>
    <w:rsid w:val="0002565A"/>
    <w:rsid w:val="00025E07"/>
    <w:rsid w:val="00030DBE"/>
    <w:rsid w:val="000325B4"/>
    <w:rsid w:val="00032A9C"/>
    <w:rsid w:val="0003477D"/>
    <w:rsid w:val="00034C58"/>
    <w:rsid w:val="00035157"/>
    <w:rsid w:val="00035344"/>
    <w:rsid w:val="00036BD2"/>
    <w:rsid w:val="00037150"/>
    <w:rsid w:val="0003754C"/>
    <w:rsid w:val="000402AD"/>
    <w:rsid w:val="00040955"/>
    <w:rsid w:val="00041926"/>
    <w:rsid w:val="0004197C"/>
    <w:rsid w:val="00041B2C"/>
    <w:rsid w:val="00043047"/>
    <w:rsid w:val="000435B4"/>
    <w:rsid w:val="000439B6"/>
    <w:rsid w:val="00043C27"/>
    <w:rsid w:val="00043E63"/>
    <w:rsid w:val="0004476B"/>
    <w:rsid w:val="00044815"/>
    <w:rsid w:val="00045353"/>
    <w:rsid w:val="00045A10"/>
    <w:rsid w:val="00046D04"/>
    <w:rsid w:val="00047CC7"/>
    <w:rsid w:val="00047D12"/>
    <w:rsid w:val="000502A3"/>
    <w:rsid w:val="000502C0"/>
    <w:rsid w:val="000505AA"/>
    <w:rsid w:val="000509FC"/>
    <w:rsid w:val="000517CF"/>
    <w:rsid w:val="00051D50"/>
    <w:rsid w:val="00053339"/>
    <w:rsid w:val="000534F9"/>
    <w:rsid w:val="0005424E"/>
    <w:rsid w:val="00054BA2"/>
    <w:rsid w:val="00055386"/>
    <w:rsid w:val="00055D6A"/>
    <w:rsid w:val="00056F3C"/>
    <w:rsid w:val="000571E0"/>
    <w:rsid w:val="00057A84"/>
    <w:rsid w:val="00057F12"/>
    <w:rsid w:val="00057F55"/>
    <w:rsid w:val="00060905"/>
    <w:rsid w:val="000615F8"/>
    <w:rsid w:val="00061C1E"/>
    <w:rsid w:val="0006230B"/>
    <w:rsid w:val="00064AAE"/>
    <w:rsid w:val="00064F45"/>
    <w:rsid w:val="000655C6"/>
    <w:rsid w:val="00065DD5"/>
    <w:rsid w:val="00065F63"/>
    <w:rsid w:val="00065FFC"/>
    <w:rsid w:val="0006665C"/>
    <w:rsid w:val="000672E5"/>
    <w:rsid w:val="000675A9"/>
    <w:rsid w:val="00067A16"/>
    <w:rsid w:val="00067FA9"/>
    <w:rsid w:val="00070E43"/>
    <w:rsid w:val="00070F0C"/>
    <w:rsid w:val="0007153B"/>
    <w:rsid w:val="00072455"/>
    <w:rsid w:val="00073ADC"/>
    <w:rsid w:val="00074F50"/>
    <w:rsid w:val="0007615A"/>
    <w:rsid w:val="00076430"/>
    <w:rsid w:val="000772FE"/>
    <w:rsid w:val="0008083E"/>
    <w:rsid w:val="00080B00"/>
    <w:rsid w:val="0008192A"/>
    <w:rsid w:val="00082A27"/>
    <w:rsid w:val="00082EAF"/>
    <w:rsid w:val="000839C4"/>
    <w:rsid w:val="000839F8"/>
    <w:rsid w:val="00083DD9"/>
    <w:rsid w:val="00085399"/>
    <w:rsid w:val="000857C9"/>
    <w:rsid w:val="000901FC"/>
    <w:rsid w:val="000904B2"/>
    <w:rsid w:val="00090C21"/>
    <w:rsid w:val="00091202"/>
    <w:rsid w:val="00093901"/>
    <w:rsid w:val="000940CA"/>
    <w:rsid w:val="00094B04"/>
    <w:rsid w:val="00094B81"/>
    <w:rsid w:val="000952EE"/>
    <w:rsid w:val="00096D22"/>
    <w:rsid w:val="000976AA"/>
    <w:rsid w:val="000A0DD8"/>
    <w:rsid w:val="000A1223"/>
    <w:rsid w:val="000A1300"/>
    <w:rsid w:val="000A17EC"/>
    <w:rsid w:val="000A1B70"/>
    <w:rsid w:val="000A2880"/>
    <w:rsid w:val="000A297F"/>
    <w:rsid w:val="000A3498"/>
    <w:rsid w:val="000A36BC"/>
    <w:rsid w:val="000A3FAC"/>
    <w:rsid w:val="000A4718"/>
    <w:rsid w:val="000B13EB"/>
    <w:rsid w:val="000B19BD"/>
    <w:rsid w:val="000B3749"/>
    <w:rsid w:val="000B3E0D"/>
    <w:rsid w:val="000B40B2"/>
    <w:rsid w:val="000B4C6A"/>
    <w:rsid w:val="000B5EF7"/>
    <w:rsid w:val="000B6835"/>
    <w:rsid w:val="000B733B"/>
    <w:rsid w:val="000B7424"/>
    <w:rsid w:val="000B77BC"/>
    <w:rsid w:val="000B7D71"/>
    <w:rsid w:val="000C2429"/>
    <w:rsid w:val="000C3335"/>
    <w:rsid w:val="000C36DA"/>
    <w:rsid w:val="000C3984"/>
    <w:rsid w:val="000C3BC5"/>
    <w:rsid w:val="000C3D24"/>
    <w:rsid w:val="000C3EEE"/>
    <w:rsid w:val="000C437B"/>
    <w:rsid w:val="000C4894"/>
    <w:rsid w:val="000C5468"/>
    <w:rsid w:val="000C5995"/>
    <w:rsid w:val="000C61F9"/>
    <w:rsid w:val="000C6443"/>
    <w:rsid w:val="000C695D"/>
    <w:rsid w:val="000C7DE8"/>
    <w:rsid w:val="000D0C11"/>
    <w:rsid w:val="000D1C3C"/>
    <w:rsid w:val="000D2ADE"/>
    <w:rsid w:val="000D5288"/>
    <w:rsid w:val="000D5D89"/>
    <w:rsid w:val="000D5F15"/>
    <w:rsid w:val="000D67B1"/>
    <w:rsid w:val="000D6B77"/>
    <w:rsid w:val="000D7FDB"/>
    <w:rsid w:val="000E1776"/>
    <w:rsid w:val="000E18E0"/>
    <w:rsid w:val="000E1ECF"/>
    <w:rsid w:val="000E212B"/>
    <w:rsid w:val="000E30E7"/>
    <w:rsid w:val="000E4438"/>
    <w:rsid w:val="000E5145"/>
    <w:rsid w:val="000E54BB"/>
    <w:rsid w:val="000E60AC"/>
    <w:rsid w:val="000E6194"/>
    <w:rsid w:val="000E73BD"/>
    <w:rsid w:val="000E78E6"/>
    <w:rsid w:val="000E7C45"/>
    <w:rsid w:val="000F046C"/>
    <w:rsid w:val="000F0DE2"/>
    <w:rsid w:val="000F0F4B"/>
    <w:rsid w:val="000F1AA1"/>
    <w:rsid w:val="000F3719"/>
    <w:rsid w:val="000F39BE"/>
    <w:rsid w:val="000F3B6E"/>
    <w:rsid w:val="000F50A9"/>
    <w:rsid w:val="000F5432"/>
    <w:rsid w:val="000F58CE"/>
    <w:rsid w:val="000F5C29"/>
    <w:rsid w:val="000F6043"/>
    <w:rsid w:val="000F6516"/>
    <w:rsid w:val="000F7AAB"/>
    <w:rsid w:val="00101D8D"/>
    <w:rsid w:val="00101EED"/>
    <w:rsid w:val="001020B2"/>
    <w:rsid w:val="00102725"/>
    <w:rsid w:val="00102967"/>
    <w:rsid w:val="00102DA0"/>
    <w:rsid w:val="00103225"/>
    <w:rsid w:val="00103444"/>
    <w:rsid w:val="0010583F"/>
    <w:rsid w:val="00105E26"/>
    <w:rsid w:val="001069F9"/>
    <w:rsid w:val="00107284"/>
    <w:rsid w:val="00107515"/>
    <w:rsid w:val="0010764C"/>
    <w:rsid w:val="00110156"/>
    <w:rsid w:val="00110C56"/>
    <w:rsid w:val="001111E9"/>
    <w:rsid w:val="00111263"/>
    <w:rsid w:val="001112E5"/>
    <w:rsid w:val="001119D8"/>
    <w:rsid w:val="00111F5B"/>
    <w:rsid w:val="001125D4"/>
    <w:rsid w:val="00112F23"/>
    <w:rsid w:val="00113DAC"/>
    <w:rsid w:val="001172EA"/>
    <w:rsid w:val="001175FB"/>
    <w:rsid w:val="0012039F"/>
    <w:rsid w:val="001206B3"/>
    <w:rsid w:val="00120DB9"/>
    <w:rsid w:val="00120EB0"/>
    <w:rsid w:val="00122A6C"/>
    <w:rsid w:val="00122BD8"/>
    <w:rsid w:val="00123368"/>
    <w:rsid w:val="0012371F"/>
    <w:rsid w:val="00123732"/>
    <w:rsid w:val="0012379C"/>
    <w:rsid w:val="00124D6B"/>
    <w:rsid w:val="001252D6"/>
    <w:rsid w:val="001253B6"/>
    <w:rsid w:val="00126737"/>
    <w:rsid w:val="00126E46"/>
    <w:rsid w:val="00126EEC"/>
    <w:rsid w:val="00126F56"/>
    <w:rsid w:val="001309AB"/>
    <w:rsid w:val="00131B8F"/>
    <w:rsid w:val="00132209"/>
    <w:rsid w:val="0013257F"/>
    <w:rsid w:val="00132ACC"/>
    <w:rsid w:val="00132AF7"/>
    <w:rsid w:val="001348DC"/>
    <w:rsid w:val="00135653"/>
    <w:rsid w:val="00135731"/>
    <w:rsid w:val="00136542"/>
    <w:rsid w:val="0013694E"/>
    <w:rsid w:val="00136D07"/>
    <w:rsid w:val="00136EC6"/>
    <w:rsid w:val="00137EB5"/>
    <w:rsid w:val="001408CA"/>
    <w:rsid w:val="00140B5D"/>
    <w:rsid w:val="00141CEB"/>
    <w:rsid w:val="00141DB1"/>
    <w:rsid w:val="00144C4C"/>
    <w:rsid w:val="00144CB9"/>
    <w:rsid w:val="00144E67"/>
    <w:rsid w:val="00145DA2"/>
    <w:rsid w:val="00146D51"/>
    <w:rsid w:val="00147258"/>
    <w:rsid w:val="001476F0"/>
    <w:rsid w:val="0015003B"/>
    <w:rsid w:val="001510EF"/>
    <w:rsid w:val="00153190"/>
    <w:rsid w:val="00154A1B"/>
    <w:rsid w:val="001573EC"/>
    <w:rsid w:val="001578B1"/>
    <w:rsid w:val="00157B74"/>
    <w:rsid w:val="00157CCA"/>
    <w:rsid w:val="00160032"/>
    <w:rsid w:val="00160D7E"/>
    <w:rsid w:val="00161AB8"/>
    <w:rsid w:val="00163037"/>
    <w:rsid w:val="00163271"/>
    <w:rsid w:val="0016365E"/>
    <w:rsid w:val="001665AA"/>
    <w:rsid w:val="00166AE6"/>
    <w:rsid w:val="00166FA5"/>
    <w:rsid w:val="0017005A"/>
    <w:rsid w:val="00171980"/>
    <w:rsid w:val="00171FA0"/>
    <w:rsid w:val="00173D26"/>
    <w:rsid w:val="00173D3B"/>
    <w:rsid w:val="00174092"/>
    <w:rsid w:val="00175563"/>
    <w:rsid w:val="00176867"/>
    <w:rsid w:val="00176DC7"/>
    <w:rsid w:val="00177812"/>
    <w:rsid w:val="00177E9A"/>
    <w:rsid w:val="00180A60"/>
    <w:rsid w:val="00180A94"/>
    <w:rsid w:val="00181BD5"/>
    <w:rsid w:val="00181E0F"/>
    <w:rsid w:val="00182080"/>
    <w:rsid w:val="00182CDC"/>
    <w:rsid w:val="001847CC"/>
    <w:rsid w:val="0018556F"/>
    <w:rsid w:val="0018598F"/>
    <w:rsid w:val="00187D6D"/>
    <w:rsid w:val="00191091"/>
    <w:rsid w:val="001910C7"/>
    <w:rsid w:val="0019155C"/>
    <w:rsid w:val="0019223E"/>
    <w:rsid w:val="00193389"/>
    <w:rsid w:val="001935FB"/>
    <w:rsid w:val="00193E9A"/>
    <w:rsid w:val="00193FED"/>
    <w:rsid w:val="00195D62"/>
    <w:rsid w:val="001A0258"/>
    <w:rsid w:val="001A1DAC"/>
    <w:rsid w:val="001A26CB"/>
    <w:rsid w:val="001A2BBA"/>
    <w:rsid w:val="001A304F"/>
    <w:rsid w:val="001A33D0"/>
    <w:rsid w:val="001A368B"/>
    <w:rsid w:val="001A3DCC"/>
    <w:rsid w:val="001A3EE2"/>
    <w:rsid w:val="001A45C4"/>
    <w:rsid w:val="001A5495"/>
    <w:rsid w:val="001A77A2"/>
    <w:rsid w:val="001B004C"/>
    <w:rsid w:val="001B00A7"/>
    <w:rsid w:val="001B08D2"/>
    <w:rsid w:val="001B0D86"/>
    <w:rsid w:val="001B22E1"/>
    <w:rsid w:val="001B2B75"/>
    <w:rsid w:val="001B33C1"/>
    <w:rsid w:val="001B3A72"/>
    <w:rsid w:val="001B4286"/>
    <w:rsid w:val="001B4FA2"/>
    <w:rsid w:val="001B5485"/>
    <w:rsid w:val="001B61EB"/>
    <w:rsid w:val="001B648E"/>
    <w:rsid w:val="001B6B9B"/>
    <w:rsid w:val="001B71F6"/>
    <w:rsid w:val="001B7FC8"/>
    <w:rsid w:val="001C0088"/>
    <w:rsid w:val="001C0A9F"/>
    <w:rsid w:val="001C0C43"/>
    <w:rsid w:val="001C108B"/>
    <w:rsid w:val="001C16F0"/>
    <w:rsid w:val="001C2410"/>
    <w:rsid w:val="001C2444"/>
    <w:rsid w:val="001C2EA7"/>
    <w:rsid w:val="001C31C8"/>
    <w:rsid w:val="001C3DBD"/>
    <w:rsid w:val="001C5500"/>
    <w:rsid w:val="001C6DC6"/>
    <w:rsid w:val="001C7BC3"/>
    <w:rsid w:val="001D024C"/>
    <w:rsid w:val="001D05A5"/>
    <w:rsid w:val="001D0CAA"/>
    <w:rsid w:val="001D0CCC"/>
    <w:rsid w:val="001D0F4F"/>
    <w:rsid w:val="001D291D"/>
    <w:rsid w:val="001D2C18"/>
    <w:rsid w:val="001D2F39"/>
    <w:rsid w:val="001D37E8"/>
    <w:rsid w:val="001D4B7E"/>
    <w:rsid w:val="001D5FA0"/>
    <w:rsid w:val="001D62D0"/>
    <w:rsid w:val="001D65A8"/>
    <w:rsid w:val="001D77FA"/>
    <w:rsid w:val="001D7AE1"/>
    <w:rsid w:val="001D7EFE"/>
    <w:rsid w:val="001E2102"/>
    <w:rsid w:val="001E2882"/>
    <w:rsid w:val="001E2D9F"/>
    <w:rsid w:val="001E3577"/>
    <w:rsid w:val="001E3587"/>
    <w:rsid w:val="001E4080"/>
    <w:rsid w:val="001E43B9"/>
    <w:rsid w:val="001E4CDF"/>
    <w:rsid w:val="001E4D59"/>
    <w:rsid w:val="001E4D88"/>
    <w:rsid w:val="001E5DD5"/>
    <w:rsid w:val="001E5E17"/>
    <w:rsid w:val="001F038B"/>
    <w:rsid w:val="001F047C"/>
    <w:rsid w:val="001F08D6"/>
    <w:rsid w:val="001F170C"/>
    <w:rsid w:val="001F1B35"/>
    <w:rsid w:val="001F304D"/>
    <w:rsid w:val="001F3A4A"/>
    <w:rsid w:val="001F40C4"/>
    <w:rsid w:val="001F415C"/>
    <w:rsid w:val="001F6840"/>
    <w:rsid w:val="001F72BA"/>
    <w:rsid w:val="00200044"/>
    <w:rsid w:val="00201E22"/>
    <w:rsid w:val="0020310D"/>
    <w:rsid w:val="002034D9"/>
    <w:rsid w:val="00203892"/>
    <w:rsid w:val="002038A2"/>
    <w:rsid w:val="00203975"/>
    <w:rsid w:val="002046D4"/>
    <w:rsid w:val="00204FEB"/>
    <w:rsid w:val="00205C98"/>
    <w:rsid w:val="00206367"/>
    <w:rsid w:val="0020766B"/>
    <w:rsid w:val="0021066E"/>
    <w:rsid w:val="002134C5"/>
    <w:rsid w:val="00213889"/>
    <w:rsid w:val="002147EA"/>
    <w:rsid w:val="00214BCD"/>
    <w:rsid w:val="00214BF4"/>
    <w:rsid w:val="002152BD"/>
    <w:rsid w:val="0021531B"/>
    <w:rsid w:val="002158B8"/>
    <w:rsid w:val="00216A81"/>
    <w:rsid w:val="00216C31"/>
    <w:rsid w:val="0021703E"/>
    <w:rsid w:val="00217B0C"/>
    <w:rsid w:val="0022054C"/>
    <w:rsid w:val="00220B47"/>
    <w:rsid w:val="00220F5D"/>
    <w:rsid w:val="002214A2"/>
    <w:rsid w:val="00221B40"/>
    <w:rsid w:val="00221EBE"/>
    <w:rsid w:val="002223E4"/>
    <w:rsid w:val="0022287E"/>
    <w:rsid w:val="00222A05"/>
    <w:rsid w:val="00223140"/>
    <w:rsid w:val="00223616"/>
    <w:rsid w:val="00224277"/>
    <w:rsid w:val="00224526"/>
    <w:rsid w:val="00224E53"/>
    <w:rsid w:val="0022798E"/>
    <w:rsid w:val="00227BFB"/>
    <w:rsid w:val="00227C10"/>
    <w:rsid w:val="0023021A"/>
    <w:rsid w:val="00230431"/>
    <w:rsid w:val="002304C8"/>
    <w:rsid w:val="00230EE3"/>
    <w:rsid w:val="00231B94"/>
    <w:rsid w:val="00231DC2"/>
    <w:rsid w:val="00232A4E"/>
    <w:rsid w:val="00233068"/>
    <w:rsid w:val="00233B5F"/>
    <w:rsid w:val="002345E9"/>
    <w:rsid w:val="00234B2A"/>
    <w:rsid w:val="002371B3"/>
    <w:rsid w:val="00240024"/>
    <w:rsid w:val="002411B7"/>
    <w:rsid w:val="0024145F"/>
    <w:rsid w:val="002418B3"/>
    <w:rsid w:val="00241B4F"/>
    <w:rsid w:val="0024319E"/>
    <w:rsid w:val="0024337C"/>
    <w:rsid w:val="002437A0"/>
    <w:rsid w:val="0024471D"/>
    <w:rsid w:val="00245907"/>
    <w:rsid w:val="0024632C"/>
    <w:rsid w:val="002463C5"/>
    <w:rsid w:val="00246FF7"/>
    <w:rsid w:val="002501D2"/>
    <w:rsid w:val="00250246"/>
    <w:rsid w:val="002508EC"/>
    <w:rsid w:val="00250E71"/>
    <w:rsid w:val="0025125B"/>
    <w:rsid w:val="002514C7"/>
    <w:rsid w:val="00252597"/>
    <w:rsid w:val="002530C9"/>
    <w:rsid w:val="002534AC"/>
    <w:rsid w:val="002555A7"/>
    <w:rsid w:val="002565F8"/>
    <w:rsid w:val="00256EC7"/>
    <w:rsid w:val="00257E9A"/>
    <w:rsid w:val="002605BC"/>
    <w:rsid w:val="0026110B"/>
    <w:rsid w:val="0026117A"/>
    <w:rsid w:val="00261E17"/>
    <w:rsid w:val="00262796"/>
    <w:rsid w:val="00262882"/>
    <w:rsid w:val="00262A40"/>
    <w:rsid w:val="00262E69"/>
    <w:rsid w:val="002656C7"/>
    <w:rsid w:val="002665E8"/>
    <w:rsid w:val="00266690"/>
    <w:rsid w:val="0026774F"/>
    <w:rsid w:val="00267786"/>
    <w:rsid w:val="002701B0"/>
    <w:rsid w:val="0027076A"/>
    <w:rsid w:val="00270B99"/>
    <w:rsid w:val="0027144D"/>
    <w:rsid w:val="00272316"/>
    <w:rsid w:val="00272504"/>
    <w:rsid w:val="00272B41"/>
    <w:rsid w:val="00272D08"/>
    <w:rsid w:val="00273593"/>
    <w:rsid w:val="0027448A"/>
    <w:rsid w:val="00274722"/>
    <w:rsid w:val="00274916"/>
    <w:rsid w:val="00275ACF"/>
    <w:rsid w:val="00275ED1"/>
    <w:rsid w:val="002766FE"/>
    <w:rsid w:val="00276F3D"/>
    <w:rsid w:val="00276F57"/>
    <w:rsid w:val="00277767"/>
    <w:rsid w:val="00280351"/>
    <w:rsid w:val="00280FB4"/>
    <w:rsid w:val="00281079"/>
    <w:rsid w:val="00281327"/>
    <w:rsid w:val="0028146D"/>
    <w:rsid w:val="00283156"/>
    <w:rsid w:val="002833CC"/>
    <w:rsid w:val="0028344B"/>
    <w:rsid w:val="00283ADF"/>
    <w:rsid w:val="002840A9"/>
    <w:rsid w:val="002845C0"/>
    <w:rsid w:val="00284F6C"/>
    <w:rsid w:val="002853B4"/>
    <w:rsid w:val="00285CAD"/>
    <w:rsid w:val="00285F74"/>
    <w:rsid w:val="0028678F"/>
    <w:rsid w:val="00286924"/>
    <w:rsid w:val="0028761F"/>
    <w:rsid w:val="00287766"/>
    <w:rsid w:val="002877FF"/>
    <w:rsid w:val="002900B1"/>
    <w:rsid w:val="002907FB"/>
    <w:rsid w:val="00291207"/>
    <w:rsid w:val="0029195E"/>
    <w:rsid w:val="0029281F"/>
    <w:rsid w:val="00293199"/>
    <w:rsid w:val="0029336D"/>
    <w:rsid w:val="00294B74"/>
    <w:rsid w:val="0029596F"/>
    <w:rsid w:val="002A2452"/>
    <w:rsid w:val="002A4558"/>
    <w:rsid w:val="002A5052"/>
    <w:rsid w:val="002B03EE"/>
    <w:rsid w:val="002B0608"/>
    <w:rsid w:val="002B0847"/>
    <w:rsid w:val="002B0A56"/>
    <w:rsid w:val="002B1BEB"/>
    <w:rsid w:val="002B21F2"/>
    <w:rsid w:val="002B3202"/>
    <w:rsid w:val="002B3493"/>
    <w:rsid w:val="002B36FC"/>
    <w:rsid w:val="002B39ED"/>
    <w:rsid w:val="002B3FC1"/>
    <w:rsid w:val="002B42B9"/>
    <w:rsid w:val="002B55F0"/>
    <w:rsid w:val="002B568E"/>
    <w:rsid w:val="002B69A9"/>
    <w:rsid w:val="002C15F4"/>
    <w:rsid w:val="002C1811"/>
    <w:rsid w:val="002C2002"/>
    <w:rsid w:val="002C306A"/>
    <w:rsid w:val="002C388F"/>
    <w:rsid w:val="002C3EF9"/>
    <w:rsid w:val="002C47DD"/>
    <w:rsid w:val="002C510E"/>
    <w:rsid w:val="002C53DB"/>
    <w:rsid w:val="002C5E56"/>
    <w:rsid w:val="002C7575"/>
    <w:rsid w:val="002D0A72"/>
    <w:rsid w:val="002D2598"/>
    <w:rsid w:val="002D3654"/>
    <w:rsid w:val="002D386E"/>
    <w:rsid w:val="002D4B95"/>
    <w:rsid w:val="002D64E3"/>
    <w:rsid w:val="002D6E87"/>
    <w:rsid w:val="002E0371"/>
    <w:rsid w:val="002E11AF"/>
    <w:rsid w:val="002E14F8"/>
    <w:rsid w:val="002E1E61"/>
    <w:rsid w:val="002E26F8"/>
    <w:rsid w:val="002E323E"/>
    <w:rsid w:val="002E4D74"/>
    <w:rsid w:val="002E5DC3"/>
    <w:rsid w:val="002E67A5"/>
    <w:rsid w:val="002E687B"/>
    <w:rsid w:val="002E6BC5"/>
    <w:rsid w:val="002E7287"/>
    <w:rsid w:val="002E7761"/>
    <w:rsid w:val="002E78ED"/>
    <w:rsid w:val="002E7C84"/>
    <w:rsid w:val="002E7F34"/>
    <w:rsid w:val="002F0DA3"/>
    <w:rsid w:val="002F1904"/>
    <w:rsid w:val="002F4811"/>
    <w:rsid w:val="002F4B0B"/>
    <w:rsid w:val="002F519C"/>
    <w:rsid w:val="002F5B66"/>
    <w:rsid w:val="002F7F4D"/>
    <w:rsid w:val="00300748"/>
    <w:rsid w:val="00301916"/>
    <w:rsid w:val="00302D73"/>
    <w:rsid w:val="00303C08"/>
    <w:rsid w:val="003060BD"/>
    <w:rsid w:val="00307189"/>
    <w:rsid w:val="0030759D"/>
    <w:rsid w:val="00307677"/>
    <w:rsid w:val="00307889"/>
    <w:rsid w:val="00307CD5"/>
    <w:rsid w:val="00311170"/>
    <w:rsid w:val="00311963"/>
    <w:rsid w:val="003120E5"/>
    <w:rsid w:val="003122AB"/>
    <w:rsid w:val="00312579"/>
    <w:rsid w:val="00312D9B"/>
    <w:rsid w:val="00312E70"/>
    <w:rsid w:val="003140F1"/>
    <w:rsid w:val="00314BC0"/>
    <w:rsid w:val="00314DA5"/>
    <w:rsid w:val="00315D8D"/>
    <w:rsid w:val="0031742F"/>
    <w:rsid w:val="003213C1"/>
    <w:rsid w:val="003217F5"/>
    <w:rsid w:val="00322883"/>
    <w:rsid w:val="00322B12"/>
    <w:rsid w:val="00322B49"/>
    <w:rsid w:val="00323C5A"/>
    <w:rsid w:val="00324CC9"/>
    <w:rsid w:val="00325189"/>
    <w:rsid w:val="00325806"/>
    <w:rsid w:val="00325E5F"/>
    <w:rsid w:val="003268F3"/>
    <w:rsid w:val="0032737E"/>
    <w:rsid w:val="0032750A"/>
    <w:rsid w:val="003278D5"/>
    <w:rsid w:val="0032799E"/>
    <w:rsid w:val="00327B17"/>
    <w:rsid w:val="00327E44"/>
    <w:rsid w:val="003316F9"/>
    <w:rsid w:val="0033332F"/>
    <w:rsid w:val="00333C19"/>
    <w:rsid w:val="00333F6E"/>
    <w:rsid w:val="00334CD7"/>
    <w:rsid w:val="00335192"/>
    <w:rsid w:val="00335899"/>
    <w:rsid w:val="00335F26"/>
    <w:rsid w:val="003360CF"/>
    <w:rsid w:val="00337211"/>
    <w:rsid w:val="00337478"/>
    <w:rsid w:val="00337C0E"/>
    <w:rsid w:val="00340F54"/>
    <w:rsid w:val="00341781"/>
    <w:rsid w:val="00341AA3"/>
    <w:rsid w:val="00341BDB"/>
    <w:rsid w:val="0034394D"/>
    <w:rsid w:val="00344991"/>
    <w:rsid w:val="00344EEC"/>
    <w:rsid w:val="00344F95"/>
    <w:rsid w:val="00345C98"/>
    <w:rsid w:val="003465D8"/>
    <w:rsid w:val="003467A0"/>
    <w:rsid w:val="0034683F"/>
    <w:rsid w:val="00350F87"/>
    <w:rsid w:val="00351167"/>
    <w:rsid w:val="00351A99"/>
    <w:rsid w:val="003520E7"/>
    <w:rsid w:val="0035408A"/>
    <w:rsid w:val="00354D36"/>
    <w:rsid w:val="0035537D"/>
    <w:rsid w:val="00357843"/>
    <w:rsid w:val="00357FCC"/>
    <w:rsid w:val="00360709"/>
    <w:rsid w:val="00360E94"/>
    <w:rsid w:val="00361469"/>
    <w:rsid w:val="0036173D"/>
    <w:rsid w:val="00361DAC"/>
    <w:rsid w:val="003626EE"/>
    <w:rsid w:val="00362842"/>
    <w:rsid w:val="0036372D"/>
    <w:rsid w:val="00363CDB"/>
    <w:rsid w:val="0036409A"/>
    <w:rsid w:val="0036479D"/>
    <w:rsid w:val="00365F92"/>
    <w:rsid w:val="00366F58"/>
    <w:rsid w:val="00371072"/>
    <w:rsid w:val="0037262D"/>
    <w:rsid w:val="003728FC"/>
    <w:rsid w:val="00373B62"/>
    <w:rsid w:val="00373D50"/>
    <w:rsid w:val="00374341"/>
    <w:rsid w:val="0037446E"/>
    <w:rsid w:val="00374EC9"/>
    <w:rsid w:val="003753B1"/>
    <w:rsid w:val="00375A72"/>
    <w:rsid w:val="00376BFC"/>
    <w:rsid w:val="00376D93"/>
    <w:rsid w:val="00376FA6"/>
    <w:rsid w:val="0037758F"/>
    <w:rsid w:val="00377F49"/>
    <w:rsid w:val="00377FBA"/>
    <w:rsid w:val="00380C53"/>
    <w:rsid w:val="00381542"/>
    <w:rsid w:val="003817BC"/>
    <w:rsid w:val="00381AF9"/>
    <w:rsid w:val="00381EB7"/>
    <w:rsid w:val="00383073"/>
    <w:rsid w:val="003838F6"/>
    <w:rsid w:val="0038429B"/>
    <w:rsid w:val="0038439B"/>
    <w:rsid w:val="0038470A"/>
    <w:rsid w:val="00384849"/>
    <w:rsid w:val="003848BE"/>
    <w:rsid w:val="00384B60"/>
    <w:rsid w:val="00386529"/>
    <w:rsid w:val="003865F2"/>
    <w:rsid w:val="0039014A"/>
    <w:rsid w:val="00390649"/>
    <w:rsid w:val="00390732"/>
    <w:rsid w:val="00391203"/>
    <w:rsid w:val="00391860"/>
    <w:rsid w:val="0039224E"/>
    <w:rsid w:val="00393563"/>
    <w:rsid w:val="003944AF"/>
    <w:rsid w:val="00394506"/>
    <w:rsid w:val="00394578"/>
    <w:rsid w:val="00394B93"/>
    <w:rsid w:val="0039725A"/>
    <w:rsid w:val="003974D3"/>
    <w:rsid w:val="00397A6C"/>
    <w:rsid w:val="003A0440"/>
    <w:rsid w:val="003A082C"/>
    <w:rsid w:val="003A17D9"/>
    <w:rsid w:val="003A19D0"/>
    <w:rsid w:val="003A1BD1"/>
    <w:rsid w:val="003A2179"/>
    <w:rsid w:val="003A4BF3"/>
    <w:rsid w:val="003A52C0"/>
    <w:rsid w:val="003A5896"/>
    <w:rsid w:val="003A637D"/>
    <w:rsid w:val="003A640D"/>
    <w:rsid w:val="003A70A9"/>
    <w:rsid w:val="003A710C"/>
    <w:rsid w:val="003B1F5B"/>
    <w:rsid w:val="003B1FA4"/>
    <w:rsid w:val="003B20F4"/>
    <w:rsid w:val="003B2B3C"/>
    <w:rsid w:val="003B2DE8"/>
    <w:rsid w:val="003B42C5"/>
    <w:rsid w:val="003B463F"/>
    <w:rsid w:val="003B4B5C"/>
    <w:rsid w:val="003B4C47"/>
    <w:rsid w:val="003B52C8"/>
    <w:rsid w:val="003B540F"/>
    <w:rsid w:val="003B5728"/>
    <w:rsid w:val="003B5CA9"/>
    <w:rsid w:val="003B6BD6"/>
    <w:rsid w:val="003B6CDC"/>
    <w:rsid w:val="003B6E35"/>
    <w:rsid w:val="003B6EC5"/>
    <w:rsid w:val="003B7833"/>
    <w:rsid w:val="003C01C9"/>
    <w:rsid w:val="003C059C"/>
    <w:rsid w:val="003C2ECA"/>
    <w:rsid w:val="003C3712"/>
    <w:rsid w:val="003C3C31"/>
    <w:rsid w:val="003C4769"/>
    <w:rsid w:val="003C57C0"/>
    <w:rsid w:val="003C5B5F"/>
    <w:rsid w:val="003C640A"/>
    <w:rsid w:val="003C6B38"/>
    <w:rsid w:val="003C7C5D"/>
    <w:rsid w:val="003C7D71"/>
    <w:rsid w:val="003C7F79"/>
    <w:rsid w:val="003D13C8"/>
    <w:rsid w:val="003D1426"/>
    <w:rsid w:val="003D1B75"/>
    <w:rsid w:val="003D1F72"/>
    <w:rsid w:val="003D2BEC"/>
    <w:rsid w:val="003D2D42"/>
    <w:rsid w:val="003D2EF2"/>
    <w:rsid w:val="003D4BD6"/>
    <w:rsid w:val="003D5CB0"/>
    <w:rsid w:val="003D6752"/>
    <w:rsid w:val="003D6C14"/>
    <w:rsid w:val="003D756B"/>
    <w:rsid w:val="003E259E"/>
    <w:rsid w:val="003E31F0"/>
    <w:rsid w:val="003E332A"/>
    <w:rsid w:val="003E3762"/>
    <w:rsid w:val="003E3918"/>
    <w:rsid w:val="003E4CE1"/>
    <w:rsid w:val="003E59E6"/>
    <w:rsid w:val="003E6BA5"/>
    <w:rsid w:val="003F0EDE"/>
    <w:rsid w:val="003F115F"/>
    <w:rsid w:val="003F18F9"/>
    <w:rsid w:val="003F1935"/>
    <w:rsid w:val="003F19B5"/>
    <w:rsid w:val="003F298D"/>
    <w:rsid w:val="003F2A8C"/>
    <w:rsid w:val="003F2D5E"/>
    <w:rsid w:val="003F5BD6"/>
    <w:rsid w:val="003F6314"/>
    <w:rsid w:val="003F6711"/>
    <w:rsid w:val="003F75B9"/>
    <w:rsid w:val="004001E0"/>
    <w:rsid w:val="00400979"/>
    <w:rsid w:val="004012AC"/>
    <w:rsid w:val="0040179C"/>
    <w:rsid w:val="00401E35"/>
    <w:rsid w:val="0040344E"/>
    <w:rsid w:val="00403515"/>
    <w:rsid w:val="00404ABA"/>
    <w:rsid w:val="00404E6E"/>
    <w:rsid w:val="0040540C"/>
    <w:rsid w:val="0040617E"/>
    <w:rsid w:val="00406DEB"/>
    <w:rsid w:val="00410B30"/>
    <w:rsid w:val="00411925"/>
    <w:rsid w:val="00412D3F"/>
    <w:rsid w:val="004132B4"/>
    <w:rsid w:val="00413C16"/>
    <w:rsid w:val="00413C3E"/>
    <w:rsid w:val="00414785"/>
    <w:rsid w:val="00414822"/>
    <w:rsid w:val="00415516"/>
    <w:rsid w:val="004156D6"/>
    <w:rsid w:val="00416903"/>
    <w:rsid w:val="0041775E"/>
    <w:rsid w:val="00417A83"/>
    <w:rsid w:val="00417CA2"/>
    <w:rsid w:val="00420EC6"/>
    <w:rsid w:val="00421604"/>
    <w:rsid w:val="004217DF"/>
    <w:rsid w:val="004218BE"/>
    <w:rsid w:val="00421CE0"/>
    <w:rsid w:val="00421F08"/>
    <w:rsid w:val="004231B8"/>
    <w:rsid w:val="004234EA"/>
    <w:rsid w:val="00424A48"/>
    <w:rsid w:val="004251A6"/>
    <w:rsid w:val="004252E7"/>
    <w:rsid w:val="00425939"/>
    <w:rsid w:val="00426D81"/>
    <w:rsid w:val="00427643"/>
    <w:rsid w:val="00430059"/>
    <w:rsid w:val="00430491"/>
    <w:rsid w:val="00431858"/>
    <w:rsid w:val="004320C6"/>
    <w:rsid w:val="004321B7"/>
    <w:rsid w:val="00432748"/>
    <w:rsid w:val="00432903"/>
    <w:rsid w:val="00432E0D"/>
    <w:rsid w:val="00432E97"/>
    <w:rsid w:val="004341EA"/>
    <w:rsid w:val="0043489A"/>
    <w:rsid w:val="00434A0D"/>
    <w:rsid w:val="00434BDD"/>
    <w:rsid w:val="004352C5"/>
    <w:rsid w:val="00435846"/>
    <w:rsid w:val="00436157"/>
    <w:rsid w:val="00436645"/>
    <w:rsid w:val="00440B57"/>
    <w:rsid w:val="00440BE7"/>
    <w:rsid w:val="00440E79"/>
    <w:rsid w:val="00440F02"/>
    <w:rsid w:val="00440F7B"/>
    <w:rsid w:val="004412EB"/>
    <w:rsid w:val="00442D4B"/>
    <w:rsid w:val="00443CE4"/>
    <w:rsid w:val="0044413A"/>
    <w:rsid w:val="00444CEC"/>
    <w:rsid w:val="00444F4D"/>
    <w:rsid w:val="0044539A"/>
    <w:rsid w:val="00445591"/>
    <w:rsid w:val="004463ED"/>
    <w:rsid w:val="0044791B"/>
    <w:rsid w:val="00447CA1"/>
    <w:rsid w:val="00451A85"/>
    <w:rsid w:val="00451B2D"/>
    <w:rsid w:val="00452548"/>
    <w:rsid w:val="00452C5D"/>
    <w:rsid w:val="00452D09"/>
    <w:rsid w:val="00452D1E"/>
    <w:rsid w:val="004540B0"/>
    <w:rsid w:val="004542C9"/>
    <w:rsid w:val="00454D45"/>
    <w:rsid w:val="00454DA9"/>
    <w:rsid w:val="0045729F"/>
    <w:rsid w:val="004572F1"/>
    <w:rsid w:val="00457D27"/>
    <w:rsid w:val="00457F9D"/>
    <w:rsid w:val="00461111"/>
    <w:rsid w:val="00462C34"/>
    <w:rsid w:val="0046310F"/>
    <w:rsid w:val="00463486"/>
    <w:rsid w:val="00463DB4"/>
    <w:rsid w:val="00464CB5"/>
    <w:rsid w:val="00464D2E"/>
    <w:rsid w:val="004656A0"/>
    <w:rsid w:val="0046621A"/>
    <w:rsid w:val="00466F6A"/>
    <w:rsid w:val="004675F5"/>
    <w:rsid w:val="00467F5D"/>
    <w:rsid w:val="00470844"/>
    <w:rsid w:val="00470892"/>
    <w:rsid w:val="00471901"/>
    <w:rsid w:val="004728F6"/>
    <w:rsid w:val="00475162"/>
    <w:rsid w:val="00476530"/>
    <w:rsid w:val="004768DE"/>
    <w:rsid w:val="00477C42"/>
    <w:rsid w:val="00480750"/>
    <w:rsid w:val="004842BB"/>
    <w:rsid w:val="004848E7"/>
    <w:rsid w:val="00487F87"/>
    <w:rsid w:val="004900DF"/>
    <w:rsid w:val="004927B0"/>
    <w:rsid w:val="00494566"/>
    <w:rsid w:val="004949AF"/>
    <w:rsid w:val="004952A2"/>
    <w:rsid w:val="00495F7B"/>
    <w:rsid w:val="00496457"/>
    <w:rsid w:val="00496A99"/>
    <w:rsid w:val="00497AD5"/>
    <w:rsid w:val="004A1453"/>
    <w:rsid w:val="004A154B"/>
    <w:rsid w:val="004A2968"/>
    <w:rsid w:val="004A3519"/>
    <w:rsid w:val="004A36FD"/>
    <w:rsid w:val="004A3D92"/>
    <w:rsid w:val="004A4641"/>
    <w:rsid w:val="004A50F4"/>
    <w:rsid w:val="004A571B"/>
    <w:rsid w:val="004A5759"/>
    <w:rsid w:val="004B0790"/>
    <w:rsid w:val="004B09BD"/>
    <w:rsid w:val="004B0D65"/>
    <w:rsid w:val="004B1648"/>
    <w:rsid w:val="004B1802"/>
    <w:rsid w:val="004B234F"/>
    <w:rsid w:val="004B2A5A"/>
    <w:rsid w:val="004B3DF0"/>
    <w:rsid w:val="004C000D"/>
    <w:rsid w:val="004C079F"/>
    <w:rsid w:val="004C09DB"/>
    <w:rsid w:val="004C0EC8"/>
    <w:rsid w:val="004C0FA8"/>
    <w:rsid w:val="004C1525"/>
    <w:rsid w:val="004C1666"/>
    <w:rsid w:val="004C2B5E"/>
    <w:rsid w:val="004C31F2"/>
    <w:rsid w:val="004C3243"/>
    <w:rsid w:val="004C3A02"/>
    <w:rsid w:val="004C3C9E"/>
    <w:rsid w:val="004C3D75"/>
    <w:rsid w:val="004C411F"/>
    <w:rsid w:val="004C4335"/>
    <w:rsid w:val="004C4876"/>
    <w:rsid w:val="004C5A69"/>
    <w:rsid w:val="004C6AC7"/>
    <w:rsid w:val="004C6AD5"/>
    <w:rsid w:val="004C6BED"/>
    <w:rsid w:val="004C7ACF"/>
    <w:rsid w:val="004D1254"/>
    <w:rsid w:val="004D1BA5"/>
    <w:rsid w:val="004D2176"/>
    <w:rsid w:val="004D2E0C"/>
    <w:rsid w:val="004D38E0"/>
    <w:rsid w:val="004D3FFE"/>
    <w:rsid w:val="004D4351"/>
    <w:rsid w:val="004D459B"/>
    <w:rsid w:val="004D7CD5"/>
    <w:rsid w:val="004D7F9D"/>
    <w:rsid w:val="004E007C"/>
    <w:rsid w:val="004E0424"/>
    <w:rsid w:val="004E04F1"/>
    <w:rsid w:val="004E0F0A"/>
    <w:rsid w:val="004E1A8A"/>
    <w:rsid w:val="004E25D8"/>
    <w:rsid w:val="004E2B83"/>
    <w:rsid w:val="004E3C7A"/>
    <w:rsid w:val="004E436D"/>
    <w:rsid w:val="004E4498"/>
    <w:rsid w:val="004E5442"/>
    <w:rsid w:val="004E770E"/>
    <w:rsid w:val="004E7F6C"/>
    <w:rsid w:val="004F0111"/>
    <w:rsid w:val="004F1AD6"/>
    <w:rsid w:val="004F1F0B"/>
    <w:rsid w:val="004F2914"/>
    <w:rsid w:val="004F33FE"/>
    <w:rsid w:val="004F3484"/>
    <w:rsid w:val="004F4563"/>
    <w:rsid w:val="004F6242"/>
    <w:rsid w:val="004F7A58"/>
    <w:rsid w:val="004F7AE7"/>
    <w:rsid w:val="00500372"/>
    <w:rsid w:val="00501700"/>
    <w:rsid w:val="005019B4"/>
    <w:rsid w:val="00502422"/>
    <w:rsid w:val="005027C8"/>
    <w:rsid w:val="00503489"/>
    <w:rsid w:val="00503AC7"/>
    <w:rsid w:val="005051C3"/>
    <w:rsid w:val="00505DA4"/>
    <w:rsid w:val="0050618B"/>
    <w:rsid w:val="00506C25"/>
    <w:rsid w:val="00507117"/>
    <w:rsid w:val="005106FF"/>
    <w:rsid w:val="00510787"/>
    <w:rsid w:val="005107D0"/>
    <w:rsid w:val="00510C29"/>
    <w:rsid w:val="005113BA"/>
    <w:rsid w:val="005114C1"/>
    <w:rsid w:val="00511513"/>
    <w:rsid w:val="00511EB5"/>
    <w:rsid w:val="00513081"/>
    <w:rsid w:val="0051333C"/>
    <w:rsid w:val="005133FB"/>
    <w:rsid w:val="00514429"/>
    <w:rsid w:val="00514491"/>
    <w:rsid w:val="005146DF"/>
    <w:rsid w:val="005162D4"/>
    <w:rsid w:val="005164A1"/>
    <w:rsid w:val="00516B7C"/>
    <w:rsid w:val="00517383"/>
    <w:rsid w:val="00517C0C"/>
    <w:rsid w:val="00517C18"/>
    <w:rsid w:val="005212ED"/>
    <w:rsid w:val="00522325"/>
    <w:rsid w:val="00522C46"/>
    <w:rsid w:val="00524120"/>
    <w:rsid w:val="005248F0"/>
    <w:rsid w:val="0052504D"/>
    <w:rsid w:val="00525429"/>
    <w:rsid w:val="00525515"/>
    <w:rsid w:val="00526097"/>
    <w:rsid w:val="0052611E"/>
    <w:rsid w:val="00526996"/>
    <w:rsid w:val="00526CA6"/>
    <w:rsid w:val="005273A1"/>
    <w:rsid w:val="00530B41"/>
    <w:rsid w:val="005315F6"/>
    <w:rsid w:val="0053166C"/>
    <w:rsid w:val="0053186E"/>
    <w:rsid w:val="00531C64"/>
    <w:rsid w:val="0053261C"/>
    <w:rsid w:val="00533883"/>
    <w:rsid w:val="00533C81"/>
    <w:rsid w:val="00534258"/>
    <w:rsid w:val="00534F36"/>
    <w:rsid w:val="0053529C"/>
    <w:rsid w:val="0053565F"/>
    <w:rsid w:val="00535A53"/>
    <w:rsid w:val="00535B08"/>
    <w:rsid w:val="00536BF6"/>
    <w:rsid w:val="00541375"/>
    <w:rsid w:val="00541713"/>
    <w:rsid w:val="00541FF6"/>
    <w:rsid w:val="005435B8"/>
    <w:rsid w:val="005435DB"/>
    <w:rsid w:val="005439CB"/>
    <w:rsid w:val="00543AD6"/>
    <w:rsid w:val="00544403"/>
    <w:rsid w:val="00545137"/>
    <w:rsid w:val="0054520F"/>
    <w:rsid w:val="005465B1"/>
    <w:rsid w:val="0054768C"/>
    <w:rsid w:val="00547DEC"/>
    <w:rsid w:val="00551065"/>
    <w:rsid w:val="00552093"/>
    <w:rsid w:val="0055220F"/>
    <w:rsid w:val="00552B4B"/>
    <w:rsid w:val="00552EA5"/>
    <w:rsid w:val="0055512F"/>
    <w:rsid w:val="005554AF"/>
    <w:rsid w:val="00557327"/>
    <w:rsid w:val="005577F2"/>
    <w:rsid w:val="00557E4F"/>
    <w:rsid w:val="00560042"/>
    <w:rsid w:val="0056321D"/>
    <w:rsid w:val="00563246"/>
    <w:rsid w:val="00563CF9"/>
    <w:rsid w:val="00565391"/>
    <w:rsid w:val="005656F4"/>
    <w:rsid w:val="00565BA4"/>
    <w:rsid w:val="00565BBA"/>
    <w:rsid w:val="0056631D"/>
    <w:rsid w:val="005667EC"/>
    <w:rsid w:val="00566B7A"/>
    <w:rsid w:val="00567240"/>
    <w:rsid w:val="00567697"/>
    <w:rsid w:val="0057160A"/>
    <w:rsid w:val="005718A9"/>
    <w:rsid w:val="00572872"/>
    <w:rsid w:val="00572DBB"/>
    <w:rsid w:val="00573930"/>
    <w:rsid w:val="00573BC1"/>
    <w:rsid w:val="00573D2D"/>
    <w:rsid w:val="00573FB2"/>
    <w:rsid w:val="00576144"/>
    <w:rsid w:val="005764C6"/>
    <w:rsid w:val="00576917"/>
    <w:rsid w:val="00576CDB"/>
    <w:rsid w:val="00577097"/>
    <w:rsid w:val="00580055"/>
    <w:rsid w:val="00580B48"/>
    <w:rsid w:val="005816FA"/>
    <w:rsid w:val="00581AB6"/>
    <w:rsid w:val="00581DDF"/>
    <w:rsid w:val="005833F7"/>
    <w:rsid w:val="0058374D"/>
    <w:rsid w:val="00583AA5"/>
    <w:rsid w:val="005842ED"/>
    <w:rsid w:val="005847D3"/>
    <w:rsid w:val="00585E0F"/>
    <w:rsid w:val="00585EE2"/>
    <w:rsid w:val="00586002"/>
    <w:rsid w:val="00586378"/>
    <w:rsid w:val="00587225"/>
    <w:rsid w:val="00590069"/>
    <w:rsid w:val="005904A7"/>
    <w:rsid w:val="00590F80"/>
    <w:rsid w:val="00591204"/>
    <w:rsid w:val="005918CA"/>
    <w:rsid w:val="005927ED"/>
    <w:rsid w:val="00592C30"/>
    <w:rsid w:val="00593C76"/>
    <w:rsid w:val="0059422D"/>
    <w:rsid w:val="00594DA2"/>
    <w:rsid w:val="0059519B"/>
    <w:rsid w:val="00595B18"/>
    <w:rsid w:val="00595BD1"/>
    <w:rsid w:val="00596012"/>
    <w:rsid w:val="005962AD"/>
    <w:rsid w:val="00596718"/>
    <w:rsid w:val="00596B8E"/>
    <w:rsid w:val="005973E5"/>
    <w:rsid w:val="00597B42"/>
    <w:rsid w:val="00597C46"/>
    <w:rsid w:val="005A02AC"/>
    <w:rsid w:val="005A25C9"/>
    <w:rsid w:val="005A2737"/>
    <w:rsid w:val="005A3734"/>
    <w:rsid w:val="005A3A0F"/>
    <w:rsid w:val="005A47B3"/>
    <w:rsid w:val="005A49DF"/>
    <w:rsid w:val="005A4A48"/>
    <w:rsid w:val="005A4AD3"/>
    <w:rsid w:val="005A52A1"/>
    <w:rsid w:val="005A7916"/>
    <w:rsid w:val="005B05BF"/>
    <w:rsid w:val="005B05EC"/>
    <w:rsid w:val="005B13E3"/>
    <w:rsid w:val="005B1D32"/>
    <w:rsid w:val="005B21B4"/>
    <w:rsid w:val="005B240E"/>
    <w:rsid w:val="005B300C"/>
    <w:rsid w:val="005B3BEC"/>
    <w:rsid w:val="005B487D"/>
    <w:rsid w:val="005B5CB3"/>
    <w:rsid w:val="005B5DDB"/>
    <w:rsid w:val="005B5F09"/>
    <w:rsid w:val="005B6ABD"/>
    <w:rsid w:val="005B6D9C"/>
    <w:rsid w:val="005B6EF7"/>
    <w:rsid w:val="005B74F2"/>
    <w:rsid w:val="005B759A"/>
    <w:rsid w:val="005C0DBA"/>
    <w:rsid w:val="005C1FA0"/>
    <w:rsid w:val="005C445D"/>
    <w:rsid w:val="005C530A"/>
    <w:rsid w:val="005C543E"/>
    <w:rsid w:val="005C5C28"/>
    <w:rsid w:val="005C5D7A"/>
    <w:rsid w:val="005C6139"/>
    <w:rsid w:val="005C64FE"/>
    <w:rsid w:val="005C7976"/>
    <w:rsid w:val="005D008A"/>
    <w:rsid w:val="005D0861"/>
    <w:rsid w:val="005D0C0E"/>
    <w:rsid w:val="005D10CB"/>
    <w:rsid w:val="005D129E"/>
    <w:rsid w:val="005D236A"/>
    <w:rsid w:val="005D3118"/>
    <w:rsid w:val="005D34A0"/>
    <w:rsid w:val="005D362D"/>
    <w:rsid w:val="005D36C0"/>
    <w:rsid w:val="005D3889"/>
    <w:rsid w:val="005D48F9"/>
    <w:rsid w:val="005D4A0A"/>
    <w:rsid w:val="005D59BF"/>
    <w:rsid w:val="005D7A55"/>
    <w:rsid w:val="005D7EFF"/>
    <w:rsid w:val="005D7FAA"/>
    <w:rsid w:val="005E10D5"/>
    <w:rsid w:val="005E1B2F"/>
    <w:rsid w:val="005E1FF0"/>
    <w:rsid w:val="005E35AB"/>
    <w:rsid w:val="005E5A06"/>
    <w:rsid w:val="005E603F"/>
    <w:rsid w:val="005E7AE1"/>
    <w:rsid w:val="005F0E03"/>
    <w:rsid w:val="005F13AF"/>
    <w:rsid w:val="005F14E1"/>
    <w:rsid w:val="005F1628"/>
    <w:rsid w:val="005F2239"/>
    <w:rsid w:val="005F269D"/>
    <w:rsid w:val="005F277C"/>
    <w:rsid w:val="005F3619"/>
    <w:rsid w:val="005F373B"/>
    <w:rsid w:val="005F3E5E"/>
    <w:rsid w:val="005F407E"/>
    <w:rsid w:val="005F46C3"/>
    <w:rsid w:val="005F4C8B"/>
    <w:rsid w:val="005F5EA8"/>
    <w:rsid w:val="005F6337"/>
    <w:rsid w:val="005F6BB7"/>
    <w:rsid w:val="005F7FB7"/>
    <w:rsid w:val="00600151"/>
    <w:rsid w:val="006004A3"/>
    <w:rsid w:val="00600B89"/>
    <w:rsid w:val="006013B0"/>
    <w:rsid w:val="0060168B"/>
    <w:rsid w:val="00601BFE"/>
    <w:rsid w:val="00602493"/>
    <w:rsid w:val="00602645"/>
    <w:rsid w:val="006026C2"/>
    <w:rsid w:val="00602C8A"/>
    <w:rsid w:val="00602E04"/>
    <w:rsid w:val="006039AC"/>
    <w:rsid w:val="00603CE7"/>
    <w:rsid w:val="00604F03"/>
    <w:rsid w:val="006051E2"/>
    <w:rsid w:val="006056D5"/>
    <w:rsid w:val="006058B2"/>
    <w:rsid w:val="006058F1"/>
    <w:rsid w:val="006059AB"/>
    <w:rsid w:val="00607657"/>
    <w:rsid w:val="00610195"/>
    <w:rsid w:val="00610C08"/>
    <w:rsid w:val="006131AB"/>
    <w:rsid w:val="00613B88"/>
    <w:rsid w:val="00613F0E"/>
    <w:rsid w:val="00614AC7"/>
    <w:rsid w:val="00615700"/>
    <w:rsid w:val="00616533"/>
    <w:rsid w:val="00616DD6"/>
    <w:rsid w:val="00617229"/>
    <w:rsid w:val="0061782A"/>
    <w:rsid w:val="00617E32"/>
    <w:rsid w:val="00620A34"/>
    <w:rsid w:val="006211DE"/>
    <w:rsid w:val="0062126F"/>
    <w:rsid w:val="0062170F"/>
    <w:rsid w:val="00622030"/>
    <w:rsid w:val="00622D27"/>
    <w:rsid w:val="0062347A"/>
    <w:rsid w:val="006238E9"/>
    <w:rsid w:val="0062417E"/>
    <w:rsid w:val="0062462E"/>
    <w:rsid w:val="00624ACE"/>
    <w:rsid w:val="00625BF6"/>
    <w:rsid w:val="006263F3"/>
    <w:rsid w:val="006269DA"/>
    <w:rsid w:val="00626B51"/>
    <w:rsid w:val="00626FCC"/>
    <w:rsid w:val="00627326"/>
    <w:rsid w:val="006273BF"/>
    <w:rsid w:val="00630D78"/>
    <w:rsid w:val="00630FFB"/>
    <w:rsid w:val="0063316D"/>
    <w:rsid w:val="006342A9"/>
    <w:rsid w:val="00634D49"/>
    <w:rsid w:val="006374EB"/>
    <w:rsid w:val="00640A5E"/>
    <w:rsid w:val="006415FC"/>
    <w:rsid w:val="00641CCC"/>
    <w:rsid w:val="00643B0B"/>
    <w:rsid w:val="006447C8"/>
    <w:rsid w:val="00644AD2"/>
    <w:rsid w:val="00644DE5"/>
    <w:rsid w:val="00644E61"/>
    <w:rsid w:val="00645AF2"/>
    <w:rsid w:val="00646BC7"/>
    <w:rsid w:val="006470A8"/>
    <w:rsid w:val="006505FF"/>
    <w:rsid w:val="00650F77"/>
    <w:rsid w:val="006529BD"/>
    <w:rsid w:val="00653CD6"/>
    <w:rsid w:val="006540D0"/>
    <w:rsid w:val="00654109"/>
    <w:rsid w:val="00654198"/>
    <w:rsid w:val="0065452A"/>
    <w:rsid w:val="00655024"/>
    <w:rsid w:val="00655159"/>
    <w:rsid w:val="00656653"/>
    <w:rsid w:val="00656B67"/>
    <w:rsid w:val="0065773F"/>
    <w:rsid w:val="00657B02"/>
    <w:rsid w:val="00660671"/>
    <w:rsid w:val="00660D23"/>
    <w:rsid w:val="00660F80"/>
    <w:rsid w:val="00660FDD"/>
    <w:rsid w:val="0066137C"/>
    <w:rsid w:val="00661EFB"/>
    <w:rsid w:val="006620C1"/>
    <w:rsid w:val="00663221"/>
    <w:rsid w:val="00663F22"/>
    <w:rsid w:val="006640FA"/>
    <w:rsid w:val="00664297"/>
    <w:rsid w:val="00666516"/>
    <w:rsid w:val="006671C6"/>
    <w:rsid w:val="00667771"/>
    <w:rsid w:val="0067236B"/>
    <w:rsid w:val="0067244B"/>
    <w:rsid w:val="00672675"/>
    <w:rsid w:val="0067277A"/>
    <w:rsid w:val="00672826"/>
    <w:rsid w:val="006728B1"/>
    <w:rsid w:val="006733C0"/>
    <w:rsid w:val="0067349B"/>
    <w:rsid w:val="006738B7"/>
    <w:rsid w:val="00673A94"/>
    <w:rsid w:val="00673B5E"/>
    <w:rsid w:val="006744C3"/>
    <w:rsid w:val="00675593"/>
    <w:rsid w:val="006756E7"/>
    <w:rsid w:val="00675FFC"/>
    <w:rsid w:val="00676997"/>
    <w:rsid w:val="0068118D"/>
    <w:rsid w:val="006811BC"/>
    <w:rsid w:val="00681348"/>
    <w:rsid w:val="00681465"/>
    <w:rsid w:val="0068198A"/>
    <w:rsid w:val="006825A7"/>
    <w:rsid w:val="00684370"/>
    <w:rsid w:val="00684676"/>
    <w:rsid w:val="006848E8"/>
    <w:rsid w:val="0068556A"/>
    <w:rsid w:val="00685787"/>
    <w:rsid w:val="00685961"/>
    <w:rsid w:val="00685BE9"/>
    <w:rsid w:val="0068652C"/>
    <w:rsid w:val="00687821"/>
    <w:rsid w:val="00687D16"/>
    <w:rsid w:val="00690EEC"/>
    <w:rsid w:val="006916D4"/>
    <w:rsid w:val="00691896"/>
    <w:rsid w:val="00692509"/>
    <w:rsid w:val="00692971"/>
    <w:rsid w:val="00692974"/>
    <w:rsid w:val="00693BA4"/>
    <w:rsid w:val="006949CF"/>
    <w:rsid w:val="00694C50"/>
    <w:rsid w:val="00694E42"/>
    <w:rsid w:val="00695787"/>
    <w:rsid w:val="00697038"/>
    <w:rsid w:val="006970F6"/>
    <w:rsid w:val="006972C2"/>
    <w:rsid w:val="006979CF"/>
    <w:rsid w:val="00697F84"/>
    <w:rsid w:val="006A0332"/>
    <w:rsid w:val="006A0BD9"/>
    <w:rsid w:val="006A0DEB"/>
    <w:rsid w:val="006A132F"/>
    <w:rsid w:val="006A181A"/>
    <w:rsid w:val="006A18FB"/>
    <w:rsid w:val="006A1AF7"/>
    <w:rsid w:val="006A2442"/>
    <w:rsid w:val="006A28B4"/>
    <w:rsid w:val="006A4394"/>
    <w:rsid w:val="006A4CE6"/>
    <w:rsid w:val="006A5118"/>
    <w:rsid w:val="006A5480"/>
    <w:rsid w:val="006A5C1A"/>
    <w:rsid w:val="006A63E5"/>
    <w:rsid w:val="006A695F"/>
    <w:rsid w:val="006A717B"/>
    <w:rsid w:val="006A7423"/>
    <w:rsid w:val="006A75F6"/>
    <w:rsid w:val="006A763F"/>
    <w:rsid w:val="006B001A"/>
    <w:rsid w:val="006B166E"/>
    <w:rsid w:val="006B1678"/>
    <w:rsid w:val="006B2E06"/>
    <w:rsid w:val="006B3BC1"/>
    <w:rsid w:val="006B3D99"/>
    <w:rsid w:val="006B45F1"/>
    <w:rsid w:val="006B5569"/>
    <w:rsid w:val="006B5CA9"/>
    <w:rsid w:val="006B6B60"/>
    <w:rsid w:val="006B6E09"/>
    <w:rsid w:val="006B6E45"/>
    <w:rsid w:val="006B6F3C"/>
    <w:rsid w:val="006B74F0"/>
    <w:rsid w:val="006B77EC"/>
    <w:rsid w:val="006C0F53"/>
    <w:rsid w:val="006C1FEF"/>
    <w:rsid w:val="006C2B4C"/>
    <w:rsid w:val="006C308A"/>
    <w:rsid w:val="006C3809"/>
    <w:rsid w:val="006C3B9D"/>
    <w:rsid w:val="006C4159"/>
    <w:rsid w:val="006C4A98"/>
    <w:rsid w:val="006C4E8D"/>
    <w:rsid w:val="006C593D"/>
    <w:rsid w:val="006C5A8E"/>
    <w:rsid w:val="006C5F3F"/>
    <w:rsid w:val="006C618A"/>
    <w:rsid w:val="006C61AB"/>
    <w:rsid w:val="006C75EC"/>
    <w:rsid w:val="006C78F9"/>
    <w:rsid w:val="006D0046"/>
    <w:rsid w:val="006D01F2"/>
    <w:rsid w:val="006D023D"/>
    <w:rsid w:val="006D15AB"/>
    <w:rsid w:val="006D1744"/>
    <w:rsid w:val="006D2447"/>
    <w:rsid w:val="006D2C40"/>
    <w:rsid w:val="006D333E"/>
    <w:rsid w:val="006D3A22"/>
    <w:rsid w:val="006D5D85"/>
    <w:rsid w:val="006E0935"/>
    <w:rsid w:val="006E20EE"/>
    <w:rsid w:val="006E386C"/>
    <w:rsid w:val="006E3DDA"/>
    <w:rsid w:val="006E4CA2"/>
    <w:rsid w:val="006E6F54"/>
    <w:rsid w:val="006E6FC6"/>
    <w:rsid w:val="006F0130"/>
    <w:rsid w:val="006F0179"/>
    <w:rsid w:val="006F130F"/>
    <w:rsid w:val="006F35D0"/>
    <w:rsid w:val="006F37AB"/>
    <w:rsid w:val="006F3BDC"/>
    <w:rsid w:val="006F4C11"/>
    <w:rsid w:val="006F5E8F"/>
    <w:rsid w:val="0070018F"/>
    <w:rsid w:val="0070098A"/>
    <w:rsid w:val="00700DD5"/>
    <w:rsid w:val="0070106A"/>
    <w:rsid w:val="007010B4"/>
    <w:rsid w:val="007010D0"/>
    <w:rsid w:val="0070160F"/>
    <w:rsid w:val="007019A2"/>
    <w:rsid w:val="00701A4B"/>
    <w:rsid w:val="0070400F"/>
    <w:rsid w:val="007057D0"/>
    <w:rsid w:val="00706C20"/>
    <w:rsid w:val="00706E0E"/>
    <w:rsid w:val="00706E9A"/>
    <w:rsid w:val="00707125"/>
    <w:rsid w:val="00710354"/>
    <w:rsid w:val="007104C4"/>
    <w:rsid w:val="00710B46"/>
    <w:rsid w:val="00711830"/>
    <w:rsid w:val="0071216F"/>
    <w:rsid w:val="007125BD"/>
    <w:rsid w:val="007130EC"/>
    <w:rsid w:val="0071316B"/>
    <w:rsid w:val="00713170"/>
    <w:rsid w:val="00714170"/>
    <w:rsid w:val="007145CA"/>
    <w:rsid w:val="007155CA"/>
    <w:rsid w:val="007159C9"/>
    <w:rsid w:val="00715CC5"/>
    <w:rsid w:val="00717748"/>
    <w:rsid w:val="0071790E"/>
    <w:rsid w:val="007207A0"/>
    <w:rsid w:val="00720EE3"/>
    <w:rsid w:val="00722A75"/>
    <w:rsid w:val="007236B3"/>
    <w:rsid w:val="00723C08"/>
    <w:rsid w:val="00725E67"/>
    <w:rsid w:val="00726CA6"/>
    <w:rsid w:val="007273BE"/>
    <w:rsid w:val="0072787F"/>
    <w:rsid w:val="00727F7C"/>
    <w:rsid w:val="007303EA"/>
    <w:rsid w:val="007304F2"/>
    <w:rsid w:val="007308CA"/>
    <w:rsid w:val="00732132"/>
    <w:rsid w:val="0073224D"/>
    <w:rsid w:val="007329F0"/>
    <w:rsid w:val="00733F1B"/>
    <w:rsid w:val="007343F2"/>
    <w:rsid w:val="00734D54"/>
    <w:rsid w:val="00735470"/>
    <w:rsid w:val="00735B76"/>
    <w:rsid w:val="00736103"/>
    <w:rsid w:val="007365D8"/>
    <w:rsid w:val="00736779"/>
    <w:rsid w:val="00736EF0"/>
    <w:rsid w:val="00736FB9"/>
    <w:rsid w:val="007372BB"/>
    <w:rsid w:val="007378E9"/>
    <w:rsid w:val="00737D3C"/>
    <w:rsid w:val="00740977"/>
    <w:rsid w:val="007409B1"/>
    <w:rsid w:val="00741F16"/>
    <w:rsid w:val="00743C8A"/>
    <w:rsid w:val="00744768"/>
    <w:rsid w:val="007449F5"/>
    <w:rsid w:val="00744C03"/>
    <w:rsid w:val="00745906"/>
    <w:rsid w:val="00746812"/>
    <w:rsid w:val="00747D70"/>
    <w:rsid w:val="007501F4"/>
    <w:rsid w:val="00751C3B"/>
    <w:rsid w:val="00751E1A"/>
    <w:rsid w:val="00751E8D"/>
    <w:rsid w:val="00751F76"/>
    <w:rsid w:val="00752167"/>
    <w:rsid w:val="00752BB8"/>
    <w:rsid w:val="00754A9B"/>
    <w:rsid w:val="0075621B"/>
    <w:rsid w:val="0075623C"/>
    <w:rsid w:val="00756510"/>
    <w:rsid w:val="00756B66"/>
    <w:rsid w:val="0075700F"/>
    <w:rsid w:val="007575FA"/>
    <w:rsid w:val="00757CD1"/>
    <w:rsid w:val="00757E16"/>
    <w:rsid w:val="00760549"/>
    <w:rsid w:val="00762B16"/>
    <w:rsid w:val="00762D7E"/>
    <w:rsid w:val="0076313C"/>
    <w:rsid w:val="007631FD"/>
    <w:rsid w:val="00763C47"/>
    <w:rsid w:val="00764520"/>
    <w:rsid w:val="00765A4D"/>
    <w:rsid w:val="00765EBC"/>
    <w:rsid w:val="007661A8"/>
    <w:rsid w:val="007663A7"/>
    <w:rsid w:val="007673F2"/>
    <w:rsid w:val="0076748F"/>
    <w:rsid w:val="00767697"/>
    <w:rsid w:val="0076794D"/>
    <w:rsid w:val="00767EB1"/>
    <w:rsid w:val="0077038B"/>
    <w:rsid w:val="00770CC2"/>
    <w:rsid w:val="00771128"/>
    <w:rsid w:val="00771A0B"/>
    <w:rsid w:val="00773636"/>
    <w:rsid w:val="00773772"/>
    <w:rsid w:val="00773ADA"/>
    <w:rsid w:val="00773E71"/>
    <w:rsid w:val="00774C34"/>
    <w:rsid w:val="00774C67"/>
    <w:rsid w:val="00775684"/>
    <w:rsid w:val="00775858"/>
    <w:rsid w:val="007764CF"/>
    <w:rsid w:val="00776DCE"/>
    <w:rsid w:val="00777475"/>
    <w:rsid w:val="00781D17"/>
    <w:rsid w:val="00781DC2"/>
    <w:rsid w:val="007824B1"/>
    <w:rsid w:val="007833A3"/>
    <w:rsid w:val="007833FC"/>
    <w:rsid w:val="00783F4B"/>
    <w:rsid w:val="0078583C"/>
    <w:rsid w:val="0078679D"/>
    <w:rsid w:val="007867ED"/>
    <w:rsid w:val="00787285"/>
    <w:rsid w:val="007872CB"/>
    <w:rsid w:val="00787A11"/>
    <w:rsid w:val="007902CA"/>
    <w:rsid w:val="00791DB2"/>
    <w:rsid w:val="0079209D"/>
    <w:rsid w:val="00793B14"/>
    <w:rsid w:val="00795EA1"/>
    <w:rsid w:val="00797042"/>
    <w:rsid w:val="00797B20"/>
    <w:rsid w:val="007A0260"/>
    <w:rsid w:val="007A02E5"/>
    <w:rsid w:val="007A123F"/>
    <w:rsid w:val="007A2068"/>
    <w:rsid w:val="007A3243"/>
    <w:rsid w:val="007A4AE8"/>
    <w:rsid w:val="007A50CB"/>
    <w:rsid w:val="007A54D0"/>
    <w:rsid w:val="007A5579"/>
    <w:rsid w:val="007A5E96"/>
    <w:rsid w:val="007A6863"/>
    <w:rsid w:val="007A751F"/>
    <w:rsid w:val="007B0E61"/>
    <w:rsid w:val="007B1958"/>
    <w:rsid w:val="007B26D7"/>
    <w:rsid w:val="007B45D9"/>
    <w:rsid w:val="007B4A02"/>
    <w:rsid w:val="007B5382"/>
    <w:rsid w:val="007B63B5"/>
    <w:rsid w:val="007B684C"/>
    <w:rsid w:val="007B76F6"/>
    <w:rsid w:val="007B78D4"/>
    <w:rsid w:val="007C0850"/>
    <w:rsid w:val="007C0FCF"/>
    <w:rsid w:val="007C257B"/>
    <w:rsid w:val="007C2668"/>
    <w:rsid w:val="007C2A83"/>
    <w:rsid w:val="007C2BA3"/>
    <w:rsid w:val="007C2F42"/>
    <w:rsid w:val="007C317B"/>
    <w:rsid w:val="007C31B5"/>
    <w:rsid w:val="007C3A00"/>
    <w:rsid w:val="007C3CE3"/>
    <w:rsid w:val="007C4C29"/>
    <w:rsid w:val="007C5D15"/>
    <w:rsid w:val="007C6FAD"/>
    <w:rsid w:val="007C7C7F"/>
    <w:rsid w:val="007D0E1F"/>
    <w:rsid w:val="007D2E31"/>
    <w:rsid w:val="007D3DDB"/>
    <w:rsid w:val="007D4263"/>
    <w:rsid w:val="007D5CB0"/>
    <w:rsid w:val="007D7E1C"/>
    <w:rsid w:val="007E0B3B"/>
    <w:rsid w:val="007E141A"/>
    <w:rsid w:val="007E199F"/>
    <w:rsid w:val="007E292F"/>
    <w:rsid w:val="007E2A01"/>
    <w:rsid w:val="007E2E03"/>
    <w:rsid w:val="007E3465"/>
    <w:rsid w:val="007E4338"/>
    <w:rsid w:val="007E4D0F"/>
    <w:rsid w:val="007E4EDF"/>
    <w:rsid w:val="007E651F"/>
    <w:rsid w:val="007E66D7"/>
    <w:rsid w:val="007E67E2"/>
    <w:rsid w:val="007E7470"/>
    <w:rsid w:val="007F07EC"/>
    <w:rsid w:val="007F089D"/>
    <w:rsid w:val="007F1336"/>
    <w:rsid w:val="007F160B"/>
    <w:rsid w:val="007F277D"/>
    <w:rsid w:val="007F4281"/>
    <w:rsid w:val="007F5B0D"/>
    <w:rsid w:val="007F5BA6"/>
    <w:rsid w:val="007F6905"/>
    <w:rsid w:val="007F74BF"/>
    <w:rsid w:val="0080008C"/>
    <w:rsid w:val="008003F6"/>
    <w:rsid w:val="00800655"/>
    <w:rsid w:val="00800AF2"/>
    <w:rsid w:val="00802210"/>
    <w:rsid w:val="00802FA8"/>
    <w:rsid w:val="00803BD7"/>
    <w:rsid w:val="00803F26"/>
    <w:rsid w:val="00804C07"/>
    <w:rsid w:val="00806273"/>
    <w:rsid w:val="0080656C"/>
    <w:rsid w:val="0080660B"/>
    <w:rsid w:val="00807B28"/>
    <w:rsid w:val="00812E62"/>
    <w:rsid w:val="008133D0"/>
    <w:rsid w:val="00813721"/>
    <w:rsid w:val="00813AE0"/>
    <w:rsid w:val="00814FE6"/>
    <w:rsid w:val="008157BA"/>
    <w:rsid w:val="0081588D"/>
    <w:rsid w:val="008162B6"/>
    <w:rsid w:val="00816C80"/>
    <w:rsid w:val="008175D3"/>
    <w:rsid w:val="008203C3"/>
    <w:rsid w:val="008204CE"/>
    <w:rsid w:val="008227A3"/>
    <w:rsid w:val="00822DEE"/>
    <w:rsid w:val="00823705"/>
    <w:rsid w:val="00825210"/>
    <w:rsid w:val="008256C1"/>
    <w:rsid w:val="00825D3D"/>
    <w:rsid w:val="00830222"/>
    <w:rsid w:val="0083043C"/>
    <w:rsid w:val="00830D59"/>
    <w:rsid w:val="008330F7"/>
    <w:rsid w:val="008331F2"/>
    <w:rsid w:val="00833EA5"/>
    <w:rsid w:val="00834057"/>
    <w:rsid w:val="00835039"/>
    <w:rsid w:val="008351BB"/>
    <w:rsid w:val="0083522A"/>
    <w:rsid w:val="00835A42"/>
    <w:rsid w:val="00835EF6"/>
    <w:rsid w:val="00835F21"/>
    <w:rsid w:val="0083614C"/>
    <w:rsid w:val="0083755A"/>
    <w:rsid w:val="008375C2"/>
    <w:rsid w:val="0084036D"/>
    <w:rsid w:val="00840ACA"/>
    <w:rsid w:val="00840B5F"/>
    <w:rsid w:val="00840EC8"/>
    <w:rsid w:val="00842BCF"/>
    <w:rsid w:val="0084320B"/>
    <w:rsid w:val="008435BF"/>
    <w:rsid w:val="00843B33"/>
    <w:rsid w:val="00844339"/>
    <w:rsid w:val="0084500B"/>
    <w:rsid w:val="00845263"/>
    <w:rsid w:val="008459D9"/>
    <w:rsid w:val="00846359"/>
    <w:rsid w:val="008472E7"/>
    <w:rsid w:val="00847332"/>
    <w:rsid w:val="00850643"/>
    <w:rsid w:val="00851534"/>
    <w:rsid w:val="00851BCB"/>
    <w:rsid w:val="00851D06"/>
    <w:rsid w:val="008524B2"/>
    <w:rsid w:val="0085258C"/>
    <w:rsid w:val="00854128"/>
    <w:rsid w:val="008550C0"/>
    <w:rsid w:val="00855157"/>
    <w:rsid w:val="0085523A"/>
    <w:rsid w:val="0085542B"/>
    <w:rsid w:val="008568CD"/>
    <w:rsid w:val="00856B78"/>
    <w:rsid w:val="00857198"/>
    <w:rsid w:val="00861FB1"/>
    <w:rsid w:val="00862A6A"/>
    <w:rsid w:val="00863AAA"/>
    <w:rsid w:val="0086580D"/>
    <w:rsid w:val="00865843"/>
    <w:rsid w:val="008663EB"/>
    <w:rsid w:val="00866477"/>
    <w:rsid w:val="008665E4"/>
    <w:rsid w:val="0086745F"/>
    <w:rsid w:val="00867E29"/>
    <w:rsid w:val="008705E3"/>
    <w:rsid w:val="0087068A"/>
    <w:rsid w:val="008712BC"/>
    <w:rsid w:val="00871A08"/>
    <w:rsid w:val="00871B1E"/>
    <w:rsid w:val="00873B99"/>
    <w:rsid w:val="00876DBA"/>
    <w:rsid w:val="00877E8C"/>
    <w:rsid w:val="008802D4"/>
    <w:rsid w:val="008809C3"/>
    <w:rsid w:val="00880F5B"/>
    <w:rsid w:val="00881CE1"/>
    <w:rsid w:val="008830FA"/>
    <w:rsid w:val="008831B7"/>
    <w:rsid w:val="00883552"/>
    <w:rsid w:val="008842A7"/>
    <w:rsid w:val="00884BA5"/>
    <w:rsid w:val="00885995"/>
    <w:rsid w:val="008863B7"/>
    <w:rsid w:val="00886786"/>
    <w:rsid w:val="0088696A"/>
    <w:rsid w:val="008901F7"/>
    <w:rsid w:val="008905D7"/>
    <w:rsid w:val="00890713"/>
    <w:rsid w:val="00890BDF"/>
    <w:rsid w:val="00890DB9"/>
    <w:rsid w:val="008918B2"/>
    <w:rsid w:val="00892720"/>
    <w:rsid w:val="008927C6"/>
    <w:rsid w:val="00892EC4"/>
    <w:rsid w:val="00893C16"/>
    <w:rsid w:val="00894331"/>
    <w:rsid w:val="00895A5F"/>
    <w:rsid w:val="00895D03"/>
    <w:rsid w:val="00896997"/>
    <w:rsid w:val="00897277"/>
    <w:rsid w:val="008A0C4B"/>
    <w:rsid w:val="008A1AF3"/>
    <w:rsid w:val="008A1F62"/>
    <w:rsid w:val="008A2288"/>
    <w:rsid w:val="008A2DDB"/>
    <w:rsid w:val="008A32E8"/>
    <w:rsid w:val="008A39E6"/>
    <w:rsid w:val="008A4C30"/>
    <w:rsid w:val="008A56A7"/>
    <w:rsid w:val="008A654A"/>
    <w:rsid w:val="008B000E"/>
    <w:rsid w:val="008B0103"/>
    <w:rsid w:val="008B05DC"/>
    <w:rsid w:val="008B0800"/>
    <w:rsid w:val="008B081A"/>
    <w:rsid w:val="008B124A"/>
    <w:rsid w:val="008B17D5"/>
    <w:rsid w:val="008B1A12"/>
    <w:rsid w:val="008B2102"/>
    <w:rsid w:val="008B3B35"/>
    <w:rsid w:val="008B415B"/>
    <w:rsid w:val="008B44AC"/>
    <w:rsid w:val="008B4584"/>
    <w:rsid w:val="008B573F"/>
    <w:rsid w:val="008B6339"/>
    <w:rsid w:val="008B6668"/>
    <w:rsid w:val="008B6E3C"/>
    <w:rsid w:val="008B7605"/>
    <w:rsid w:val="008B7BC0"/>
    <w:rsid w:val="008C07AB"/>
    <w:rsid w:val="008C0E80"/>
    <w:rsid w:val="008C0FB0"/>
    <w:rsid w:val="008C2062"/>
    <w:rsid w:val="008C26DF"/>
    <w:rsid w:val="008C2E73"/>
    <w:rsid w:val="008C311E"/>
    <w:rsid w:val="008C42E0"/>
    <w:rsid w:val="008C461C"/>
    <w:rsid w:val="008C4F2F"/>
    <w:rsid w:val="008C54EA"/>
    <w:rsid w:val="008C6A67"/>
    <w:rsid w:val="008C7130"/>
    <w:rsid w:val="008C7C34"/>
    <w:rsid w:val="008D1358"/>
    <w:rsid w:val="008D18B5"/>
    <w:rsid w:val="008D2B8D"/>
    <w:rsid w:val="008D2BF2"/>
    <w:rsid w:val="008D3003"/>
    <w:rsid w:val="008D3AB6"/>
    <w:rsid w:val="008D4877"/>
    <w:rsid w:val="008D4969"/>
    <w:rsid w:val="008D50A1"/>
    <w:rsid w:val="008D5EA5"/>
    <w:rsid w:val="008D5F4B"/>
    <w:rsid w:val="008D60F4"/>
    <w:rsid w:val="008D6FD0"/>
    <w:rsid w:val="008D716A"/>
    <w:rsid w:val="008D7207"/>
    <w:rsid w:val="008D769D"/>
    <w:rsid w:val="008E0483"/>
    <w:rsid w:val="008E04B0"/>
    <w:rsid w:val="008E0B12"/>
    <w:rsid w:val="008E12D1"/>
    <w:rsid w:val="008E154B"/>
    <w:rsid w:val="008E1FA7"/>
    <w:rsid w:val="008E296F"/>
    <w:rsid w:val="008E377A"/>
    <w:rsid w:val="008E590A"/>
    <w:rsid w:val="008E6365"/>
    <w:rsid w:val="008E6ACC"/>
    <w:rsid w:val="008E70B0"/>
    <w:rsid w:val="008E7D02"/>
    <w:rsid w:val="008F1E6F"/>
    <w:rsid w:val="008F1E8D"/>
    <w:rsid w:val="008F1F86"/>
    <w:rsid w:val="008F2770"/>
    <w:rsid w:val="008F2C51"/>
    <w:rsid w:val="008F320F"/>
    <w:rsid w:val="008F36A7"/>
    <w:rsid w:val="008F6FFA"/>
    <w:rsid w:val="008F7C7F"/>
    <w:rsid w:val="008F7FFC"/>
    <w:rsid w:val="00900347"/>
    <w:rsid w:val="00900769"/>
    <w:rsid w:val="00901250"/>
    <w:rsid w:val="0090213F"/>
    <w:rsid w:val="00902BD8"/>
    <w:rsid w:val="00902D54"/>
    <w:rsid w:val="00903089"/>
    <w:rsid w:val="009032E6"/>
    <w:rsid w:val="0090362B"/>
    <w:rsid w:val="0090384A"/>
    <w:rsid w:val="009039C1"/>
    <w:rsid w:val="00904EC6"/>
    <w:rsid w:val="00906417"/>
    <w:rsid w:val="00907082"/>
    <w:rsid w:val="009070CF"/>
    <w:rsid w:val="0090718C"/>
    <w:rsid w:val="00907442"/>
    <w:rsid w:val="00907D14"/>
    <w:rsid w:val="0091074B"/>
    <w:rsid w:val="00910AE0"/>
    <w:rsid w:val="00910BA5"/>
    <w:rsid w:val="00911482"/>
    <w:rsid w:val="009122D4"/>
    <w:rsid w:val="00913568"/>
    <w:rsid w:val="00913B5F"/>
    <w:rsid w:val="00913FF9"/>
    <w:rsid w:val="00914288"/>
    <w:rsid w:val="0091433C"/>
    <w:rsid w:val="00914FC9"/>
    <w:rsid w:val="00915165"/>
    <w:rsid w:val="0091544F"/>
    <w:rsid w:val="00916420"/>
    <w:rsid w:val="009166B8"/>
    <w:rsid w:val="00916DD1"/>
    <w:rsid w:val="00917186"/>
    <w:rsid w:val="00920015"/>
    <w:rsid w:val="0092021C"/>
    <w:rsid w:val="00920327"/>
    <w:rsid w:val="0092048D"/>
    <w:rsid w:val="00921136"/>
    <w:rsid w:val="00921715"/>
    <w:rsid w:val="00922BE2"/>
    <w:rsid w:val="00923808"/>
    <w:rsid w:val="00923A09"/>
    <w:rsid w:val="00925470"/>
    <w:rsid w:val="00925F57"/>
    <w:rsid w:val="00926F4B"/>
    <w:rsid w:val="00927215"/>
    <w:rsid w:val="00927760"/>
    <w:rsid w:val="00930506"/>
    <w:rsid w:val="009305F7"/>
    <w:rsid w:val="00930F68"/>
    <w:rsid w:val="0093146D"/>
    <w:rsid w:val="00931728"/>
    <w:rsid w:val="00931B6F"/>
    <w:rsid w:val="00931C13"/>
    <w:rsid w:val="00932385"/>
    <w:rsid w:val="00932C58"/>
    <w:rsid w:val="0093443F"/>
    <w:rsid w:val="009349B3"/>
    <w:rsid w:val="00934C3D"/>
    <w:rsid w:val="00934F0B"/>
    <w:rsid w:val="00935CA8"/>
    <w:rsid w:val="009367B0"/>
    <w:rsid w:val="00936A92"/>
    <w:rsid w:val="00937A4E"/>
    <w:rsid w:val="00937F2A"/>
    <w:rsid w:val="00940273"/>
    <w:rsid w:val="00940C5F"/>
    <w:rsid w:val="009419A6"/>
    <w:rsid w:val="0094246C"/>
    <w:rsid w:val="009441D8"/>
    <w:rsid w:val="009446E0"/>
    <w:rsid w:val="00945AA6"/>
    <w:rsid w:val="009466C2"/>
    <w:rsid w:val="00946AA9"/>
    <w:rsid w:val="00947081"/>
    <w:rsid w:val="00947885"/>
    <w:rsid w:val="00947EEF"/>
    <w:rsid w:val="009501D2"/>
    <w:rsid w:val="00950849"/>
    <w:rsid w:val="0095128C"/>
    <w:rsid w:val="0095154D"/>
    <w:rsid w:val="00951CC2"/>
    <w:rsid w:val="00952A5E"/>
    <w:rsid w:val="00952E36"/>
    <w:rsid w:val="00952E85"/>
    <w:rsid w:val="00953066"/>
    <w:rsid w:val="009543F9"/>
    <w:rsid w:val="0095484F"/>
    <w:rsid w:val="00954C45"/>
    <w:rsid w:val="009560C0"/>
    <w:rsid w:val="00957982"/>
    <w:rsid w:val="00957DAC"/>
    <w:rsid w:val="00957EEE"/>
    <w:rsid w:val="0096066D"/>
    <w:rsid w:val="00961428"/>
    <w:rsid w:val="00961478"/>
    <w:rsid w:val="009620BD"/>
    <w:rsid w:val="009624B6"/>
    <w:rsid w:val="00962796"/>
    <w:rsid w:val="00964A81"/>
    <w:rsid w:val="009664ED"/>
    <w:rsid w:val="00966E65"/>
    <w:rsid w:val="0097101B"/>
    <w:rsid w:val="00971AE9"/>
    <w:rsid w:val="00972043"/>
    <w:rsid w:val="009724A3"/>
    <w:rsid w:val="0097287C"/>
    <w:rsid w:val="00972F8E"/>
    <w:rsid w:val="0097366E"/>
    <w:rsid w:val="009742CF"/>
    <w:rsid w:val="00975256"/>
    <w:rsid w:val="009762BA"/>
    <w:rsid w:val="009766CB"/>
    <w:rsid w:val="00981082"/>
    <w:rsid w:val="00982B68"/>
    <w:rsid w:val="00982F50"/>
    <w:rsid w:val="009840E6"/>
    <w:rsid w:val="009843A0"/>
    <w:rsid w:val="00984DAC"/>
    <w:rsid w:val="00984E1C"/>
    <w:rsid w:val="00985038"/>
    <w:rsid w:val="00985BF3"/>
    <w:rsid w:val="00985E4A"/>
    <w:rsid w:val="00986356"/>
    <w:rsid w:val="00991319"/>
    <w:rsid w:val="00991C25"/>
    <w:rsid w:val="00991D9E"/>
    <w:rsid w:val="00992842"/>
    <w:rsid w:val="00992FC6"/>
    <w:rsid w:val="009936E2"/>
    <w:rsid w:val="00993739"/>
    <w:rsid w:val="009942ED"/>
    <w:rsid w:val="00994447"/>
    <w:rsid w:val="009952A8"/>
    <w:rsid w:val="00995E24"/>
    <w:rsid w:val="00996D6F"/>
    <w:rsid w:val="009A0BE4"/>
    <w:rsid w:val="009A0CB7"/>
    <w:rsid w:val="009A0CC6"/>
    <w:rsid w:val="009A0D19"/>
    <w:rsid w:val="009A1A46"/>
    <w:rsid w:val="009A2E93"/>
    <w:rsid w:val="009A3CE6"/>
    <w:rsid w:val="009A437C"/>
    <w:rsid w:val="009A4BCC"/>
    <w:rsid w:val="009A4D3D"/>
    <w:rsid w:val="009A5D4B"/>
    <w:rsid w:val="009A66F4"/>
    <w:rsid w:val="009A6FA0"/>
    <w:rsid w:val="009A7CC2"/>
    <w:rsid w:val="009B098D"/>
    <w:rsid w:val="009B0A70"/>
    <w:rsid w:val="009B202C"/>
    <w:rsid w:val="009B2B05"/>
    <w:rsid w:val="009B3059"/>
    <w:rsid w:val="009B327C"/>
    <w:rsid w:val="009B3DDA"/>
    <w:rsid w:val="009B3E09"/>
    <w:rsid w:val="009B441A"/>
    <w:rsid w:val="009B5CDD"/>
    <w:rsid w:val="009B5D6F"/>
    <w:rsid w:val="009B6A2D"/>
    <w:rsid w:val="009C07E8"/>
    <w:rsid w:val="009C2524"/>
    <w:rsid w:val="009C39B8"/>
    <w:rsid w:val="009C40A6"/>
    <w:rsid w:val="009C5E8A"/>
    <w:rsid w:val="009C617E"/>
    <w:rsid w:val="009C64A2"/>
    <w:rsid w:val="009C6919"/>
    <w:rsid w:val="009C7EE1"/>
    <w:rsid w:val="009D1DEC"/>
    <w:rsid w:val="009D217D"/>
    <w:rsid w:val="009D2E14"/>
    <w:rsid w:val="009D44D2"/>
    <w:rsid w:val="009D4622"/>
    <w:rsid w:val="009D4C8A"/>
    <w:rsid w:val="009D5944"/>
    <w:rsid w:val="009D6F3A"/>
    <w:rsid w:val="009D7553"/>
    <w:rsid w:val="009D759E"/>
    <w:rsid w:val="009D7B00"/>
    <w:rsid w:val="009E124F"/>
    <w:rsid w:val="009E2471"/>
    <w:rsid w:val="009E24C7"/>
    <w:rsid w:val="009E6579"/>
    <w:rsid w:val="009F0642"/>
    <w:rsid w:val="009F11BB"/>
    <w:rsid w:val="009F16F5"/>
    <w:rsid w:val="009F38FA"/>
    <w:rsid w:val="009F3A9B"/>
    <w:rsid w:val="009F3C39"/>
    <w:rsid w:val="009F3E59"/>
    <w:rsid w:val="009F4D14"/>
    <w:rsid w:val="009F5B83"/>
    <w:rsid w:val="009F77C4"/>
    <w:rsid w:val="00A01F6D"/>
    <w:rsid w:val="00A027E1"/>
    <w:rsid w:val="00A02DE3"/>
    <w:rsid w:val="00A02EAA"/>
    <w:rsid w:val="00A0389E"/>
    <w:rsid w:val="00A057B8"/>
    <w:rsid w:val="00A05CDC"/>
    <w:rsid w:val="00A05CE8"/>
    <w:rsid w:val="00A0604F"/>
    <w:rsid w:val="00A067E3"/>
    <w:rsid w:val="00A06B7B"/>
    <w:rsid w:val="00A07039"/>
    <w:rsid w:val="00A071AF"/>
    <w:rsid w:val="00A07610"/>
    <w:rsid w:val="00A100E2"/>
    <w:rsid w:val="00A103A5"/>
    <w:rsid w:val="00A10825"/>
    <w:rsid w:val="00A11530"/>
    <w:rsid w:val="00A12094"/>
    <w:rsid w:val="00A1228F"/>
    <w:rsid w:val="00A12513"/>
    <w:rsid w:val="00A13561"/>
    <w:rsid w:val="00A13A68"/>
    <w:rsid w:val="00A1445E"/>
    <w:rsid w:val="00A14750"/>
    <w:rsid w:val="00A15730"/>
    <w:rsid w:val="00A1691B"/>
    <w:rsid w:val="00A20535"/>
    <w:rsid w:val="00A20F89"/>
    <w:rsid w:val="00A21C68"/>
    <w:rsid w:val="00A23A94"/>
    <w:rsid w:val="00A24204"/>
    <w:rsid w:val="00A24A62"/>
    <w:rsid w:val="00A24C4D"/>
    <w:rsid w:val="00A255AD"/>
    <w:rsid w:val="00A258E3"/>
    <w:rsid w:val="00A26488"/>
    <w:rsid w:val="00A266ED"/>
    <w:rsid w:val="00A26CC9"/>
    <w:rsid w:val="00A26DFC"/>
    <w:rsid w:val="00A27998"/>
    <w:rsid w:val="00A27DF0"/>
    <w:rsid w:val="00A30916"/>
    <w:rsid w:val="00A31C1A"/>
    <w:rsid w:val="00A32354"/>
    <w:rsid w:val="00A32C5C"/>
    <w:rsid w:val="00A3307E"/>
    <w:rsid w:val="00A337CD"/>
    <w:rsid w:val="00A35045"/>
    <w:rsid w:val="00A3514F"/>
    <w:rsid w:val="00A353F1"/>
    <w:rsid w:val="00A35EFF"/>
    <w:rsid w:val="00A36353"/>
    <w:rsid w:val="00A36F1B"/>
    <w:rsid w:val="00A36F24"/>
    <w:rsid w:val="00A41BD7"/>
    <w:rsid w:val="00A41E7F"/>
    <w:rsid w:val="00A42217"/>
    <w:rsid w:val="00A42718"/>
    <w:rsid w:val="00A43BB3"/>
    <w:rsid w:val="00A444EC"/>
    <w:rsid w:val="00A44689"/>
    <w:rsid w:val="00A447AC"/>
    <w:rsid w:val="00A451D5"/>
    <w:rsid w:val="00A45DCE"/>
    <w:rsid w:val="00A4675A"/>
    <w:rsid w:val="00A4722F"/>
    <w:rsid w:val="00A47FA5"/>
    <w:rsid w:val="00A51379"/>
    <w:rsid w:val="00A520D2"/>
    <w:rsid w:val="00A526C8"/>
    <w:rsid w:val="00A52D04"/>
    <w:rsid w:val="00A538CA"/>
    <w:rsid w:val="00A53A61"/>
    <w:rsid w:val="00A54A17"/>
    <w:rsid w:val="00A551C2"/>
    <w:rsid w:val="00A552B8"/>
    <w:rsid w:val="00A56184"/>
    <w:rsid w:val="00A5688A"/>
    <w:rsid w:val="00A600BD"/>
    <w:rsid w:val="00A60356"/>
    <w:rsid w:val="00A605C3"/>
    <w:rsid w:val="00A60A0D"/>
    <w:rsid w:val="00A60A5F"/>
    <w:rsid w:val="00A640B0"/>
    <w:rsid w:val="00A6431B"/>
    <w:rsid w:val="00A643EB"/>
    <w:rsid w:val="00A6465E"/>
    <w:rsid w:val="00A64885"/>
    <w:rsid w:val="00A65BFB"/>
    <w:rsid w:val="00A70044"/>
    <w:rsid w:val="00A7007C"/>
    <w:rsid w:val="00A708FB"/>
    <w:rsid w:val="00A7319E"/>
    <w:rsid w:val="00A7356B"/>
    <w:rsid w:val="00A74285"/>
    <w:rsid w:val="00A74800"/>
    <w:rsid w:val="00A74FC5"/>
    <w:rsid w:val="00A754D3"/>
    <w:rsid w:val="00A75C62"/>
    <w:rsid w:val="00A763C6"/>
    <w:rsid w:val="00A76F61"/>
    <w:rsid w:val="00A775C1"/>
    <w:rsid w:val="00A80585"/>
    <w:rsid w:val="00A81ED3"/>
    <w:rsid w:val="00A81F65"/>
    <w:rsid w:val="00A82685"/>
    <w:rsid w:val="00A83CCB"/>
    <w:rsid w:val="00A848DC"/>
    <w:rsid w:val="00A85132"/>
    <w:rsid w:val="00A85A48"/>
    <w:rsid w:val="00A86984"/>
    <w:rsid w:val="00A86F36"/>
    <w:rsid w:val="00A875B5"/>
    <w:rsid w:val="00A90B12"/>
    <w:rsid w:val="00A91C40"/>
    <w:rsid w:val="00A91DC8"/>
    <w:rsid w:val="00A92CAA"/>
    <w:rsid w:val="00A9315B"/>
    <w:rsid w:val="00A95936"/>
    <w:rsid w:val="00A965C7"/>
    <w:rsid w:val="00A96F1D"/>
    <w:rsid w:val="00A97D27"/>
    <w:rsid w:val="00AA0250"/>
    <w:rsid w:val="00AA2531"/>
    <w:rsid w:val="00AA2D4D"/>
    <w:rsid w:val="00AA3C0D"/>
    <w:rsid w:val="00AA4D49"/>
    <w:rsid w:val="00AA579F"/>
    <w:rsid w:val="00AA5AD4"/>
    <w:rsid w:val="00AA5EF6"/>
    <w:rsid w:val="00AB02EE"/>
    <w:rsid w:val="00AB1A0F"/>
    <w:rsid w:val="00AB1B2F"/>
    <w:rsid w:val="00AB4690"/>
    <w:rsid w:val="00AB5450"/>
    <w:rsid w:val="00AB5604"/>
    <w:rsid w:val="00AB5742"/>
    <w:rsid w:val="00AB77FD"/>
    <w:rsid w:val="00AB7E8F"/>
    <w:rsid w:val="00AC0BF7"/>
    <w:rsid w:val="00AC18C7"/>
    <w:rsid w:val="00AC2358"/>
    <w:rsid w:val="00AC3155"/>
    <w:rsid w:val="00AC35FE"/>
    <w:rsid w:val="00AC4386"/>
    <w:rsid w:val="00AC4693"/>
    <w:rsid w:val="00AC47A4"/>
    <w:rsid w:val="00AC51DC"/>
    <w:rsid w:val="00AC765F"/>
    <w:rsid w:val="00AC78D5"/>
    <w:rsid w:val="00AD0304"/>
    <w:rsid w:val="00AD0397"/>
    <w:rsid w:val="00AD0616"/>
    <w:rsid w:val="00AD07C6"/>
    <w:rsid w:val="00AD09E5"/>
    <w:rsid w:val="00AD168A"/>
    <w:rsid w:val="00AD18F2"/>
    <w:rsid w:val="00AD2B46"/>
    <w:rsid w:val="00AD3444"/>
    <w:rsid w:val="00AD37C4"/>
    <w:rsid w:val="00AD38D1"/>
    <w:rsid w:val="00AD3C7A"/>
    <w:rsid w:val="00AD4410"/>
    <w:rsid w:val="00AD5799"/>
    <w:rsid w:val="00AD6DA9"/>
    <w:rsid w:val="00AD7ECB"/>
    <w:rsid w:val="00AE00AB"/>
    <w:rsid w:val="00AE1354"/>
    <w:rsid w:val="00AE1870"/>
    <w:rsid w:val="00AE2216"/>
    <w:rsid w:val="00AE4E92"/>
    <w:rsid w:val="00AE5166"/>
    <w:rsid w:val="00AE537B"/>
    <w:rsid w:val="00AE5E24"/>
    <w:rsid w:val="00AE6525"/>
    <w:rsid w:val="00AE6648"/>
    <w:rsid w:val="00AE70E1"/>
    <w:rsid w:val="00AE73B3"/>
    <w:rsid w:val="00AE7E4B"/>
    <w:rsid w:val="00AF078F"/>
    <w:rsid w:val="00AF0B9C"/>
    <w:rsid w:val="00AF0F69"/>
    <w:rsid w:val="00AF14D7"/>
    <w:rsid w:val="00AF3F78"/>
    <w:rsid w:val="00AF3FA1"/>
    <w:rsid w:val="00AF4A39"/>
    <w:rsid w:val="00AF5094"/>
    <w:rsid w:val="00AF5204"/>
    <w:rsid w:val="00AF7131"/>
    <w:rsid w:val="00B0042C"/>
    <w:rsid w:val="00B006A9"/>
    <w:rsid w:val="00B00F4D"/>
    <w:rsid w:val="00B01CD3"/>
    <w:rsid w:val="00B01D91"/>
    <w:rsid w:val="00B03172"/>
    <w:rsid w:val="00B04076"/>
    <w:rsid w:val="00B044AB"/>
    <w:rsid w:val="00B054A5"/>
    <w:rsid w:val="00B05805"/>
    <w:rsid w:val="00B0606C"/>
    <w:rsid w:val="00B0760C"/>
    <w:rsid w:val="00B107CC"/>
    <w:rsid w:val="00B12352"/>
    <w:rsid w:val="00B12794"/>
    <w:rsid w:val="00B131E2"/>
    <w:rsid w:val="00B14A47"/>
    <w:rsid w:val="00B151E9"/>
    <w:rsid w:val="00B1542F"/>
    <w:rsid w:val="00B1595A"/>
    <w:rsid w:val="00B15C6A"/>
    <w:rsid w:val="00B163CC"/>
    <w:rsid w:val="00B1711F"/>
    <w:rsid w:val="00B17921"/>
    <w:rsid w:val="00B20454"/>
    <w:rsid w:val="00B20907"/>
    <w:rsid w:val="00B2117B"/>
    <w:rsid w:val="00B21558"/>
    <w:rsid w:val="00B21949"/>
    <w:rsid w:val="00B228B0"/>
    <w:rsid w:val="00B22E6B"/>
    <w:rsid w:val="00B22F41"/>
    <w:rsid w:val="00B23021"/>
    <w:rsid w:val="00B23FCE"/>
    <w:rsid w:val="00B24CAA"/>
    <w:rsid w:val="00B2561B"/>
    <w:rsid w:val="00B259A1"/>
    <w:rsid w:val="00B25B9B"/>
    <w:rsid w:val="00B25E8C"/>
    <w:rsid w:val="00B27713"/>
    <w:rsid w:val="00B27C8B"/>
    <w:rsid w:val="00B31031"/>
    <w:rsid w:val="00B31B29"/>
    <w:rsid w:val="00B3259E"/>
    <w:rsid w:val="00B34444"/>
    <w:rsid w:val="00B34BF0"/>
    <w:rsid w:val="00B34E77"/>
    <w:rsid w:val="00B37992"/>
    <w:rsid w:val="00B41072"/>
    <w:rsid w:val="00B41490"/>
    <w:rsid w:val="00B4151D"/>
    <w:rsid w:val="00B419D5"/>
    <w:rsid w:val="00B41F0D"/>
    <w:rsid w:val="00B4249C"/>
    <w:rsid w:val="00B42AF5"/>
    <w:rsid w:val="00B4333A"/>
    <w:rsid w:val="00B434E0"/>
    <w:rsid w:val="00B439E4"/>
    <w:rsid w:val="00B441CE"/>
    <w:rsid w:val="00B44E24"/>
    <w:rsid w:val="00B450CD"/>
    <w:rsid w:val="00B45B5A"/>
    <w:rsid w:val="00B4636E"/>
    <w:rsid w:val="00B46B97"/>
    <w:rsid w:val="00B46D28"/>
    <w:rsid w:val="00B471FE"/>
    <w:rsid w:val="00B50626"/>
    <w:rsid w:val="00B50D11"/>
    <w:rsid w:val="00B5147F"/>
    <w:rsid w:val="00B51558"/>
    <w:rsid w:val="00B52190"/>
    <w:rsid w:val="00B52EAB"/>
    <w:rsid w:val="00B532BA"/>
    <w:rsid w:val="00B53604"/>
    <w:rsid w:val="00B53871"/>
    <w:rsid w:val="00B53D52"/>
    <w:rsid w:val="00B54AD8"/>
    <w:rsid w:val="00B55603"/>
    <w:rsid w:val="00B601E0"/>
    <w:rsid w:val="00B6026A"/>
    <w:rsid w:val="00B60602"/>
    <w:rsid w:val="00B610EB"/>
    <w:rsid w:val="00B610F3"/>
    <w:rsid w:val="00B619EE"/>
    <w:rsid w:val="00B63091"/>
    <w:rsid w:val="00B6319E"/>
    <w:rsid w:val="00B633FC"/>
    <w:rsid w:val="00B641BE"/>
    <w:rsid w:val="00B648A2"/>
    <w:rsid w:val="00B648C8"/>
    <w:rsid w:val="00B64E68"/>
    <w:rsid w:val="00B64F6A"/>
    <w:rsid w:val="00B65052"/>
    <w:rsid w:val="00B655EB"/>
    <w:rsid w:val="00B6745C"/>
    <w:rsid w:val="00B715AC"/>
    <w:rsid w:val="00B72A6D"/>
    <w:rsid w:val="00B72AF3"/>
    <w:rsid w:val="00B73906"/>
    <w:rsid w:val="00B741D4"/>
    <w:rsid w:val="00B74C33"/>
    <w:rsid w:val="00B74C78"/>
    <w:rsid w:val="00B756DA"/>
    <w:rsid w:val="00B7795F"/>
    <w:rsid w:val="00B77A9F"/>
    <w:rsid w:val="00B80307"/>
    <w:rsid w:val="00B8064B"/>
    <w:rsid w:val="00B81EEE"/>
    <w:rsid w:val="00B8380D"/>
    <w:rsid w:val="00B84436"/>
    <w:rsid w:val="00B85FAA"/>
    <w:rsid w:val="00B862AB"/>
    <w:rsid w:val="00B864EF"/>
    <w:rsid w:val="00B87663"/>
    <w:rsid w:val="00B91025"/>
    <w:rsid w:val="00B91478"/>
    <w:rsid w:val="00B9231D"/>
    <w:rsid w:val="00B92D62"/>
    <w:rsid w:val="00B92F7C"/>
    <w:rsid w:val="00B932EC"/>
    <w:rsid w:val="00B93873"/>
    <w:rsid w:val="00B94071"/>
    <w:rsid w:val="00B94A1E"/>
    <w:rsid w:val="00B95DFD"/>
    <w:rsid w:val="00B963BD"/>
    <w:rsid w:val="00B96724"/>
    <w:rsid w:val="00B96926"/>
    <w:rsid w:val="00BA084E"/>
    <w:rsid w:val="00BA0C1F"/>
    <w:rsid w:val="00BA1CA4"/>
    <w:rsid w:val="00BA205B"/>
    <w:rsid w:val="00BA2128"/>
    <w:rsid w:val="00BA2468"/>
    <w:rsid w:val="00BA2A5D"/>
    <w:rsid w:val="00BA35B6"/>
    <w:rsid w:val="00BA3CCC"/>
    <w:rsid w:val="00BA55B7"/>
    <w:rsid w:val="00BA57E8"/>
    <w:rsid w:val="00BA5986"/>
    <w:rsid w:val="00BA6553"/>
    <w:rsid w:val="00BA691E"/>
    <w:rsid w:val="00BA6A84"/>
    <w:rsid w:val="00BA7002"/>
    <w:rsid w:val="00BA7550"/>
    <w:rsid w:val="00BA7656"/>
    <w:rsid w:val="00BA7D68"/>
    <w:rsid w:val="00BA7FB3"/>
    <w:rsid w:val="00BB0807"/>
    <w:rsid w:val="00BB13FE"/>
    <w:rsid w:val="00BB1745"/>
    <w:rsid w:val="00BB17B7"/>
    <w:rsid w:val="00BB1DD0"/>
    <w:rsid w:val="00BB2287"/>
    <w:rsid w:val="00BB2330"/>
    <w:rsid w:val="00BB3A74"/>
    <w:rsid w:val="00BB4344"/>
    <w:rsid w:val="00BB48C3"/>
    <w:rsid w:val="00BB4CA1"/>
    <w:rsid w:val="00BB58E5"/>
    <w:rsid w:val="00BB60D2"/>
    <w:rsid w:val="00BB636F"/>
    <w:rsid w:val="00BB6752"/>
    <w:rsid w:val="00BB6A24"/>
    <w:rsid w:val="00BB6F0C"/>
    <w:rsid w:val="00BB7629"/>
    <w:rsid w:val="00BB7EC8"/>
    <w:rsid w:val="00BC0608"/>
    <w:rsid w:val="00BC1221"/>
    <w:rsid w:val="00BC1DF1"/>
    <w:rsid w:val="00BC26F0"/>
    <w:rsid w:val="00BC2C41"/>
    <w:rsid w:val="00BC2E34"/>
    <w:rsid w:val="00BC389B"/>
    <w:rsid w:val="00BC4559"/>
    <w:rsid w:val="00BC4696"/>
    <w:rsid w:val="00BC5A9C"/>
    <w:rsid w:val="00BC5FBC"/>
    <w:rsid w:val="00BC698D"/>
    <w:rsid w:val="00BC69EE"/>
    <w:rsid w:val="00BC70A6"/>
    <w:rsid w:val="00BC72F4"/>
    <w:rsid w:val="00BC739A"/>
    <w:rsid w:val="00BD0B25"/>
    <w:rsid w:val="00BD1231"/>
    <w:rsid w:val="00BD1435"/>
    <w:rsid w:val="00BD18AF"/>
    <w:rsid w:val="00BD20BB"/>
    <w:rsid w:val="00BD2293"/>
    <w:rsid w:val="00BD2FE7"/>
    <w:rsid w:val="00BD3DE0"/>
    <w:rsid w:val="00BD4540"/>
    <w:rsid w:val="00BD4E46"/>
    <w:rsid w:val="00BD5628"/>
    <w:rsid w:val="00BD58C4"/>
    <w:rsid w:val="00BD5CF9"/>
    <w:rsid w:val="00BD5FF5"/>
    <w:rsid w:val="00BD61AE"/>
    <w:rsid w:val="00BD6389"/>
    <w:rsid w:val="00BD7185"/>
    <w:rsid w:val="00BD7AC7"/>
    <w:rsid w:val="00BE01E3"/>
    <w:rsid w:val="00BE12C5"/>
    <w:rsid w:val="00BE149C"/>
    <w:rsid w:val="00BE1687"/>
    <w:rsid w:val="00BE218C"/>
    <w:rsid w:val="00BE2DE4"/>
    <w:rsid w:val="00BE378C"/>
    <w:rsid w:val="00BE3CB5"/>
    <w:rsid w:val="00BE4AED"/>
    <w:rsid w:val="00BE4C42"/>
    <w:rsid w:val="00BE5DCC"/>
    <w:rsid w:val="00BF0294"/>
    <w:rsid w:val="00BF0992"/>
    <w:rsid w:val="00BF122D"/>
    <w:rsid w:val="00BF14EA"/>
    <w:rsid w:val="00BF15DA"/>
    <w:rsid w:val="00BF1D8E"/>
    <w:rsid w:val="00BF2C7C"/>
    <w:rsid w:val="00BF3818"/>
    <w:rsid w:val="00BF3A45"/>
    <w:rsid w:val="00BF3ABE"/>
    <w:rsid w:val="00BF3CBE"/>
    <w:rsid w:val="00BF3CDA"/>
    <w:rsid w:val="00BF4209"/>
    <w:rsid w:val="00BF48A9"/>
    <w:rsid w:val="00BF524D"/>
    <w:rsid w:val="00BF5DBE"/>
    <w:rsid w:val="00BF60F1"/>
    <w:rsid w:val="00BF6BF7"/>
    <w:rsid w:val="00C02AA2"/>
    <w:rsid w:val="00C03D72"/>
    <w:rsid w:val="00C05FFD"/>
    <w:rsid w:val="00C061A5"/>
    <w:rsid w:val="00C0628A"/>
    <w:rsid w:val="00C06549"/>
    <w:rsid w:val="00C069BF"/>
    <w:rsid w:val="00C06D22"/>
    <w:rsid w:val="00C07CA2"/>
    <w:rsid w:val="00C109A3"/>
    <w:rsid w:val="00C1102D"/>
    <w:rsid w:val="00C1113C"/>
    <w:rsid w:val="00C11F45"/>
    <w:rsid w:val="00C14303"/>
    <w:rsid w:val="00C15145"/>
    <w:rsid w:val="00C16614"/>
    <w:rsid w:val="00C17578"/>
    <w:rsid w:val="00C17826"/>
    <w:rsid w:val="00C17F17"/>
    <w:rsid w:val="00C17FC5"/>
    <w:rsid w:val="00C20963"/>
    <w:rsid w:val="00C22C7A"/>
    <w:rsid w:val="00C23406"/>
    <w:rsid w:val="00C23C4F"/>
    <w:rsid w:val="00C23E81"/>
    <w:rsid w:val="00C24C2D"/>
    <w:rsid w:val="00C256A9"/>
    <w:rsid w:val="00C26CA2"/>
    <w:rsid w:val="00C2767B"/>
    <w:rsid w:val="00C27728"/>
    <w:rsid w:val="00C30DF8"/>
    <w:rsid w:val="00C31C40"/>
    <w:rsid w:val="00C325A2"/>
    <w:rsid w:val="00C3295B"/>
    <w:rsid w:val="00C32C27"/>
    <w:rsid w:val="00C33382"/>
    <w:rsid w:val="00C345D4"/>
    <w:rsid w:val="00C345DD"/>
    <w:rsid w:val="00C34DD3"/>
    <w:rsid w:val="00C3567B"/>
    <w:rsid w:val="00C36367"/>
    <w:rsid w:val="00C36814"/>
    <w:rsid w:val="00C3740A"/>
    <w:rsid w:val="00C409B9"/>
    <w:rsid w:val="00C41F7F"/>
    <w:rsid w:val="00C42ED1"/>
    <w:rsid w:val="00C42FB7"/>
    <w:rsid w:val="00C4347B"/>
    <w:rsid w:val="00C43B21"/>
    <w:rsid w:val="00C44FC9"/>
    <w:rsid w:val="00C45179"/>
    <w:rsid w:val="00C4528D"/>
    <w:rsid w:val="00C46054"/>
    <w:rsid w:val="00C464E1"/>
    <w:rsid w:val="00C464E2"/>
    <w:rsid w:val="00C4662C"/>
    <w:rsid w:val="00C46B13"/>
    <w:rsid w:val="00C46D5D"/>
    <w:rsid w:val="00C470BB"/>
    <w:rsid w:val="00C47200"/>
    <w:rsid w:val="00C5025B"/>
    <w:rsid w:val="00C50BB0"/>
    <w:rsid w:val="00C51BB6"/>
    <w:rsid w:val="00C53F67"/>
    <w:rsid w:val="00C54A1A"/>
    <w:rsid w:val="00C54C7A"/>
    <w:rsid w:val="00C55575"/>
    <w:rsid w:val="00C557A7"/>
    <w:rsid w:val="00C55F5D"/>
    <w:rsid w:val="00C56643"/>
    <w:rsid w:val="00C56E92"/>
    <w:rsid w:val="00C57017"/>
    <w:rsid w:val="00C5704A"/>
    <w:rsid w:val="00C5721C"/>
    <w:rsid w:val="00C57737"/>
    <w:rsid w:val="00C5791D"/>
    <w:rsid w:val="00C57C67"/>
    <w:rsid w:val="00C605A8"/>
    <w:rsid w:val="00C6120B"/>
    <w:rsid w:val="00C6217F"/>
    <w:rsid w:val="00C62C10"/>
    <w:rsid w:val="00C63801"/>
    <w:rsid w:val="00C6390B"/>
    <w:rsid w:val="00C63EC7"/>
    <w:rsid w:val="00C655E4"/>
    <w:rsid w:val="00C67867"/>
    <w:rsid w:val="00C678CC"/>
    <w:rsid w:val="00C70A48"/>
    <w:rsid w:val="00C70E53"/>
    <w:rsid w:val="00C71055"/>
    <w:rsid w:val="00C71275"/>
    <w:rsid w:val="00C712ED"/>
    <w:rsid w:val="00C72874"/>
    <w:rsid w:val="00C72E93"/>
    <w:rsid w:val="00C73D54"/>
    <w:rsid w:val="00C74646"/>
    <w:rsid w:val="00C74A93"/>
    <w:rsid w:val="00C76D75"/>
    <w:rsid w:val="00C7730D"/>
    <w:rsid w:val="00C77526"/>
    <w:rsid w:val="00C77EAA"/>
    <w:rsid w:val="00C80EF1"/>
    <w:rsid w:val="00C81596"/>
    <w:rsid w:val="00C819AE"/>
    <w:rsid w:val="00C81D19"/>
    <w:rsid w:val="00C826FB"/>
    <w:rsid w:val="00C828B2"/>
    <w:rsid w:val="00C82A64"/>
    <w:rsid w:val="00C83040"/>
    <w:rsid w:val="00C833BD"/>
    <w:rsid w:val="00C83F7C"/>
    <w:rsid w:val="00C84499"/>
    <w:rsid w:val="00C84B22"/>
    <w:rsid w:val="00C85677"/>
    <w:rsid w:val="00C85AB6"/>
    <w:rsid w:val="00C85D2B"/>
    <w:rsid w:val="00C87084"/>
    <w:rsid w:val="00C87567"/>
    <w:rsid w:val="00C901BE"/>
    <w:rsid w:val="00C90589"/>
    <w:rsid w:val="00C90D98"/>
    <w:rsid w:val="00C90D99"/>
    <w:rsid w:val="00C91240"/>
    <w:rsid w:val="00C927F9"/>
    <w:rsid w:val="00C9287E"/>
    <w:rsid w:val="00C929FB"/>
    <w:rsid w:val="00C92D84"/>
    <w:rsid w:val="00C9328C"/>
    <w:rsid w:val="00C9355C"/>
    <w:rsid w:val="00C937C0"/>
    <w:rsid w:val="00C93C72"/>
    <w:rsid w:val="00C93D39"/>
    <w:rsid w:val="00C94584"/>
    <w:rsid w:val="00C945D0"/>
    <w:rsid w:val="00C975C3"/>
    <w:rsid w:val="00CA003F"/>
    <w:rsid w:val="00CA05E9"/>
    <w:rsid w:val="00CA07C3"/>
    <w:rsid w:val="00CA08D7"/>
    <w:rsid w:val="00CA0C15"/>
    <w:rsid w:val="00CA18DB"/>
    <w:rsid w:val="00CA1F11"/>
    <w:rsid w:val="00CA2627"/>
    <w:rsid w:val="00CA28CD"/>
    <w:rsid w:val="00CA3ED9"/>
    <w:rsid w:val="00CA5C22"/>
    <w:rsid w:val="00CA6113"/>
    <w:rsid w:val="00CA6B8F"/>
    <w:rsid w:val="00CA6BDA"/>
    <w:rsid w:val="00CA7276"/>
    <w:rsid w:val="00CA78FA"/>
    <w:rsid w:val="00CB2456"/>
    <w:rsid w:val="00CB24B7"/>
    <w:rsid w:val="00CB2CB2"/>
    <w:rsid w:val="00CB3BF3"/>
    <w:rsid w:val="00CB4F8B"/>
    <w:rsid w:val="00CB52D1"/>
    <w:rsid w:val="00CB5436"/>
    <w:rsid w:val="00CB5B1D"/>
    <w:rsid w:val="00CB6332"/>
    <w:rsid w:val="00CB65D5"/>
    <w:rsid w:val="00CB69BE"/>
    <w:rsid w:val="00CC1F88"/>
    <w:rsid w:val="00CC2BE9"/>
    <w:rsid w:val="00CC2BEC"/>
    <w:rsid w:val="00CC381C"/>
    <w:rsid w:val="00CC3CD1"/>
    <w:rsid w:val="00CC450A"/>
    <w:rsid w:val="00CC45EC"/>
    <w:rsid w:val="00CC52D6"/>
    <w:rsid w:val="00CC5C47"/>
    <w:rsid w:val="00CC5FDE"/>
    <w:rsid w:val="00CC63BC"/>
    <w:rsid w:val="00CC6969"/>
    <w:rsid w:val="00CC7004"/>
    <w:rsid w:val="00CC7975"/>
    <w:rsid w:val="00CC7DA3"/>
    <w:rsid w:val="00CD0056"/>
    <w:rsid w:val="00CD072B"/>
    <w:rsid w:val="00CD13AB"/>
    <w:rsid w:val="00CD1440"/>
    <w:rsid w:val="00CD17CF"/>
    <w:rsid w:val="00CD214F"/>
    <w:rsid w:val="00CD3238"/>
    <w:rsid w:val="00CD574B"/>
    <w:rsid w:val="00CD5B7A"/>
    <w:rsid w:val="00CD5D32"/>
    <w:rsid w:val="00CD6901"/>
    <w:rsid w:val="00CD7156"/>
    <w:rsid w:val="00CE0801"/>
    <w:rsid w:val="00CE0EC7"/>
    <w:rsid w:val="00CE0FE5"/>
    <w:rsid w:val="00CE2A41"/>
    <w:rsid w:val="00CE2D19"/>
    <w:rsid w:val="00CE344D"/>
    <w:rsid w:val="00CE4D96"/>
    <w:rsid w:val="00CE52F1"/>
    <w:rsid w:val="00CE5647"/>
    <w:rsid w:val="00CE571B"/>
    <w:rsid w:val="00CE583D"/>
    <w:rsid w:val="00CE5CFA"/>
    <w:rsid w:val="00CE5FD6"/>
    <w:rsid w:val="00CE60B3"/>
    <w:rsid w:val="00CE6C1C"/>
    <w:rsid w:val="00CE7617"/>
    <w:rsid w:val="00CE78D0"/>
    <w:rsid w:val="00CF07F0"/>
    <w:rsid w:val="00CF10A3"/>
    <w:rsid w:val="00CF1A02"/>
    <w:rsid w:val="00CF1B4A"/>
    <w:rsid w:val="00CF1ED4"/>
    <w:rsid w:val="00CF224B"/>
    <w:rsid w:val="00CF2513"/>
    <w:rsid w:val="00CF357D"/>
    <w:rsid w:val="00CF531E"/>
    <w:rsid w:val="00CF53F5"/>
    <w:rsid w:val="00CF571B"/>
    <w:rsid w:val="00CF651C"/>
    <w:rsid w:val="00CF68EB"/>
    <w:rsid w:val="00CF7346"/>
    <w:rsid w:val="00CF7594"/>
    <w:rsid w:val="00CF7610"/>
    <w:rsid w:val="00CF7D9A"/>
    <w:rsid w:val="00D00214"/>
    <w:rsid w:val="00D017E1"/>
    <w:rsid w:val="00D02CB0"/>
    <w:rsid w:val="00D03113"/>
    <w:rsid w:val="00D03A44"/>
    <w:rsid w:val="00D03D97"/>
    <w:rsid w:val="00D03F4A"/>
    <w:rsid w:val="00D042A3"/>
    <w:rsid w:val="00D04F0D"/>
    <w:rsid w:val="00D04FD0"/>
    <w:rsid w:val="00D06A43"/>
    <w:rsid w:val="00D11708"/>
    <w:rsid w:val="00D11C98"/>
    <w:rsid w:val="00D1271F"/>
    <w:rsid w:val="00D1280C"/>
    <w:rsid w:val="00D1282B"/>
    <w:rsid w:val="00D12A2C"/>
    <w:rsid w:val="00D214A7"/>
    <w:rsid w:val="00D2282C"/>
    <w:rsid w:val="00D23236"/>
    <w:rsid w:val="00D236B6"/>
    <w:rsid w:val="00D238D0"/>
    <w:rsid w:val="00D23B15"/>
    <w:rsid w:val="00D24041"/>
    <w:rsid w:val="00D24D76"/>
    <w:rsid w:val="00D256A0"/>
    <w:rsid w:val="00D258BF"/>
    <w:rsid w:val="00D25E14"/>
    <w:rsid w:val="00D2612D"/>
    <w:rsid w:val="00D2641F"/>
    <w:rsid w:val="00D27CFA"/>
    <w:rsid w:val="00D30414"/>
    <w:rsid w:val="00D30CC8"/>
    <w:rsid w:val="00D313BC"/>
    <w:rsid w:val="00D31488"/>
    <w:rsid w:val="00D33AAA"/>
    <w:rsid w:val="00D3409B"/>
    <w:rsid w:val="00D3456B"/>
    <w:rsid w:val="00D35779"/>
    <w:rsid w:val="00D36D41"/>
    <w:rsid w:val="00D37019"/>
    <w:rsid w:val="00D3750F"/>
    <w:rsid w:val="00D37E77"/>
    <w:rsid w:val="00D4022C"/>
    <w:rsid w:val="00D40893"/>
    <w:rsid w:val="00D41A8A"/>
    <w:rsid w:val="00D43B3E"/>
    <w:rsid w:val="00D446D8"/>
    <w:rsid w:val="00D44EE9"/>
    <w:rsid w:val="00D4593E"/>
    <w:rsid w:val="00D45D72"/>
    <w:rsid w:val="00D45E47"/>
    <w:rsid w:val="00D464C0"/>
    <w:rsid w:val="00D46DA4"/>
    <w:rsid w:val="00D46FB1"/>
    <w:rsid w:val="00D475E0"/>
    <w:rsid w:val="00D47701"/>
    <w:rsid w:val="00D47EAB"/>
    <w:rsid w:val="00D50592"/>
    <w:rsid w:val="00D50CEE"/>
    <w:rsid w:val="00D5190A"/>
    <w:rsid w:val="00D524E1"/>
    <w:rsid w:val="00D524E7"/>
    <w:rsid w:val="00D52664"/>
    <w:rsid w:val="00D5338C"/>
    <w:rsid w:val="00D53E5E"/>
    <w:rsid w:val="00D545FE"/>
    <w:rsid w:val="00D5497D"/>
    <w:rsid w:val="00D559AF"/>
    <w:rsid w:val="00D563A7"/>
    <w:rsid w:val="00D573DA"/>
    <w:rsid w:val="00D60299"/>
    <w:rsid w:val="00D60BEA"/>
    <w:rsid w:val="00D6158D"/>
    <w:rsid w:val="00D62537"/>
    <w:rsid w:val="00D63E38"/>
    <w:rsid w:val="00D6500D"/>
    <w:rsid w:val="00D65852"/>
    <w:rsid w:val="00D65919"/>
    <w:rsid w:val="00D65964"/>
    <w:rsid w:val="00D666B4"/>
    <w:rsid w:val="00D66AEE"/>
    <w:rsid w:val="00D67784"/>
    <w:rsid w:val="00D715FB"/>
    <w:rsid w:val="00D716BD"/>
    <w:rsid w:val="00D7174C"/>
    <w:rsid w:val="00D72378"/>
    <w:rsid w:val="00D7328F"/>
    <w:rsid w:val="00D7409E"/>
    <w:rsid w:val="00D7416E"/>
    <w:rsid w:val="00D7649E"/>
    <w:rsid w:val="00D76AAA"/>
    <w:rsid w:val="00D77A88"/>
    <w:rsid w:val="00D80350"/>
    <w:rsid w:val="00D80ABE"/>
    <w:rsid w:val="00D81368"/>
    <w:rsid w:val="00D813B5"/>
    <w:rsid w:val="00D81691"/>
    <w:rsid w:val="00D81B0C"/>
    <w:rsid w:val="00D82D13"/>
    <w:rsid w:val="00D837F3"/>
    <w:rsid w:val="00D84624"/>
    <w:rsid w:val="00D84C86"/>
    <w:rsid w:val="00D84F7F"/>
    <w:rsid w:val="00D85958"/>
    <w:rsid w:val="00D85A6F"/>
    <w:rsid w:val="00D86369"/>
    <w:rsid w:val="00D8668E"/>
    <w:rsid w:val="00D867AE"/>
    <w:rsid w:val="00D901BC"/>
    <w:rsid w:val="00D9145E"/>
    <w:rsid w:val="00D9152D"/>
    <w:rsid w:val="00D916CC"/>
    <w:rsid w:val="00D918AA"/>
    <w:rsid w:val="00D919CE"/>
    <w:rsid w:val="00D92D97"/>
    <w:rsid w:val="00D92F6E"/>
    <w:rsid w:val="00D9301B"/>
    <w:rsid w:val="00D948C2"/>
    <w:rsid w:val="00D95429"/>
    <w:rsid w:val="00D96374"/>
    <w:rsid w:val="00D96C3E"/>
    <w:rsid w:val="00D97728"/>
    <w:rsid w:val="00D97D8D"/>
    <w:rsid w:val="00DA0028"/>
    <w:rsid w:val="00DA016F"/>
    <w:rsid w:val="00DA0F5C"/>
    <w:rsid w:val="00DA1593"/>
    <w:rsid w:val="00DA1AE2"/>
    <w:rsid w:val="00DA1D3C"/>
    <w:rsid w:val="00DA2614"/>
    <w:rsid w:val="00DA2BBC"/>
    <w:rsid w:val="00DA2BCB"/>
    <w:rsid w:val="00DA2DE7"/>
    <w:rsid w:val="00DA31F4"/>
    <w:rsid w:val="00DA45D9"/>
    <w:rsid w:val="00DA65CC"/>
    <w:rsid w:val="00DA6F97"/>
    <w:rsid w:val="00DB0E85"/>
    <w:rsid w:val="00DB101C"/>
    <w:rsid w:val="00DB1506"/>
    <w:rsid w:val="00DB2258"/>
    <w:rsid w:val="00DB27B7"/>
    <w:rsid w:val="00DB2BB8"/>
    <w:rsid w:val="00DB34C6"/>
    <w:rsid w:val="00DB3C67"/>
    <w:rsid w:val="00DB57A0"/>
    <w:rsid w:val="00DB5D4D"/>
    <w:rsid w:val="00DB5FD2"/>
    <w:rsid w:val="00DB6624"/>
    <w:rsid w:val="00DB6BCE"/>
    <w:rsid w:val="00DB74B1"/>
    <w:rsid w:val="00DB7F98"/>
    <w:rsid w:val="00DC1AF2"/>
    <w:rsid w:val="00DC2B24"/>
    <w:rsid w:val="00DC4885"/>
    <w:rsid w:val="00DC6752"/>
    <w:rsid w:val="00DC752F"/>
    <w:rsid w:val="00DC7D24"/>
    <w:rsid w:val="00DD169C"/>
    <w:rsid w:val="00DD1C77"/>
    <w:rsid w:val="00DD2897"/>
    <w:rsid w:val="00DD47D0"/>
    <w:rsid w:val="00DD4937"/>
    <w:rsid w:val="00DD5B2A"/>
    <w:rsid w:val="00DD677C"/>
    <w:rsid w:val="00DD6D13"/>
    <w:rsid w:val="00DD74CA"/>
    <w:rsid w:val="00DE0B26"/>
    <w:rsid w:val="00DE1790"/>
    <w:rsid w:val="00DE1841"/>
    <w:rsid w:val="00DE221C"/>
    <w:rsid w:val="00DE2EC8"/>
    <w:rsid w:val="00DE4508"/>
    <w:rsid w:val="00DE5156"/>
    <w:rsid w:val="00DE5A6C"/>
    <w:rsid w:val="00DE6C4C"/>
    <w:rsid w:val="00DE6CE8"/>
    <w:rsid w:val="00DE7169"/>
    <w:rsid w:val="00DF0118"/>
    <w:rsid w:val="00DF0466"/>
    <w:rsid w:val="00DF1277"/>
    <w:rsid w:val="00DF1359"/>
    <w:rsid w:val="00DF1DAA"/>
    <w:rsid w:val="00DF2AF9"/>
    <w:rsid w:val="00DF3265"/>
    <w:rsid w:val="00DF39CA"/>
    <w:rsid w:val="00DF41B7"/>
    <w:rsid w:val="00DF4241"/>
    <w:rsid w:val="00DF4809"/>
    <w:rsid w:val="00DF5924"/>
    <w:rsid w:val="00DF5CDD"/>
    <w:rsid w:val="00DF5F47"/>
    <w:rsid w:val="00DF6144"/>
    <w:rsid w:val="00DF6951"/>
    <w:rsid w:val="00DF6AD0"/>
    <w:rsid w:val="00DF6FD0"/>
    <w:rsid w:val="00E00E2E"/>
    <w:rsid w:val="00E0100F"/>
    <w:rsid w:val="00E012A3"/>
    <w:rsid w:val="00E018A4"/>
    <w:rsid w:val="00E02345"/>
    <w:rsid w:val="00E03831"/>
    <w:rsid w:val="00E03C36"/>
    <w:rsid w:val="00E03D69"/>
    <w:rsid w:val="00E04233"/>
    <w:rsid w:val="00E045B3"/>
    <w:rsid w:val="00E04C8F"/>
    <w:rsid w:val="00E054C9"/>
    <w:rsid w:val="00E05C21"/>
    <w:rsid w:val="00E05D4C"/>
    <w:rsid w:val="00E06A50"/>
    <w:rsid w:val="00E07208"/>
    <w:rsid w:val="00E10543"/>
    <w:rsid w:val="00E1079E"/>
    <w:rsid w:val="00E10F9B"/>
    <w:rsid w:val="00E110EF"/>
    <w:rsid w:val="00E1191B"/>
    <w:rsid w:val="00E12ADD"/>
    <w:rsid w:val="00E15620"/>
    <w:rsid w:val="00E202B2"/>
    <w:rsid w:val="00E202C4"/>
    <w:rsid w:val="00E20334"/>
    <w:rsid w:val="00E203AF"/>
    <w:rsid w:val="00E208C1"/>
    <w:rsid w:val="00E20A0A"/>
    <w:rsid w:val="00E20F90"/>
    <w:rsid w:val="00E2349C"/>
    <w:rsid w:val="00E24D36"/>
    <w:rsid w:val="00E25331"/>
    <w:rsid w:val="00E258BD"/>
    <w:rsid w:val="00E2603C"/>
    <w:rsid w:val="00E261DE"/>
    <w:rsid w:val="00E30575"/>
    <w:rsid w:val="00E30CF0"/>
    <w:rsid w:val="00E31E4E"/>
    <w:rsid w:val="00E32A99"/>
    <w:rsid w:val="00E32B57"/>
    <w:rsid w:val="00E33AD8"/>
    <w:rsid w:val="00E33C22"/>
    <w:rsid w:val="00E34092"/>
    <w:rsid w:val="00E34442"/>
    <w:rsid w:val="00E35949"/>
    <w:rsid w:val="00E36065"/>
    <w:rsid w:val="00E36253"/>
    <w:rsid w:val="00E379DC"/>
    <w:rsid w:val="00E40C42"/>
    <w:rsid w:val="00E410DD"/>
    <w:rsid w:val="00E41982"/>
    <w:rsid w:val="00E41B54"/>
    <w:rsid w:val="00E41C0A"/>
    <w:rsid w:val="00E42434"/>
    <w:rsid w:val="00E4251D"/>
    <w:rsid w:val="00E42B9C"/>
    <w:rsid w:val="00E432DF"/>
    <w:rsid w:val="00E43B7E"/>
    <w:rsid w:val="00E43F88"/>
    <w:rsid w:val="00E44446"/>
    <w:rsid w:val="00E45670"/>
    <w:rsid w:val="00E46053"/>
    <w:rsid w:val="00E46371"/>
    <w:rsid w:val="00E46A6E"/>
    <w:rsid w:val="00E47623"/>
    <w:rsid w:val="00E50ED0"/>
    <w:rsid w:val="00E52FE6"/>
    <w:rsid w:val="00E532DE"/>
    <w:rsid w:val="00E54C75"/>
    <w:rsid w:val="00E54CC9"/>
    <w:rsid w:val="00E551CC"/>
    <w:rsid w:val="00E55A66"/>
    <w:rsid w:val="00E56D89"/>
    <w:rsid w:val="00E56F43"/>
    <w:rsid w:val="00E57A61"/>
    <w:rsid w:val="00E57CFE"/>
    <w:rsid w:val="00E6054A"/>
    <w:rsid w:val="00E61D63"/>
    <w:rsid w:val="00E61E6B"/>
    <w:rsid w:val="00E62FB0"/>
    <w:rsid w:val="00E644A4"/>
    <w:rsid w:val="00E6497F"/>
    <w:rsid w:val="00E65603"/>
    <w:rsid w:val="00E66381"/>
    <w:rsid w:val="00E6657E"/>
    <w:rsid w:val="00E67995"/>
    <w:rsid w:val="00E67A36"/>
    <w:rsid w:val="00E7009A"/>
    <w:rsid w:val="00E708CB"/>
    <w:rsid w:val="00E70F29"/>
    <w:rsid w:val="00E72984"/>
    <w:rsid w:val="00E729C5"/>
    <w:rsid w:val="00E73782"/>
    <w:rsid w:val="00E74615"/>
    <w:rsid w:val="00E74EB9"/>
    <w:rsid w:val="00E755B4"/>
    <w:rsid w:val="00E76E93"/>
    <w:rsid w:val="00E76F18"/>
    <w:rsid w:val="00E772E5"/>
    <w:rsid w:val="00E7740E"/>
    <w:rsid w:val="00E77790"/>
    <w:rsid w:val="00E77AC5"/>
    <w:rsid w:val="00E81178"/>
    <w:rsid w:val="00E831A5"/>
    <w:rsid w:val="00E83540"/>
    <w:rsid w:val="00E836F1"/>
    <w:rsid w:val="00E83B40"/>
    <w:rsid w:val="00E83D60"/>
    <w:rsid w:val="00E8405A"/>
    <w:rsid w:val="00E84176"/>
    <w:rsid w:val="00E8417B"/>
    <w:rsid w:val="00E84BC5"/>
    <w:rsid w:val="00E8600F"/>
    <w:rsid w:val="00E8617E"/>
    <w:rsid w:val="00E867A1"/>
    <w:rsid w:val="00E874DE"/>
    <w:rsid w:val="00E902F2"/>
    <w:rsid w:val="00E91550"/>
    <w:rsid w:val="00E922E3"/>
    <w:rsid w:val="00E930C1"/>
    <w:rsid w:val="00E9323A"/>
    <w:rsid w:val="00E935F5"/>
    <w:rsid w:val="00E940C4"/>
    <w:rsid w:val="00E9474B"/>
    <w:rsid w:val="00E94961"/>
    <w:rsid w:val="00E959D6"/>
    <w:rsid w:val="00E95B20"/>
    <w:rsid w:val="00E9610B"/>
    <w:rsid w:val="00E968DD"/>
    <w:rsid w:val="00E96D32"/>
    <w:rsid w:val="00E97313"/>
    <w:rsid w:val="00EA1742"/>
    <w:rsid w:val="00EA1AB7"/>
    <w:rsid w:val="00EA2B15"/>
    <w:rsid w:val="00EA3794"/>
    <w:rsid w:val="00EA3C00"/>
    <w:rsid w:val="00EA3CE9"/>
    <w:rsid w:val="00EA3D93"/>
    <w:rsid w:val="00EA517A"/>
    <w:rsid w:val="00EA5BAA"/>
    <w:rsid w:val="00EA5E3F"/>
    <w:rsid w:val="00EA696D"/>
    <w:rsid w:val="00EA6B89"/>
    <w:rsid w:val="00EA7364"/>
    <w:rsid w:val="00EB0032"/>
    <w:rsid w:val="00EB00F4"/>
    <w:rsid w:val="00EB0AF2"/>
    <w:rsid w:val="00EB118B"/>
    <w:rsid w:val="00EB13E5"/>
    <w:rsid w:val="00EB16B1"/>
    <w:rsid w:val="00EB1D68"/>
    <w:rsid w:val="00EB1EE9"/>
    <w:rsid w:val="00EB3103"/>
    <w:rsid w:val="00EB3771"/>
    <w:rsid w:val="00EB3CA1"/>
    <w:rsid w:val="00EB42B0"/>
    <w:rsid w:val="00EB4385"/>
    <w:rsid w:val="00EB4BCB"/>
    <w:rsid w:val="00EB4D17"/>
    <w:rsid w:val="00EB6254"/>
    <w:rsid w:val="00EB7794"/>
    <w:rsid w:val="00EB7EAB"/>
    <w:rsid w:val="00EC024B"/>
    <w:rsid w:val="00EC0336"/>
    <w:rsid w:val="00EC08B7"/>
    <w:rsid w:val="00EC105A"/>
    <w:rsid w:val="00EC211C"/>
    <w:rsid w:val="00EC25AF"/>
    <w:rsid w:val="00EC2F99"/>
    <w:rsid w:val="00EC302F"/>
    <w:rsid w:val="00EC3578"/>
    <w:rsid w:val="00EC371B"/>
    <w:rsid w:val="00EC40E0"/>
    <w:rsid w:val="00EC41D7"/>
    <w:rsid w:val="00EC63AA"/>
    <w:rsid w:val="00EC68A3"/>
    <w:rsid w:val="00EC799B"/>
    <w:rsid w:val="00ED12D0"/>
    <w:rsid w:val="00ED1631"/>
    <w:rsid w:val="00ED1C36"/>
    <w:rsid w:val="00ED2241"/>
    <w:rsid w:val="00ED286D"/>
    <w:rsid w:val="00ED2EDD"/>
    <w:rsid w:val="00ED430E"/>
    <w:rsid w:val="00ED65EE"/>
    <w:rsid w:val="00ED79DB"/>
    <w:rsid w:val="00EE02DE"/>
    <w:rsid w:val="00EE1E3A"/>
    <w:rsid w:val="00EE1F9B"/>
    <w:rsid w:val="00EE2933"/>
    <w:rsid w:val="00EE2CAF"/>
    <w:rsid w:val="00EE3B8A"/>
    <w:rsid w:val="00EE401A"/>
    <w:rsid w:val="00EE4194"/>
    <w:rsid w:val="00EE49FF"/>
    <w:rsid w:val="00EE4B18"/>
    <w:rsid w:val="00EE4B92"/>
    <w:rsid w:val="00EE53B5"/>
    <w:rsid w:val="00EE5590"/>
    <w:rsid w:val="00EE55C3"/>
    <w:rsid w:val="00EE5ED4"/>
    <w:rsid w:val="00EE6344"/>
    <w:rsid w:val="00EE6380"/>
    <w:rsid w:val="00EE691E"/>
    <w:rsid w:val="00EE70D8"/>
    <w:rsid w:val="00EF2E16"/>
    <w:rsid w:val="00EF36AE"/>
    <w:rsid w:val="00EF39F4"/>
    <w:rsid w:val="00EF6E9C"/>
    <w:rsid w:val="00EF6FEB"/>
    <w:rsid w:val="00EF72B1"/>
    <w:rsid w:val="00EF7B9C"/>
    <w:rsid w:val="00F001B8"/>
    <w:rsid w:val="00F0027B"/>
    <w:rsid w:val="00F01BBF"/>
    <w:rsid w:val="00F01F31"/>
    <w:rsid w:val="00F01FBF"/>
    <w:rsid w:val="00F022AB"/>
    <w:rsid w:val="00F0287B"/>
    <w:rsid w:val="00F028B8"/>
    <w:rsid w:val="00F03848"/>
    <w:rsid w:val="00F0423D"/>
    <w:rsid w:val="00F0466E"/>
    <w:rsid w:val="00F05BD0"/>
    <w:rsid w:val="00F06554"/>
    <w:rsid w:val="00F0694C"/>
    <w:rsid w:val="00F06A53"/>
    <w:rsid w:val="00F108E6"/>
    <w:rsid w:val="00F13038"/>
    <w:rsid w:val="00F13926"/>
    <w:rsid w:val="00F13F1D"/>
    <w:rsid w:val="00F13FA9"/>
    <w:rsid w:val="00F153EB"/>
    <w:rsid w:val="00F16735"/>
    <w:rsid w:val="00F176DD"/>
    <w:rsid w:val="00F2075A"/>
    <w:rsid w:val="00F212FD"/>
    <w:rsid w:val="00F21A5C"/>
    <w:rsid w:val="00F22E33"/>
    <w:rsid w:val="00F24403"/>
    <w:rsid w:val="00F2458E"/>
    <w:rsid w:val="00F24751"/>
    <w:rsid w:val="00F26562"/>
    <w:rsid w:val="00F26DB1"/>
    <w:rsid w:val="00F26FDC"/>
    <w:rsid w:val="00F27284"/>
    <w:rsid w:val="00F30088"/>
    <w:rsid w:val="00F305D9"/>
    <w:rsid w:val="00F30C23"/>
    <w:rsid w:val="00F31707"/>
    <w:rsid w:val="00F31C31"/>
    <w:rsid w:val="00F31CBA"/>
    <w:rsid w:val="00F336CF"/>
    <w:rsid w:val="00F3446B"/>
    <w:rsid w:val="00F344D0"/>
    <w:rsid w:val="00F34506"/>
    <w:rsid w:val="00F34928"/>
    <w:rsid w:val="00F34B77"/>
    <w:rsid w:val="00F34F23"/>
    <w:rsid w:val="00F351CA"/>
    <w:rsid w:val="00F354DF"/>
    <w:rsid w:val="00F369D3"/>
    <w:rsid w:val="00F36B77"/>
    <w:rsid w:val="00F36EB5"/>
    <w:rsid w:val="00F3731F"/>
    <w:rsid w:val="00F37636"/>
    <w:rsid w:val="00F37784"/>
    <w:rsid w:val="00F40231"/>
    <w:rsid w:val="00F410DF"/>
    <w:rsid w:val="00F41303"/>
    <w:rsid w:val="00F4234C"/>
    <w:rsid w:val="00F4332C"/>
    <w:rsid w:val="00F44044"/>
    <w:rsid w:val="00F44845"/>
    <w:rsid w:val="00F449D0"/>
    <w:rsid w:val="00F45C0F"/>
    <w:rsid w:val="00F46177"/>
    <w:rsid w:val="00F47725"/>
    <w:rsid w:val="00F51248"/>
    <w:rsid w:val="00F525B5"/>
    <w:rsid w:val="00F527CF"/>
    <w:rsid w:val="00F542AE"/>
    <w:rsid w:val="00F54ABC"/>
    <w:rsid w:val="00F54BF3"/>
    <w:rsid w:val="00F55C04"/>
    <w:rsid w:val="00F56743"/>
    <w:rsid w:val="00F56837"/>
    <w:rsid w:val="00F56B2A"/>
    <w:rsid w:val="00F56B2E"/>
    <w:rsid w:val="00F56D93"/>
    <w:rsid w:val="00F60320"/>
    <w:rsid w:val="00F62D66"/>
    <w:rsid w:val="00F6363F"/>
    <w:rsid w:val="00F6365A"/>
    <w:rsid w:val="00F63FBF"/>
    <w:rsid w:val="00F65682"/>
    <w:rsid w:val="00F66CAD"/>
    <w:rsid w:val="00F66DC4"/>
    <w:rsid w:val="00F6724B"/>
    <w:rsid w:val="00F70664"/>
    <w:rsid w:val="00F72E6D"/>
    <w:rsid w:val="00F7372F"/>
    <w:rsid w:val="00F74280"/>
    <w:rsid w:val="00F74D37"/>
    <w:rsid w:val="00F76118"/>
    <w:rsid w:val="00F76710"/>
    <w:rsid w:val="00F767ED"/>
    <w:rsid w:val="00F77360"/>
    <w:rsid w:val="00F810FE"/>
    <w:rsid w:val="00F8204B"/>
    <w:rsid w:val="00F8270D"/>
    <w:rsid w:val="00F82BC3"/>
    <w:rsid w:val="00F82C8B"/>
    <w:rsid w:val="00F84C74"/>
    <w:rsid w:val="00F85218"/>
    <w:rsid w:val="00F85C03"/>
    <w:rsid w:val="00F86099"/>
    <w:rsid w:val="00F86481"/>
    <w:rsid w:val="00F87793"/>
    <w:rsid w:val="00F87A02"/>
    <w:rsid w:val="00F90744"/>
    <w:rsid w:val="00F90839"/>
    <w:rsid w:val="00F91E02"/>
    <w:rsid w:val="00F928D0"/>
    <w:rsid w:val="00F934A2"/>
    <w:rsid w:val="00F943FC"/>
    <w:rsid w:val="00F9487C"/>
    <w:rsid w:val="00F95C85"/>
    <w:rsid w:val="00F95CBB"/>
    <w:rsid w:val="00F974BC"/>
    <w:rsid w:val="00FA03E9"/>
    <w:rsid w:val="00FA12DC"/>
    <w:rsid w:val="00FA2B4A"/>
    <w:rsid w:val="00FA325C"/>
    <w:rsid w:val="00FA364E"/>
    <w:rsid w:val="00FA3735"/>
    <w:rsid w:val="00FA4219"/>
    <w:rsid w:val="00FA47FE"/>
    <w:rsid w:val="00FA4BC2"/>
    <w:rsid w:val="00FA4E6D"/>
    <w:rsid w:val="00FA5FC7"/>
    <w:rsid w:val="00FA61D8"/>
    <w:rsid w:val="00FA6A0A"/>
    <w:rsid w:val="00FA6F4E"/>
    <w:rsid w:val="00FA6F8E"/>
    <w:rsid w:val="00FA70D9"/>
    <w:rsid w:val="00FA71CD"/>
    <w:rsid w:val="00FA781E"/>
    <w:rsid w:val="00FB018E"/>
    <w:rsid w:val="00FB0D6E"/>
    <w:rsid w:val="00FB11C6"/>
    <w:rsid w:val="00FB14B8"/>
    <w:rsid w:val="00FB156C"/>
    <w:rsid w:val="00FB1BB5"/>
    <w:rsid w:val="00FB20E9"/>
    <w:rsid w:val="00FB3667"/>
    <w:rsid w:val="00FB3F0D"/>
    <w:rsid w:val="00FB5C17"/>
    <w:rsid w:val="00FB5E46"/>
    <w:rsid w:val="00FB64D0"/>
    <w:rsid w:val="00FB65A6"/>
    <w:rsid w:val="00FB6E17"/>
    <w:rsid w:val="00FC08EF"/>
    <w:rsid w:val="00FC154C"/>
    <w:rsid w:val="00FC16F0"/>
    <w:rsid w:val="00FC2428"/>
    <w:rsid w:val="00FC2822"/>
    <w:rsid w:val="00FC291D"/>
    <w:rsid w:val="00FC41FF"/>
    <w:rsid w:val="00FC43A6"/>
    <w:rsid w:val="00FC581B"/>
    <w:rsid w:val="00FC6E85"/>
    <w:rsid w:val="00FC713B"/>
    <w:rsid w:val="00FC731C"/>
    <w:rsid w:val="00FC78B8"/>
    <w:rsid w:val="00FC7F49"/>
    <w:rsid w:val="00FD07EF"/>
    <w:rsid w:val="00FD0824"/>
    <w:rsid w:val="00FD1951"/>
    <w:rsid w:val="00FD1E51"/>
    <w:rsid w:val="00FD2498"/>
    <w:rsid w:val="00FD3027"/>
    <w:rsid w:val="00FD31FD"/>
    <w:rsid w:val="00FD346F"/>
    <w:rsid w:val="00FD3B3B"/>
    <w:rsid w:val="00FD421C"/>
    <w:rsid w:val="00FD4454"/>
    <w:rsid w:val="00FD54FE"/>
    <w:rsid w:val="00FD5659"/>
    <w:rsid w:val="00FD5BB1"/>
    <w:rsid w:val="00FD5CAA"/>
    <w:rsid w:val="00FD778E"/>
    <w:rsid w:val="00FE01E2"/>
    <w:rsid w:val="00FE1113"/>
    <w:rsid w:val="00FE13A7"/>
    <w:rsid w:val="00FE27C0"/>
    <w:rsid w:val="00FE29DE"/>
    <w:rsid w:val="00FE2AD2"/>
    <w:rsid w:val="00FE318E"/>
    <w:rsid w:val="00FE3AA8"/>
    <w:rsid w:val="00FE3E09"/>
    <w:rsid w:val="00FE4FDC"/>
    <w:rsid w:val="00FE53E5"/>
    <w:rsid w:val="00FE55C0"/>
    <w:rsid w:val="00FE5841"/>
    <w:rsid w:val="00FE5A60"/>
    <w:rsid w:val="00FE5F95"/>
    <w:rsid w:val="00FE6817"/>
    <w:rsid w:val="00FE7323"/>
    <w:rsid w:val="00FE7C4D"/>
    <w:rsid w:val="00FF09E9"/>
    <w:rsid w:val="00FF0EEE"/>
    <w:rsid w:val="00FF1324"/>
    <w:rsid w:val="00FF13C0"/>
    <w:rsid w:val="00FF1FCE"/>
    <w:rsid w:val="00FF30ED"/>
    <w:rsid w:val="00FF3319"/>
    <w:rsid w:val="00FF346A"/>
    <w:rsid w:val="00FF4C50"/>
    <w:rsid w:val="00FF5978"/>
    <w:rsid w:val="00FF5C22"/>
    <w:rsid w:val="00FF616F"/>
    <w:rsid w:val="00FF6502"/>
    <w:rsid w:val="00FF6577"/>
    <w:rsid w:val="00FF76F4"/>
    <w:rsid w:val="00FF7FF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09F84541-AE0D-40B4-9331-1C9D24EC1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22CBC"/>
    <w:rPr>
      <w:rFonts w:ascii="Times New Roman" w:hAnsi="Times New Roman"/>
      <w:lang w:eastAsia="en-US"/>
    </w:rPr>
  </w:style>
  <w:style w:type="paragraph" w:styleId="10">
    <w:name w:val="heading 1"/>
    <w:aliases w:val="H1,Heading 0,PIM 1,h1,A MAJOR/BOLD,Company Index,Chapter Name,章,1,Header 1,Header1,Fab-1,Heading 01,Heading 02,H11,Heading 03,H12,Heading 04,Heading 011,H13,Heading 021,H111,Heading 031,H121,Heading 05,H14,Heading 06,H15,Heading 012,Head 1,Head 11"/>
    <w:basedOn w:val="a0"/>
    <w:next w:val="a0"/>
    <w:link w:val="1Char"/>
    <w:autoRedefine/>
    <w:uiPriority w:val="9"/>
    <w:qFormat/>
    <w:rsid w:val="000E4438"/>
    <w:pPr>
      <w:keepNext/>
      <w:tabs>
        <w:tab w:val="left" w:pos="720"/>
      </w:tabs>
      <w:spacing w:before="120" w:after="60"/>
      <w:ind w:left="462" w:hanging="462"/>
      <w:outlineLvl w:val="0"/>
    </w:pPr>
    <w:rPr>
      <w:rFonts w:asciiTheme="majorEastAsia" w:eastAsiaTheme="majorEastAsia" w:hAnsiTheme="majorEastAsia"/>
      <w:b/>
      <w:noProof/>
      <w:color w:val="0070C0"/>
      <w:sz w:val="32"/>
      <w:lang w:eastAsia="zh-CN"/>
    </w:rPr>
  </w:style>
  <w:style w:type="paragraph" w:styleId="20">
    <w:name w:val="heading 2"/>
    <w:aliases w:val="H2,Heading 2 Hidden,Heading 2 CCBS,PIM2,heading 2,Titre3,HD2,sect 1.2,H21,sect 1.21,H22,sect 1.22,H211,sect 1.211,H23,sect 1.23,H212,sect 1.212,h2,第一章 标题 2,DO,h2 main heading,B Sub/Bold,B Sub/Bold1,B Sub/Bold2,B Sub/Bold11,h2 main heading1,2,l2,子系统"/>
    <w:basedOn w:val="a0"/>
    <w:next w:val="a0"/>
    <w:link w:val="2Char"/>
    <w:qFormat/>
    <w:rsid w:val="000E4438"/>
    <w:pPr>
      <w:keepNext/>
      <w:numPr>
        <w:ilvl w:val="1"/>
      </w:numPr>
      <w:snapToGrid w:val="0"/>
      <w:spacing w:line="360" w:lineRule="auto"/>
      <w:jc w:val="both"/>
      <w:outlineLvl w:val="1"/>
    </w:pPr>
    <w:rPr>
      <w:rFonts w:asciiTheme="majorEastAsia" w:eastAsiaTheme="majorEastAsia" w:hAnsiTheme="majorEastAsia"/>
      <w:b/>
      <w:sz w:val="28"/>
      <w:lang w:eastAsia="zh-CN"/>
    </w:rPr>
  </w:style>
  <w:style w:type="paragraph" w:styleId="30">
    <w:name w:val="heading 3"/>
    <w:aliases w:val="H3,l3,CT,Heading 3 - old,h3,level_3,PIM 3,Level 3 Head,sect1.2.3,sect1.2.31,sect1.2.32,sect1.2.311,sect1.2.33,sect1.2.312,C Sub-Sub/Italic,h3 sub heading,Head 3,Head 31,Head 32,C Sub-Sub/Italic1,Project Index,3,list 3,H3-Heading 3,l3.3,bh,Bold Head"/>
    <w:basedOn w:val="a0"/>
    <w:next w:val="a0"/>
    <w:link w:val="3Char"/>
    <w:unhideWhenUsed/>
    <w:qFormat/>
    <w:rsid w:val="00146D51"/>
    <w:pPr>
      <w:numPr>
        <w:ilvl w:val="2"/>
      </w:numPr>
      <w:snapToGrid w:val="0"/>
      <w:spacing w:line="360" w:lineRule="auto"/>
      <w:ind w:leftChars="100" w:left="200" w:rightChars="100" w:right="200"/>
      <w:jc w:val="both"/>
      <w:outlineLvl w:val="2"/>
    </w:pPr>
    <w:rPr>
      <w:rFonts w:asciiTheme="majorEastAsia" w:eastAsiaTheme="majorEastAsia" w:hAnsiTheme="majorEastAsia"/>
      <w:b/>
      <w:bCs/>
      <w:sz w:val="32"/>
      <w:szCs w:val="32"/>
      <w:lang w:eastAsia="zh-CN"/>
    </w:rPr>
  </w:style>
  <w:style w:type="paragraph" w:styleId="40">
    <w:name w:val="heading 4"/>
    <w:aliases w:val="bullet,bl,bb,h4,Fab-4,T5,PIM 4,Ref Heading 1,rh1,Heading sql,sect 1.2.3.4,First Subheading,h41,h42,h43,h411,h44,h412,h45,h413,h46,h414,h47,h48,h415,h49,h410,h416,h417,h418,h419,h420,h4110,h421,heading 4,L4,4th level,4,4heading,sect 1.2.3.41,l4+toc4"/>
    <w:basedOn w:val="a0"/>
    <w:next w:val="a0"/>
    <w:link w:val="4Char"/>
    <w:qFormat/>
    <w:rsid w:val="00CF07F0"/>
    <w:pPr>
      <w:keepNext/>
      <w:snapToGrid w:val="0"/>
      <w:spacing w:before="60" w:after="60" w:line="360" w:lineRule="auto"/>
      <w:ind w:left="1418"/>
      <w:jc w:val="both"/>
      <w:outlineLvl w:val="3"/>
    </w:pPr>
    <w:rPr>
      <w:rFonts w:eastAsiaTheme="minorEastAsia"/>
      <w:b/>
      <w:bCs/>
      <w:sz w:val="28"/>
      <w:szCs w:val="28"/>
    </w:rPr>
  </w:style>
  <w:style w:type="paragraph" w:styleId="50">
    <w:name w:val="heading 5"/>
    <w:aliases w:val="Block Label,H5,First Bullet,L5,5,dash,ds,dd,PIM 5,lowest level provided,h5,l5,hm,module heading,口,口1,口2,ITT t5,PA Pico Section,TE Heading 5,heading 5,l5+toc5,Numbered Sub-list Char,Numbered Sub-list Char Char,Numbered Sub-list,Table label,mh2"/>
    <w:basedOn w:val="a0"/>
    <w:next w:val="a0"/>
    <w:link w:val="5Char"/>
    <w:qFormat/>
    <w:rsid w:val="00CF07F0"/>
    <w:pPr>
      <w:snapToGrid w:val="0"/>
      <w:spacing w:before="60" w:after="60" w:line="360" w:lineRule="auto"/>
      <w:jc w:val="both"/>
      <w:outlineLvl w:val="4"/>
    </w:pPr>
    <w:rPr>
      <w:rFonts w:eastAsiaTheme="minorEastAsia"/>
      <w:b/>
      <w:bCs/>
      <w:iCs/>
      <w:sz w:val="24"/>
      <w:szCs w:val="26"/>
    </w:rPr>
  </w:style>
  <w:style w:type="paragraph" w:styleId="60">
    <w:name w:val="heading 6"/>
    <w:aliases w:val="do not use,Bullet list,PIM 6,6,H6,正文六级标题,BOD 4,Titre 61,h6,l6,hsm,submodule heading,L6,ITT t6,PA Appendix,Legal Level 1.,PA Appendix Char,Third Subheading,Bullet (Single Lines),标题 6(ALT+6),第五层条,sub-dash,sd,cnp,Caption number (page-wide),sub-dash1"/>
    <w:basedOn w:val="a0"/>
    <w:next w:val="a0"/>
    <w:link w:val="6Char"/>
    <w:qFormat/>
    <w:rsid w:val="00CF07F0"/>
    <w:pPr>
      <w:snapToGrid w:val="0"/>
      <w:spacing w:before="240" w:after="60" w:line="300" w:lineRule="auto"/>
      <w:ind w:firstLineChars="200" w:firstLine="425"/>
      <w:jc w:val="both"/>
      <w:outlineLvl w:val="5"/>
    </w:pPr>
    <w:rPr>
      <w:rFonts w:eastAsiaTheme="minorEastAsia"/>
      <w:b/>
      <w:bCs/>
      <w:sz w:val="21"/>
      <w:szCs w:val="22"/>
    </w:rPr>
  </w:style>
  <w:style w:type="paragraph" w:styleId="70">
    <w:name w:val="heading 7"/>
    <w:aliases w:val="H TIMES1,letter list,PIM 7,正文七级标题,Titre 71,ITT t7,PA Appendix Major,Legal Level 1.1.,不用,cnc,Caption number (column-wide),st,lettered list,letter list1,lettered list1,letter list2,lettered list2,letter list11,lettered list11,letter list3,（1）,L"/>
    <w:basedOn w:val="a0"/>
    <w:next w:val="a0"/>
    <w:link w:val="7Char"/>
    <w:qFormat/>
    <w:rsid w:val="00CF07F0"/>
    <w:pPr>
      <w:snapToGrid w:val="0"/>
      <w:spacing w:before="240" w:after="60" w:line="300" w:lineRule="auto"/>
      <w:ind w:firstLineChars="200" w:firstLine="851"/>
      <w:jc w:val="both"/>
      <w:outlineLvl w:val="6"/>
    </w:pPr>
    <w:rPr>
      <w:rFonts w:eastAsiaTheme="minorEastAsia"/>
      <w:b/>
      <w:sz w:val="21"/>
      <w:szCs w:val="24"/>
    </w:rPr>
  </w:style>
  <w:style w:type="paragraph" w:styleId="8">
    <w:name w:val="heading 8"/>
    <w:aliases w:val="正文八级标题,H8,h8,8,FigureTitle,Condition,requirement,req2,Titre 81,ITT t8,PA Appendix Minor,Legal Level 1.1.1.,注意框体,不用8,标题6,ctp,Caption text (page-wide),tt,Center Bold,Center Bold1,Center Bold2,Center Bold3,Center Bold4,Center Bold5,Center Bold6,附录,（A）"/>
    <w:basedOn w:val="a0"/>
    <w:next w:val="a0"/>
    <w:link w:val="8Char"/>
    <w:qFormat/>
    <w:rsid w:val="00CF07F0"/>
    <w:pPr>
      <w:snapToGrid w:val="0"/>
      <w:spacing w:before="240" w:after="60" w:line="300" w:lineRule="auto"/>
      <w:ind w:firstLineChars="200" w:firstLine="1276"/>
      <w:jc w:val="both"/>
      <w:outlineLvl w:val="7"/>
    </w:pPr>
    <w:rPr>
      <w:rFonts w:eastAsiaTheme="minorEastAsia"/>
      <w:b/>
      <w:iCs/>
      <w:sz w:val="21"/>
      <w:szCs w:val="24"/>
    </w:rPr>
  </w:style>
  <w:style w:type="paragraph" w:styleId="9">
    <w:name w:val="heading 9"/>
    <w:aliases w:val="PIM 9,正文九级标题,Titre 91,ITT t9,三级标题,Legal Level 1.1.1.1.,huh,不用9,ctc,Caption text (column-wide),ft,App Heading,App Heading1,App Heading2, progress, progress1, progress2, progress11, progress3, progress4, progress5, progress6, progress7, progress12,图的"/>
    <w:basedOn w:val="a0"/>
    <w:next w:val="a0"/>
    <w:link w:val="9Char"/>
    <w:qFormat/>
    <w:rsid w:val="00CF07F0"/>
    <w:pPr>
      <w:snapToGrid w:val="0"/>
      <w:spacing w:before="60" w:after="60" w:line="300" w:lineRule="auto"/>
      <w:ind w:firstLineChars="200" w:firstLine="2126"/>
      <w:jc w:val="both"/>
      <w:outlineLvl w:val="8"/>
    </w:pPr>
    <w:rPr>
      <w:rFonts w:eastAsiaTheme="minorEastAsia" w:cs="Arial"/>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aliases w:val="H1 Char,Heading 0 Char,PIM 1 Char,h1 Char,A MAJOR/BOLD Char,Company Index Char,Chapter Name Char,章 Char,1 Char,Header 1 Char,Header1 Char,Fab-1 Char,Heading 01 Char,Heading 02 Char,H11 Char,Heading 03 Char,H12 Char,Heading 04 Char,H13 Char"/>
    <w:link w:val="10"/>
    <w:uiPriority w:val="9"/>
    <w:rsid w:val="000E4438"/>
    <w:rPr>
      <w:rFonts w:asciiTheme="majorEastAsia" w:eastAsiaTheme="majorEastAsia" w:hAnsiTheme="majorEastAsia"/>
      <w:b/>
      <w:noProof/>
      <w:color w:val="0070C0"/>
      <w:sz w:val="32"/>
    </w:rPr>
  </w:style>
  <w:style w:type="character" w:customStyle="1" w:styleId="2Char">
    <w:name w:val="标题 2 Char"/>
    <w:aliases w:val="H2 Char,Heading 2 Hidden Char,Heading 2 CCBS Char,PIM2 Char,heading 2 Char,Titre3 Char,HD2 Char,sect 1.2 Char,H21 Char,sect 1.21 Char,H22 Char,sect 1.22 Char,H211 Char,sect 1.211 Char,H23 Char,sect 1.23 Char,H212 Char,sect 1.212 Char,h2 Char"/>
    <w:link w:val="20"/>
    <w:rsid w:val="000E4438"/>
    <w:rPr>
      <w:rFonts w:asciiTheme="majorEastAsia" w:eastAsiaTheme="majorEastAsia" w:hAnsiTheme="majorEastAsia"/>
      <w:b/>
      <w:sz w:val="28"/>
    </w:rPr>
  </w:style>
  <w:style w:type="paragraph" w:styleId="a4">
    <w:name w:val="footer"/>
    <w:basedOn w:val="a0"/>
    <w:link w:val="Char"/>
    <w:uiPriority w:val="99"/>
    <w:rsid w:val="00022CBC"/>
    <w:pPr>
      <w:tabs>
        <w:tab w:val="center" w:pos="4320"/>
        <w:tab w:val="right" w:pos="8640"/>
      </w:tabs>
    </w:pPr>
  </w:style>
  <w:style w:type="character" w:customStyle="1" w:styleId="Char">
    <w:name w:val="页脚 Char"/>
    <w:link w:val="a4"/>
    <w:uiPriority w:val="99"/>
    <w:rsid w:val="00022CBC"/>
    <w:rPr>
      <w:rFonts w:ascii="Times New Roman" w:eastAsia="宋体" w:hAnsi="Times New Roman" w:cs="Times New Roman"/>
      <w:sz w:val="20"/>
      <w:szCs w:val="20"/>
      <w:lang w:eastAsia="en-US"/>
    </w:rPr>
  </w:style>
  <w:style w:type="character" w:styleId="a5">
    <w:name w:val="page number"/>
    <w:basedOn w:val="a1"/>
    <w:rsid w:val="00022CBC"/>
  </w:style>
  <w:style w:type="paragraph" w:styleId="11">
    <w:name w:val="index 1"/>
    <w:basedOn w:val="a0"/>
    <w:next w:val="a0"/>
    <w:autoRedefine/>
    <w:uiPriority w:val="99"/>
    <w:unhideWhenUsed/>
    <w:rsid w:val="00022CBC"/>
    <w:pPr>
      <w:ind w:left="200" w:hanging="200"/>
    </w:pPr>
  </w:style>
  <w:style w:type="paragraph" w:styleId="a6">
    <w:name w:val="index heading"/>
    <w:basedOn w:val="a0"/>
    <w:next w:val="11"/>
    <w:semiHidden/>
    <w:rsid w:val="00022CBC"/>
    <w:rPr>
      <w:rFonts w:ascii="Arial" w:hAnsi="Arial" w:cs="Arial"/>
      <w:b/>
      <w:bCs/>
    </w:rPr>
  </w:style>
  <w:style w:type="paragraph" w:styleId="a7">
    <w:name w:val="Balloon Text"/>
    <w:basedOn w:val="a0"/>
    <w:link w:val="Char0"/>
    <w:semiHidden/>
    <w:unhideWhenUsed/>
    <w:rsid w:val="00022CBC"/>
    <w:rPr>
      <w:rFonts w:ascii="Tahoma" w:hAnsi="Tahoma"/>
      <w:sz w:val="16"/>
      <w:szCs w:val="16"/>
    </w:rPr>
  </w:style>
  <w:style w:type="character" w:customStyle="1" w:styleId="Char0">
    <w:name w:val="批注框文本 Char"/>
    <w:link w:val="a7"/>
    <w:semiHidden/>
    <w:rsid w:val="00022CBC"/>
    <w:rPr>
      <w:rFonts w:ascii="Tahoma" w:eastAsia="宋体" w:hAnsi="Tahoma" w:cs="Tahoma"/>
      <w:sz w:val="16"/>
      <w:szCs w:val="16"/>
      <w:lang w:eastAsia="en-US"/>
    </w:rPr>
  </w:style>
  <w:style w:type="character" w:styleId="a8">
    <w:name w:val="Hyperlink"/>
    <w:uiPriority w:val="99"/>
    <w:unhideWhenUsed/>
    <w:rsid w:val="00D12A2C"/>
    <w:rPr>
      <w:color w:val="153679"/>
      <w:u w:val="single"/>
    </w:rPr>
  </w:style>
  <w:style w:type="paragraph" w:styleId="a9">
    <w:name w:val="List Paragraph"/>
    <w:basedOn w:val="a0"/>
    <w:link w:val="Char1"/>
    <w:uiPriority w:val="34"/>
    <w:qFormat/>
    <w:rsid w:val="00A24204"/>
    <w:pPr>
      <w:ind w:left="720"/>
      <w:contextualSpacing/>
    </w:pPr>
  </w:style>
  <w:style w:type="paragraph" w:styleId="aa">
    <w:name w:val="Document Map"/>
    <w:basedOn w:val="a0"/>
    <w:link w:val="Char2"/>
    <w:semiHidden/>
    <w:unhideWhenUsed/>
    <w:rsid w:val="005E5A06"/>
    <w:rPr>
      <w:rFonts w:ascii="宋体"/>
      <w:sz w:val="18"/>
      <w:szCs w:val="18"/>
    </w:rPr>
  </w:style>
  <w:style w:type="character" w:customStyle="1" w:styleId="Char2">
    <w:name w:val="文档结构图 Char"/>
    <w:link w:val="aa"/>
    <w:semiHidden/>
    <w:rsid w:val="005E5A06"/>
    <w:rPr>
      <w:rFonts w:ascii="宋体" w:hAnsi="Times New Roman"/>
      <w:sz w:val="18"/>
      <w:szCs w:val="18"/>
      <w:lang w:eastAsia="en-US"/>
    </w:rPr>
  </w:style>
  <w:style w:type="paragraph" w:styleId="ab">
    <w:name w:val="header"/>
    <w:aliases w:val="hd,Section Header,h"/>
    <w:basedOn w:val="a0"/>
    <w:link w:val="Char3"/>
    <w:unhideWhenUsed/>
    <w:rsid w:val="005E5A06"/>
    <w:pPr>
      <w:pBdr>
        <w:bottom w:val="single" w:sz="6" w:space="1" w:color="auto"/>
      </w:pBdr>
      <w:tabs>
        <w:tab w:val="center" w:pos="4153"/>
        <w:tab w:val="right" w:pos="8306"/>
      </w:tabs>
      <w:snapToGrid w:val="0"/>
      <w:jc w:val="center"/>
    </w:pPr>
    <w:rPr>
      <w:sz w:val="18"/>
      <w:szCs w:val="18"/>
    </w:rPr>
  </w:style>
  <w:style w:type="character" w:customStyle="1" w:styleId="Char3">
    <w:name w:val="页眉 Char"/>
    <w:aliases w:val="hd Char,Section Header Char,h Char"/>
    <w:link w:val="ab"/>
    <w:uiPriority w:val="99"/>
    <w:rsid w:val="005E5A06"/>
    <w:rPr>
      <w:rFonts w:ascii="Times New Roman" w:hAnsi="Times New Roman"/>
      <w:sz w:val="18"/>
      <w:szCs w:val="18"/>
      <w:lang w:eastAsia="en-US"/>
    </w:rPr>
  </w:style>
  <w:style w:type="paragraph" w:styleId="ac">
    <w:name w:val="Normal (Web)"/>
    <w:basedOn w:val="a0"/>
    <w:uiPriority w:val="99"/>
    <w:unhideWhenUsed/>
    <w:rsid w:val="00E06A50"/>
    <w:pPr>
      <w:spacing w:before="100" w:beforeAutospacing="1" w:after="100" w:afterAutospacing="1"/>
    </w:pPr>
    <w:rPr>
      <w:rFonts w:ascii="宋体" w:hAnsi="宋体" w:cs="宋体"/>
      <w:sz w:val="24"/>
      <w:szCs w:val="24"/>
      <w:lang w:eastAsia="zh-CN"/>
    </w:rPr>
  </w:style>
  <w:style w:type="character" w:customStyle="1" w:styleId="def">
    <w:name w:val="def"/>
    <w:basedOn w:val="a1"/>
    <w:rsid w:val="00200044"/>
  </w:style>
  <w:style w:type="paragraph" w:customStyle="1" w:styleId="BodyText1">
    <w:name w:val="Body Text 1"/>
    <w:basedOn w:val="ad"/>
    <w:rsid w:val="004842BB"/>
    <w:pPr>
      <w:spacing w:before="60" w:after="60"/>
      <w:ind w:left="851" w:firstLineChars="200" w:firstLine="200"/>
      <w:jc w:val="both"/>
    </w:pPr>
    <w:rPr>
      <w:rFonts w:ascii="Arial" w:hAnsi="Arial"/>
      <w:sz w:val="21"/>
      <w:lang w:val="de-DE" w:eastAsia="zh-CN"/>
    </w:rPr>
  </w:style>
  <w:style w:type="paragraph" w:styleId="ad">
    <w:name w:val="Body Text"/>
    <w:basedOn w:val="a0"/>
    <w:link w:val="Char4"/>
    <w:unhideWhenUsed/>
    <w:rsid w:val="004842BB"/>
    <w:pPr>
      <w:spacing w:after="120"/>
    </w:pPr>
  </w:style>
  <w:style w:type="character" w:customStyle="1" w:styleId="Char4">
    <w:name w:val="正文文本 Char"/>
    <w:link w:val="ad"/>
    <w:rsid w:val="004842BB"/>
    <w:rPr>
      <w:rFonts w:ascii="Times New Roman" w:hAnsi="Times New Roman"/>
      <w:lang w:eastAsia="en-US"/>
    </w:rPr>
  </w:style>
  <w:style w:type="character" w:styleId="ae">
    <w:name w:val="Strong"/>
    <w:uiPriority w:val="22"/>
    <w:qFormat/>
    <w:rsid w:val="00E34442"/>
    <w:rPr>
      <w:b/>
      <w:bCs/>
    </w:rPr>
  </w:style>
  <w:style w:type="paragraph" w:customStyle="1" w:styleId="Default">
    <w:name w:val="Default"/>
    <w:rsid w:val="0091074B"/>
    <w:pPr>
      <w:widowControl w:val="0"/>
      <w:autoSpaceDE w:val="0"/>
      <w:autoSpaceDN w:val="0"/>
      <w:adjustRightInd w:val="0"/>
    </w:pPr>
    <w:rPr>
      <w:rFonts w:ascii="宋体" w:cs="宋体"/>
      <w:color w:val="000000"/>
      <w:sz w:val="24"/>
      <w:szCs w:val="24"/>
    </w:rPr>
  </w:style>
  <w:style w:type="table" w:styleId="af">
    <w:name w:val="Table Grid"/>
    <w:basedOn w:val="a2"/>
    <w:qFormat/>
    <w:rsid w:val="00833EA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0">
    <w:name w:val="Subtitle"/>
    <w:aliases w:val="题目"/>
    <w:basedOn w:val="a0"/>
    <w:link w:val="Char5"/>
    <w:qFormat/>
    <w:rsid w:val="00EE401A"/>
    <w:pPr>
      <w:widowControl w:val="0"/>
      <w:spacing w:before="240" w:after="240" w:line="312" w:lineRule="auto"/>
      <w:jc w:val="center"/>
    </w:pPr>
    <w:rPr>
      <w:rFonts w:ascii="Arial Black" w:eastAsia="黑体" w:hAnsi="Arial Black"/>
      <w:b/>
      <w:kern w:val="28"/>
      <w:sz w:val="72"/>
    </w:rPr>
  </w:style>
  <w:style w:type="character" w:customStyle="1" w:styleId="Char5">
    <w:name w:val="副标题 Char"/>
    <w:aliases w:val="题目 Char"/>
    <w:link w:val="af0"/>
    <w:rsid w:val="00EE401A"/>
    <w:rPr>
      <w:rFonts w:ascii="Arial Black" w:eastAsia="黑体" w:hAnsi="Arial Black"/>
      <w:b/>
      <w:kern w:val="28"/>
      <w:sz w:val="72"/>
    </w:rPr>
  </w:style>
  <w:style w:type="paragraph" w:customStyle="1" w:styleId="kd">
    <w:name w:val="kd标题三"/>
    <w:basedOn w:val="30"/>
    <w:autoRedefine/>
    <w:rsid w:val="00DB7F98"/>
    <w:pPr>
      <w:widowControl w:val="0"/>
      <w:numPr>
        <w:ilvl w:val="1"/>
        <w:numId w:val="1"/>
      </w:numPr>
      <w:tabs>
        <w:tab w:val="clear" w:pos="992"/>
        <w:tab w:val="num" w:pos="1418"/>
      </w:tabs>
      <w:ind w:left="1418"/>
    </w:pPr>
    <w:rPr>
      <w:rFonts w:eastAsia="黑体"/>
      <w:kern w:val="2"/>
      <w:sz w:val="24"/>
    </w:rPr>
  </w:style>
  <w:style w:type="character" w:customStyle="1" w:styleId="3Char">
    <w:name w:val="标题 3 Char"/>
    <w:aliases w:val="H3 Char,l3 Char,CT Char,Heading 3 - old Char,h3 Char,level_3 Char,PIM 3 Char,Level 3 Head Char,sect1.2.3 Char,sect1.2.31 Char,sect1.2.32 Char,sect1.2.311 Char,sect1.2.33 Char,sect1.2.312 Char,C Sub-Sub/Italic Char,h3 sub heading Char,3 Char"/>
    <w:link w:val="30"/>
    <w:rsid w:val="00146D51"/>
    <w:rPr>
      <w:rFonts w:asciiTheme="majorEastAsia" w:eastAsiaTheme="majorEastAsia" w:hAnsiTheme="majorEastAsia"/>
      <w:b/>
      <w:bCs/>
      <w:sz w:val="32"/>
      <w:szCs w:val="32"/>
    </w:rPr>
  </w:style>
  <w:style w:type="paragraph" w:customStyle="1" w:styleId="102">
    <w:name w:val="样式 需求分析的正文(复杂脚本) 宋体 左侧:  1.02 厘米"/>
    <w:basedOn w:val="a0"/>
    <w:rsid w:val="008524B2"/>
    <w:pPr>
      <w:widowControl w:val="0"/>
      <w:ind w:left="576"/>
      <w:jc w:val="both"/>
    </w:pPr>
    <w:rPr>
      <w:rFonts w:cs="宋体"/>
      <w:kern w:val="2"/>
      <w:sz w:val="21"/>
      <w:szCs w:val="24"/>
      <w:lang w:eastAsia="zh-CN"/>
    </w:rPr>
  </w:style>
  <w:style w:type="paragraph" w:customStyle="1" w:styleId="1Heading0H1Fab-1PIM11111111Level1He">
    <w:name w:val="样式 标题 1Heading 0H1Fab-1PIM 11标题 11 标题 11.1标题 1Level 1 He..."/>
    <w:basedOn w:val="10"/>
    <w:next w:val="102"/>
    <w:rsid w:val="008524B2"/>
    <w:pPr>
      <w:keepLines/>
      <w:pageBreakBefore/>
      <w:widowControl w:val="0"/>
      <w:pBdr>
        <w:top w:val="single" w:sz="18" w:space="3" w:color="auto"/>
      </w:pBdr>
      <w:tabs>
        <w:tab w:val="clear" w:pos="720"/>
        <w:tab w:val="num" w:pos="291"/>
      </w:tabs>
      <w:spacing w:before="0" w:after="240"/>
      <w:ind w:left="291" w:hanging="432"/>
    </w:pPr>
    <w:rPr>
      <w:rFonts w:ascii="黑体" w:eastAsia="黑体" w:hAnsi="Times New Roman"/>
      <w:bCs/>
      <w:noProof w:val="0"/>
      <w:kern w:val="44"/>
      <w:szCs w:val="32"/>
    </w:rPr>
  </w:style>
  <w:style w:type="paragraph" w:customStyle="1" w:styleId="22ndlevelh22Header2l2Heading2HiddenHeading2CC">
    <w:name w:val="样式 标题 22nd levelh22Header 2l2Heading 2 HiddenHeading 2 CC..."/>
    <w:basedOn w:val="20"/>
    <w:next w:val="102"/>
    <w:rsid w:val="008524B2"/>
    <w:pPr>
      <w:keepLines/>
      <w:widowControl w:val="0"/>
      <w:pBdr>
        <w:top w:val="single" w:sz="4" w:space="1" w:color="auto"/>
      </w:pBdr>
      <w:tabs>
        <w:tab w:val="num" w:pos="576"/>
      </w:tabs>
      <w:spacing w:before="240" w:after="120"/>
      <w:ind w:left="576" w:hanging="576"/>
    </w:pPr>
    <w:rPr>
      <w:rFonts w:eastAsia="黑体"/>
      <w:bCs/>
      <w:kern w:val="2"/>
      <w:sz w:val="30"/>
      <w:szCs w:val="30"/>
    </w:rPr>
  </w:style>
  <w:style w:type="paragraph" w:styleId="af1">
    <w:name w:val="Normal Indent"/>
    <w:aliases w:val="Normal Indent Char,Normal Indent Char1 Char,Normal Indent Char Char Char,Normal Indent Char1 Char Char Char,Normal Indent Char Char Char Char Char,Normal Indent Char1 Char Char Char Char Char,特点 Char Char,Normal Indent Char1,特点 Char,表正文 Ch,表正文 Char"/>
    <w:basedOn w:val="a0"/>
    <w:link w:val="Char6"/>
    <w:unhideWhenUsed/>
    <w:qFormat/>
    <w:rsid w:val="005248F0"/>
    <w:pPr>
      <w:widowControl w:val="0"/>
      <w:ind w:firstLineChars="200" w:firstLine="420"/>
      <w:jc w:val="both"/>
    </w:pPr>
    <w:rPr>
      <w:rFonts w:ascii="Calibri" w:hAnsi="Calibri"/>
      <w:kern w:val="2"/>
      <w:sz w:val="21"/>
      <w:szCs w:val="22"/>
    </w:rPr>
  </w:style>
  <w:style w:type="character" w:customStyle="1" w:styleId="Char6">
    <w:name w:val="正文缩进 Char"/>
    <w:aliases w:val="Normal Indent Char Char,Normal Indent Char1 Char Char,Normal Indent Char Char Char Char,Normal Indent Char1 Char Char Char Char,Normal Indent Char Char Char Char Char Char,Normal Indent Char1 Char Char Char Char Char Char,特点 Char Char Char"/>
    <w:link w:val="af1"/>
    <w:rsid w:val="005248F0"/>
    <w:rPr>
      <w:kern w:val="2"/>
      <w:sz w:val="21"/>
      <w:szCs w:val="22"/>
    </w:rPr>
  </w:style>
  <w:style w:type="character" w:customStyle="1" w:styleId="4Char">
    <w:name w:val="标题 4 Char"/>
    <w:aliases w:val="bullet Char,bl Char,bb Char,h4 Char,Fab-4 Char,T5 Char,PIM 4 Char,Ref Heading 1 Char,rh1 Char,Heading sql Char,sect 1.2.3.4 Char,First Subheading Char,h41 Char,h42 Char,h43 Char,h411 Char,h44 Char,h412 Char,h45 Char,h413 Char,h46 Char,h47 Char"/>
    <w:basedOn w:val="a1"/>
    <w:link w:val="40"/>
    <w:rsid w:val="00CF07F0"/>
    <w:rPr>
      <w:rFonts w:ascii="Times New Roman" w:eastAsiaTheme="minorEastAsia" w:hAnsi="Times New Roman"/>
      <w:b/>
      <w:bCs/>
      <w:sz w:val="28"/>
      <w:szCs w:val="28"/>
      <w:lang w:eastAsia="en-US"/>
    </w:rPr>
  </w:style>
  <w:style w:type="character" w:customStyle="1" w:styleId="5Char">
    <w:name w:val="标题 5 Char"/>
    <w:aliases w:val="Block Label Char,H5 Char,First Bullet Char,L5 Char,5 Char,dash Char,ds Char,dd Char,PIM 5 Char,lowest level provided Char,h5 Char,l5 Char,hm Char,module heading Char,口 Char,口1 Char,口2 Char,ITT t5 Char,PA Pico Section Char,TE Heading 5 Char"/>
    <w:basedOn w:val="a1"/>
    <w:link w:val="50"/>
    <w:rsid w:val="00CF07F0"/>
    <w:rPr>
      <w:rFonts w:ascii="Times New Roman" w:eastAsiaTheme="minorEastAsia" w:hAnsi="Times New Roman"/>
      <w:b/>
      <w:bCs/>
      <w:iCs/>
      <w:sz w:val="24"/>
      <w:szCs w:val="26"/>
      <w:lang w:eastAsia="en-US"/>
    </w:rPr>
  </w:style>
  <w:style w:type="character" w:customStyle="1" w:styleId="6Char">
    <w:name w:val="标题 6 Char"/>
    <w:aliases w:val="do not use Char,Bullet list Char,PIM 6 Char,6 Char,H6 Char,正文六级标题 Char,BOD 4 Char,Titre 61 Char,h6 Char,l6 Char,hsm Char,submodule heading Char,L6 Char,ITT t6 Char,PA Appendix Char1,Legal Level 1. Char,PA Appendix Char Char,标题 6(ALT+6) Char"/>
    <w:basedOn w:val="a1"/>
    <w:link w:val="60"/>
    <w:rsid w:val="00CF07F0"/>
    <w:rPr>
      <w:rFonts w:ascii="Times New Roman" w:eastAsiaTheme="minorEastAsia" w:hAnsi="Times New Roman"/>
      <w:b/>
      <w:bCs/>
      <w:sz w:val="21"/>
      <w:szCs w:val="22"/>
      <w:lang w:eastAsia="en-US"/>
    </w:rPr>
  </w:style>
  <w:style w:type="character" w:customStyle="1" w:styleId="7Char">
    <w:name w:val="标题 7 Char"/>
    <w:aliases w:val="H TIMES1 Char,letter list Char,PIM 7 Char,正文七级标题 Char,Titre 71 Char,ITT t7 Char,PA Appendix Major Char,Legal Level 1.1. Char,不用 Char,cnc Char,Caption number (column-wide) Char,st Char,lettered list Char,letter list1 Char,lettered list1 Char"/>
    <w:basedOn w:val="a1"/>
    <w:link w:val="70"/>
    <w:rsid w:val="00CF07F0"/>
    <w:rPr>
      <w:rFonts w:ascii="Times New Roman" w:eastAsiaTheme="minorEastAsia" w:hAnsi="Times New Roman"/>
      <w:b/>
      <w:sz w:val="21"/>
      <w:szCs w:val="24"/>
      <w:lang w:eastAsia="en-US"/>
    </w:rPr>
  </w:style>
  <w:style w:type="character" w:customStyle="1" w:styleId="8Char">
    <w:name w:val="标题 8 Char"/>
    <w:aliases w:val="正文八级标题 Char,H8 Char,h8 Char,8 Char,FigureTitle Char,Condition Char,requirement Char,req2 Char,Titre 81 Char,ITT t8 Char,PA Appendix Minor Char,Legal Level 1.1.1. Char,注意框体 Char,不用8 Char,标题6 Char,ctp Char,Caption text (page-wide) Char,tt Char"/>
    <w:basedOn w:val="a1"/>
    <w:link w:val="8"/>
    <w:rsid w:val="00CF07F0"/>
    <w:rPr>
      <w:rFonts w:ascii="Times New Roman" w:eastAsiaTheme="minorEastAsia" w:hAnsi="Times New Roman"/>
      <w:b/>
      <w:iCs/>
      <w:sz w:val="21"/>
      <w:szCs w:val="24"/>
      <w:lang w:eastAsia="en-US"/>
    </w:rPr>
  </w:style>
  <w:style w:type="character" w:customStyle="1" w:styleId="9Char">
    <w:name w:val="标题 9 Char"/>
    <w:aliases w:val="PIM 9 Char,正文九级标题 Char,Titre 91 Char,ITT t9 Char,三级标题 Char,Legal Level 1.1.1.1. Char,huh Char,不用9 Char,ctc Char,Caption text (column-wide) Char,ft Char,App Heading Char,App Heading1 Char,App Heading2 Char, progress Char, progress1 Char,图的 Char"/>
    <w:basedOn w:val="a1"/>
    <w:link w:val="9"/>
    <w:rsid w:val="00CF07F0"/>
    <w:rPr>
      <w:rFonts w:ascii="Times New Roman" w:eastAsiaTheme="minorEastAsia" w:hAnsi="Times New Roman" w:cs="Arial"/>
      <w:sz w:val="22"/>
      <w:szCs w:val="22"/>
      <w:lang w:eastAsia="en-US"/>
    </w:rPr>
  </w:style>
  <w:style w:type="paragraph" w:styleId="12">
    <w:name w:val="toc 1"/>
    <w:basedOn w:val="af2"/>
    <w:next w:val="a0"/>
    <w:autoRedefine/>
    <w:uiPriority w:val="39"/>
    <w:qFormat/>
    <w:rsid w:val="00344F95"/>
    <w:pPr>
      <w:tabs>
        <w:tab w:val="right" w:leader="dot" w:pos="8630"/>
      </w:tabs>
      <w:spacing w:before="120" w:line="240" w:lineRule="auto"/>
      <w:ind w:left="0" w:right="0" w:firstLineChars="0" w:firstLine="0"/>
    </w:pPr>
    <w:rPr>
      <w:b/>
      <w:bCs/>
      <w:caps/>
      <w:noProof/>
    </w:rPr>
  </w:style>
  <w:style w:type="paragraph" w:styleId="af2">
    <w:name w:val="Block Text"/>
    <w:basedOn w:val="a0"/>
    <w:rsid w:val="00CF07F0"/>
    <w:pPr>
      <w:snapToGrid w:val="0"/>
      <w:spacing w:after="120" w:line="300" w:lineRule="auto"/>
      <w:ind w:left="1440" w:right="1440" w:firstLineChars="200" w:firstLine="200"/>
      <w:jc w:val="both"/>
    </w:pPr>
    <w:rPr>
      <w:rFonts w:eastAsiaTheme="minorEastAsia"/>
      <w:sz w:val="21"/>
      <w:szCs w:val="24"/>
    </w:rPr>
  </w:style>
  <w:style w:type="paragraph" w:customStyle="1" w:styleId="Table1">
    <w:name w:val="Table1"/>
    <w:basedOn w:val="a0"/>
    <w:rsid w:val="00CF07F0"/>
    <w:pPr>
      <w:snapToGrid w:val="0"/>
      <w:spacing w:line="300" w:lineRule="auto"/>
      <w:ind w:left="360" w:firstLineChars="200" w:firstLine="200"/>
      <w:jc w:val="both"/>
    </w:pPr>
    <w:rPr>
      <w:rFonts w:eastAsiaTheme="minorEastAsia"/>
      <w:b/>
      <w:i/>
      <w:color w:val="000000"/>
      <w:sz w:val="21"/>
    </w:rPr>
  </w:style>
  <w:style w:type="paragraph" w:customStyle="1" w:styleId="Table1Input">
    <w:name w:val="Table1 Input"/>
    <w:basedOn w:val="Table1"/>
    <w:rsid w:val="00CF07F0"/>
    <w:rPr>
      <w:color w:val="FF0000"/>
    </w:rPr>
  </w:style>
  <w:style w:type="paragraph" w:styleId="af3">
    <w:name w:val="Title"/>
    <w:basedOn w:val="a0"/>
    <w:link w:val="Char7"/>
    <w:qFormat/>
    <w:rsid w:val="00CF07F0"/>
    <w:pPr>
      <w:snapToGrid w:val="0"/>
      <w:spacing w:line="300" w:lineRule="auto"/>
      <w:ind w:firstLineChars="200" w:firstLine="200"/>
      <w:jc w:val="center"/>
    </w:pPr>
    <w:rPr>
      <w:rFonts w:ascii="Arial" w:eastAsiaTheme="minorEastAsia" w:hAnsi="Arial"/>
      <w:b/>
    </w:rPr>
  </w:style>
  <w:style w:type="character" w:customStyle="1" w:styleId="Char7">
    <w:name w:val="标题 Char"/>
    <w:basedOn w:val="a1"/>
    <w:link w:val="af3"/>
    <w:rsid w:val="00CF07F0"/>
    <w:rPr>
      <w:rFonts w:ascii="Arial" w:eastAsiaTheme="minorEastAsia" w:hAnsi="Arial"/>
      <w:b/>
      <w:lang w:eastAsia="en-US"/>
    </w:rPr>
  </w:style>
  <w:style w:type="paragraph" w:customStyle="1" w:styleId="Table">
    <w:name w:val="Table"/>
    <w:basedOn w:val="a0"/>
    <w:rsid w:val="00CF07F0"/>
    <w:pPr>
      <w:snapToGrid w:val="0"/>
      <w:spacing w:before="40" w:after="40" w:line="300" w:lineRule="auto"/>
      <w:ind w:firstLineChars="200" w:firstLine="200"/>
      <w:jc w:val="both"/>
    </w:pPr>
    <w:rPr>
      <w:rFonts w:eastAsiaTheme="minorEastAsia"/>
      <w:sz w:val="21"/>
    </w:rPr>
  </w:style>
  <w:style w:type="paragraph" w:styleId="21">
    <w:name w:val="toc 2"/>
    <w:basedOn w:val="a0"/>
    <w:next w:val="a0"/>
    <w:autoRedefine/>
    <w:uiPriority w:val="39"/>
    <w:qFormat/>
    <w:rsid w:val="00CF07F0"/>
    <w:pPr>
      <w:snapToGrid w:val="0"/>
      <w:ind w:left="244"/>
      <w:jc w:val="both"/>
    </w:pPr>
    <w:rPr>
      <w:rFonts w:eastAsiaTheme="minorEastAsia"/>
      <w:smallCaps/>
      <w:noProof/>
      <w:sz w:val="21"/>
      <w:szCs w:val="24"/>
    </w:rPr>
  </w:style>
  <w:style w:type="paragraph" w:styleId="31">
    <w:name w:val="toc 3"/>
    <w:basedOn w:val="a0"/>
    <w:next w:val="a0"/>
    <w:autoRedefine/>
    <w:uiPriority w:val="39"/>
    <w:qFormat/>
    <w:rsid w:val="00344F95"/>
    <w:pPr>
      <w:snapToGrid w:val="0"/>
      <w:ind w:left="482"/>
      <w:jc w:val="both"/>
    </w:pPr>
    <w:rPr>
      <w:rFonts w:eastAsiaTheme="minorEastAsia"/>
      <w:iCs/>
      <w:sz w:val="21"/>
      <w:szCs w:val="24"/>
    </w:rPr>
  </w:style>
  <w:style w:type="paragraph" w:styleId="41">
    <w:name w:val="toc 4"/>
    <w:basedOn w:val="a0"/>
    <w:next w:val="a0"/>
    <w:autoRedefine/>
    <w:uiPriority w:val="39"/>
    <w:rsid w:val="00CF07F0"/>
    <w:pPr>
      <w:snapToGrid w:val="0"/>
      <w:ind w:left="720"/>
      <w:jc w:val="both"/>
    </w:pPr>
    <w:rPr>
      <w:rFonts w:eastAsiaTheme="minorEastAsia"/>
      <w:sz w:val="21"/>
      <w:szCs w:val="21"/>
    </w:rPr>
  </w:style>
  <w:style w:type="paragraph" w:styleId="51">
    <w:name w:val="toc 5"/>
    <w:basedOn w:val="a0"/>
    <w:next w:val="a0"/>
    <w:autoRedefine/>
    <w:uiPriority w:val="39"/>
    <w:rsid w:val="00CF07F0"/>
    <w:pPr>
      <w:snapToGrid w:val="0"/>
      <w:spacing w:line="300" w:lineRule="auto"/>
      <w:ind w:left="960" w:firstLineChars="200" w:firstLine="200"/>
      <w:jc w:val="both"/>
    </w:pPr>
    <w:rPr>
      <w:rFonts w:eastAsiaTheme="minorEastAsia"/>
      <w:sz w:val="21"/>
      <w:szCs w:val="21"/>
    </w:rPr>
  </w:style>
  <w:style w:type="paragraph" w:styleId="61">
    <w:name w:val="toc 6"/>
    <w:basedOn w:val="a0"/>
    <w:next w:val="a0"/>
    <w:autoRedefine/>
    <w:uiPriority w:val="39"/>
    <w:rsid w:val="00CF07F0"/>
    <w:pPr>
      <w:snapToGrid w:val="0"/>
      <w:spacing w:line="300" w:lineRule="auto"/>
      <w:ind w:left="1200" w:firstLineChars="200" w:firstLine="200"/>
      <w:jc w:val="both"/>
    </w:pPr>
    <w:rPr>
      <w:rFonts w:eastAsiaTheme="minorEastAsia"/>
      <w:sz w:val="21"/>
      <w:szCs w:val="21"/>
    </w:rPr>
  </w:style>
  <w:style w:type="paragraph" w:styleId="71">
    <w:name w:val="toc 7"/>
    <w:basedOn w:val="a0"/>
    <w:next w:val="a0"/>
    <w:autoRedefine/>
    <w:uiPriority w:val="39"/>
    <w:rsid w:val="00CF07F0"/>
    <w:pPr>
      <w:snapToGrid w:val="0"/>
      <w:spacing w:line="300" w:lineRule="auto"/>
      <w:ind w:left="342" w:firstLineChars="200" w:firstLine="200"/>
      <w:jc w:val="both"/>
    </w:pPr>
    <w:rPr>
      <w:rFonts w:eastAsiaTheme="minorEastAsia" w:cs="Arial"/>
      <w:b/>
      <w:i/>
      <w:sz w:val="21"/>
    </w:rPr>
  </w:style>
  <w:style w:type="paragraph" w:styleId="80">
    <w:name w:val="toc 8"/>
    <w:basedOn w:val="a0"/>
    <w:next w:val="a0"/>
    <w:autoRedefine/>
    <w:uiPriority w:val="39"/>
    <w:rsid w:val="00CF07F0"/>
    <w:pPr>
      <w:snapToGrid w:val="0"/>
      <w:spacing w:line="300" w:lineRule="auto"/>
      <w:ind w:left="1680" w:firstLineChars="200" w:firstLine="200"/>
      <w:jc w:val="both"/>
    </w:pPr>
    <w:rPr>
      <w:rFonts w:eastAsiaTheme="minorEastAsia"/>
      <w:sz w:val="21"/>
      <w:szCs w:val="21"/>
    </w:rPr>
  </w:style>
  <w:style w:type="paragraph" w:styleId="90">
    <w:name w:val="toc 9"/>
    <w:basedOn w:val="a0"/>
    <w:next w:val="a0"/>
    <w:autoRedefine/>
    <w:uiPriority w:val="39"/>
    <w:rsid w:val="00CF07F0"/>
    <w:pPr>
      <w:snapToGrid w:val="0"/>
      <w:spacing w:line="300" w:lineRule="auto"/>
      <w:ind w:left="1920" w:firstLineChars="200" w:firstLine="200"/>
      <w:jc w:val="both"/>
    </w:pPr>
    <w:rPr>
      <w:rFonts w:eastAsiaTheme="minorEastAsia"/>
      <w:sz w:val="21"/>
      <w:szCs w:val="21"/>
    </w:rPr>
  </w:style>
  <w:style w:type="paragraph" w:customStyle="1" w:styleId="Bulletwithtext2">
    <w:name w:val="Bullet with text 2"/>
    <w:basedOn w:val="a0"/>
    <w:rsid w:val="00CF07F0"/>
    <w:pPr>
      <w:numPr>
        <w:numId w:val="2"/>
      </w:numPr>
      <w:snapToGrid w:val="0"/>
      <w:spacing w:line="300" w:lineRule="auto"/>
      <w:ind w:firstLineChars="200" w:firstLine="200"/>
      <w:jc w:val="both"/>
    </w:pPr>
    <w:rPr>
      <w:rFonts w:eastAsiaTheme="minorEastAsia"/>
      <w:sz w:val="21"/>
      <w:lang w:val="en-GB"/>
    </w:rPr>
  </w:style>
  <w:style w:type="paragraph" w:customStyle="1" w:styleId="TableHeading">
    <w:name w:val="Table_Heading"/>
    <w:basedOn w:val="a0"/>
    <w:next w:val="Table"/>
    <w:rsid w:val="00CF07F0"/>
    <w:pPr>
      <w:keepNext/>
      <w:keepLines/>
      <w:snapToGrid w:val="0"/>
      <w:spacing w:before="40" w:after="40" w:line="300" w:lineRule="auto"/>
      <w:ind w:firstLineChars="200" w:firstLine="200"/>
      <w:jc w:val="both"/>
    </w:pPr>
    <w:rPr>
      <w:rFonts w:eastAsiaTheme="minorEastAsia"/>
      <w:b/>
      <w:sz w:val="21"/>
    </w:rPr>
  </w:style>
  <w:style w:type="paragraph" w:customStyle="1" w:styleId="TableSmHeading">
    <w:name w:val="Table_Sm_Heading"/>
    <w:basedOn w:val="TableHeading"/>
    <w:rsid w:val="00CF07F0"/>
  </w:style>
  <w:style w:type="paragraph" w:customStyle="1" w:styleId="TableSmall">
    <w:name w:val="Table_Small"/>
    <w:basedOn w:val="Table"/>
    <w:rsid w:val="00CF07F0"/>
  </w:style>
  <w:style w:type="paragraph" w:customStyle="1" w:styleId="Info">
    <w:name w:val="Info"/>
    <w:basedOn w:val="a0"/>
    <w:next w:val="a0"/>
    <w:rsid w:val="00CF07F0"/>
    <w:pPr>
      <w:snapToGrid w:val="0"/>
      <w:spacing w:line="300" w:lineRule="auto"/>
      <w:ind w:firstLineChars="200" w:firstLine="200"/>
      <w:jc w:val="both"/>
    </w:pPr>
    <w:rPr>
      <w:rFonts w:eastAsiaTheme="minorEastAsia"/>
      <w:i/>
      <w:color w:val="0000FF"/>
      <w:sz w:val="21"/>
      <w:lang w:val="en-GB"/>
    </w:rPr>
  </w:style>
  <w:style w:type="paragraph" w:customStyle="1" w:styleId="BodyBulletSQ">
    <w:name w:val="Body Bullet SQ"/>
    <w:basedOn w:val="a0"/>
    <w:rsid w:val="00CF07F0"/>
    <w:pPr>
      <w:numPr>
        <w:numId w:val="3"/>
      </w:numPr>
      <w:snapToGrid w:val="0"/>
      <w:spacing w:line="300" w:lineRule="auto"/>
      <w:ind w:firstLineChars="200" w:firstLine="200"/>
      <w:jc w:val="both"/>
    </w:pPr>
    <w:rPr>
      <w:rFonts w:eastAsiaTheme="minorEastAsia"/>
      <w:sz w:val="21"/>
      <w:lang w:val="en-GB"/>
    </w:rPr>
  </w:style>
  <w:style w:type="paragraph" w:styleId="af4">
    <w:name w:val="annotation text"/>
    <w:basedOn w:val="a0"/>
    <w:link w:val="Char8"/>
    <w:rsid w:val="00CF07F0"/>
    <w:pPr>
      <w:snapToGrid w:val="0"/>
      <w:spacing w:line="300" w:lineRule="auto"/>
      <w:ind w:firstLineChars="200" w:firstLine="200"/>
      <w:jc w:val="both"/>
    </w:pPr>
    <w:rPr>
      <w:rFonts w:eastAsiaTheme="minorEastAsia"/>
      <w:sz w:val="21"/>
      <w:lang w:val="en-GB"/>
    </w:rPr>
  </w:style>
  <w:style w:type="character" w:customStyle="1" w:styleId="Char8">
    <w:name w:val="批注文字 Char"/>
    <w:basedOn w:val="a1"/>
    <w:link w:val="af4"/>
    <w:rsid w:val="00CF07F0"/>
    <w:rPr>
      <w:rFonts w:ascii="Times New Roman" w:eastAsiaTheme="minorEastAsia" w:hAnsi="Times New Roman"/>
      <w:sz w:val="21"/>
      <w:lang w:val="en-GB" w:eastAsia="en-US"/>
    </w:rPr>
  </w:style>
  <w:style w:type="paragraph" w:customStyle="1" w:styleId="Header2">
    <w:name w:val="Header 2"/>
    <w:basedOn w:val="a0"/>
    <w:next w:val="a0"/>
    <w:rsid w:val="00CF07F0"/>
    <w:pPr>
      <w:keepLines/>
      <w:snapToGrid w:val="0"/>
      <w:spacing w:before="80" w:after="80" w:line="300" w:lineRule="auto"/>
      <w:ind w:firstLineChars="200" w:firstLine="200"/>
      <w:jc w:val="right"/>
    </w:pPr>
    <w:rPr>
      <w:rFonts w:eastAsiaTheme="minorEastAsia"/>
      <w:sz w:val="21"/>
      <w:lang w:val="en-GB"/>
    </w:rPr>
  </w:style>
  <w:style w:type="paragraph" w:customStyle="1" w:styleId="TableHeadingRight">
    <w:name w:val="Table_Heading_Right"/>
    <w:basedOn w:val="a0"/>
    <w:next w:val="a0"/>
    <w:rsid w:val="00CF07F0"/>
    <w:pPr>
      <w:keepNext/>
      <w:keepLines/>
      <w:snapToGrid w:val="0"/>
      <w:spacing w:before="40" w:after="40" w:line="300" w:lineRule="auto"/>
      <w:ind w:firstLineChars="200" w:firstLine="200"/>
      <w:jc w:val="right"/>
    </w:pPr>
    <w:rPr>
      <w:rFonts w:eastAsiaTheme="minorEastAsia"/>
      <w:b/>
      <w:sz w:val="21"/>
      <w:lang w:val="en-GB"/>
    </w:rPr>
  </w:style>
  <w:style w:type="paragraph" w:customStyle="1" w:styleId="FigureTitle">
    <w:name w:val="Figure Title"/>
    <w:basedOn w:val="a0"/>
    <w:next w:val="ad"/>
    <w:rsid w:val="00CF07F0"/>
    <w:pPr>
      <w:keepLines/>
      <w:snapToGrid w:val="0"/>
      <w:spacing w:before="120" w:after="180" w:line="300" w:lineRule="auto"/>
      <w:ind w:firstLineChars="200" w:firstLine="200"/>
      <w:jc w:val="center"/>
    </w:pPr>
    <w:rPr>
      <w:rFonts w:eastAsiaTheme="minorEastAsia"/>
      <w:b/>
      <w:sz w:val="21"/>
    </w:rPr>
  </w:style>
  <w:style w:type="paragraph" w:customStyle="1" w:styleId="Level4Body">
    <w:name w:val="Level 4 Body"/>
    <w:basedOn w:val="a0"/>
    <w:rsid w:val="00CF07F0"/>
    <w:pPr>
      <w:snapToGrid w:val="0"/>
      <w:spacing w:line="300" w:lineRule="auto"/>
      <w:ind w:left="1260" w:firstLineChars="200" w:firstLine="200"/>
      <w:jc w:val="both"/>
    </w:pPr>
    <w:rPr>
      <w:rFonts w:eastAsiaTheme="minorEastAsia"/>
      <w:sz w:val="21"/>
      <w:szCs w:val="24"/>
      <w:lang w:eastAsia="zh-CN"/>
    </w:rPr>
  </w:style>
  <w:style w:type="paragraph" w:customStyle="1" w:styleId="CharChar1CharCharCharCharCharCharCharCharCharCharChar">
    <w:name w:val="Char Char1 Char Char Char Char Char Char Char Char Char Char Char"/>
    <w:basedOn w:val="a0"/>
    <w:autoRedefine/>
    <w:rsid w:val="00CF07F0"/>
    <w:pPr>
      <w:snapToGrid w:val="0"/>
      <w:spacing w:after="160" w:line="240" w:lineRule="exact"/>
      <w:ind w:firstLineChars="200" w:firstLine="200"/>
      <w:jc w:val="both"/>
    </w:pPr>
    <w:rPr>
      <w:rFonts w:ascii="Verdana" w:eastAsiaTheme="minorEastAsia" w:hAnsi="Verdana"/>
      <w:sz w:val="21"/>
    </w:rPr>
  </w:style>
  <w:style w:type="paragraph" w:customStyle="1" w:styleId="HeadingBase">
    <w:name w:val="Heading Base"/>
    <w:basedOn w:val="a0"/>
    <w:rsid w:val="00CF07F0"/>
    <w:pPr>
      <w:overflowPunct w:val="0"/>
      <w:autoSpaceDE w:val="0"/>
      <w:autoSpaceDN w:val="0"/>
      <w:adjustRightInd w:val="0"/>
      <w:snapToGrid w:val="0"/>
      <w:spacing w:before="60" w:after="60" w:line="300" w:lineRule="auto"/>
      <w:ind w:firstLineChars="200" w:firstLine="200"/>
      <w:jc w:val="both"/>
      <w:textAlignment w:val="baseline"/>
    </w:pPr>
    <w:rPr>
      <w:rFonts w:eastAsiaTheme="minorEastAsia" w:cs="Arial"/>
      <w:b/>
      <w:bCs/>
      <w:sz w:val="21"/>
      <w:szCs w:val="22"/>
      <w:lang w:eastAsia="zh-CN"/>
    </w:rPr>
  </w:style>
  <w:style w:type="paragraph" w:customStyle="1" w:styleId="NormalComment">
    <w:name w:val="Normal Comment"/>
    <w:basedOn w:val="a0"/>
    <w:link w:val="NormalCommentChar"/>
    <w:rsid w:val="00CF07F0"/>
    <w:pPr>
      <w:overflowPunct w:val="0"/>
      <w:autoSpaceDE w:val="0"/>
      <w:autoSpaceDN w:val="0"/>
      <w:adjustRightInd w:val="0"/>
      <w:snapToGrid w:val="0"/>
      <w:spacing w:line="300" w:lineRule="auto"/>
      <w:ind w:firstLineChars="200" w:firstLine="200"/>
      <w:jc w:val="both"/>
      <w:textAlignment w:val="baseline"/>
    </w:pPr>
    <w:rPr>
      <w:rFonts w:eastAsiaTheme="minorEastAsia" w:cs="Arial"/>
      <w:color w:val="FF0000"/>
      <w:sz w:val="21"/>
      <w:lang w:eastAsia="zh-CN"/>
    </w:rPr>
  </w:style>
  <w:style w:type="character" w:styleId="af5">
    <w:name w:val="FollowedHyperlink"/>
    <w:rsid w:val="00CF07F0"/>
    <w:rPr>
      <w:color w:val="606420"/>
      <w:u w:val="single"/>
    </w:rPr>
  </w:style>
  <w:style w:type="character" w:customStyle="1" w:styleId="Char9">
    <w:name w:val="Char"/>
    <w:rsid w:val="00CF07F0"/>
    <w:rPr>
      <w:rFonts w:ascii="Arial" w:hAnsi="Arial"/>
      <w:szCs w:val="24"/>
      <w:lang w:val="en-US" w:eastAsia="en-US" w:bidi="ar-SA"/>
    </w:rPr>
  </w:style>
  <w:style w:type="paragraph" w:customStyle="1" w:styleId="CharChar1CharCharCharChar1">
    <w:name w:val="Char Char1 Char Char Char Char1"/>
    <w:basedOn w:val="a0"/>
    <w:rsid w:val="00CF07F0"/>
    <w:pPr>
      <w:snapToGrid w:val="0"/>
      <w:spacing w:after="160" w:line="240" w:lineRule="exact"/>
      <w:ind w:firstLineChars="200" w:firstLine="200"/>
      <w:jc w:val="both"/>
    </w:pPr>
    <w:rPr>
      <w:rFonts w:ascii="Verdana" w:eastAsiaTheme="minorEastAsia" w:hAnsi="Verdana"/>
      <w:sz w:val="21"/>
    </w:rPr>
  </w:style>
  <w:style w:type="character" w:customStyle="1" w:styleId="tabletext1">
    <w:name w:val="tabletext1"/>
    <w:rsid w:val="00CF07F0"/>
    <w:rPr>
      <w:rFonts w:ascii="Arial" w:hAnsi="Arial" w:cs="Arial" w:hint="default"/>
      <w:b w:val="0"/>
      <w:bCs w:val="0"/>
      <w:sz w:val="20"/>
      <w:szCs w:val="20"/>
    </w:rPr>
  </w:style>
  <w:style w:type="character" w:styleId="af6">
    <w:name w:val="annotation reference"/>
    <w:rsid w:val="00CF07F0"/>
    <w:rPr>
      <w:sz w:val="16"/>
      <w:szCs w:val="16"/>
    </w:rPr>
  </w:style>
  <w:style w:type="paragraph" w:customStyle="1" w:styleId="BulletInTable">
    <w:name w:val="BulletInTable"/>
    <w:basedOn w:val="a0"/>
    <w:link w:val="BulletInTableChar"/>
    <w:rsid w:val="00CF07F0"/>
    <w:pPr>
      <w:numPr>
        <w:numId w:val="4"/>
      </w:numPr>
      <w:snapToGrid w:val="0"/>
      <w:spacing w:line="300" w:lineRule="auto"/>
      <w:ind w:firstLineChars="200" w:firstLine="200"/>
      <w:jc w:val="both"/>
    </w:pPr>
    <w:rPr>
      <w:rFonts w:eastAsia="MS Mincho" w:cs="Arial"/>
      <w:sz w:val="21"/>
      <w:lang w:val="en-GB" w:eastAsia="ja-JP"/>
    </w:rPr>
  </w:style>
  <w:style w:type="character" w:customStyle="1" w:styleId="BulletInTableChar">
    <w:name w:val="BulletInTable Char"/>
    <w:link w:val="BulletInTable"/>
    <w:rsid w:val="00CF07F0"/>
    <w:rPr>
      <w:rFonts w:ascii="Times New Roman" w:eastAsia="MS Mincho" w:hAnsi="Times New Roman" w:cs="Arial"/>
      <w:sz w:val="21"/>
      <w:lang w:val="en-GB" w:eastAsia="ja-JP"/>
    </w:rPr>
  </w:style>
  <w:style w:type="paragraph" w:customStyle="1" w:styleId="Tabletext">
    <w:name w:val="Tabletext"/>
    <w:basedOn w:val="a0"/>
    <w:rsid w:val="00CF07F0"/>
    <w:pPr>
      <w:keepLines/>
      <w:widowControl w:val="0"/>
      <w:snapToGrid w:val="0"/>
      <w:spacing w:after="40" w:line="240" w:lineRule="atLeast"/>
      <w:ind w:firstLineChars="200" w:firstLine="200"/>
      <w:jc w:val="both"/>
      <w:outlineLvl w:val="0"/>
    </w:pPr>
    <w:rPr>
      <w:rFonts w:eastAsiaTheme="minorEastAsia"/>
      <w:sz w:val="21"/>
    </w:rPr>
  </w:style>
  <w:style w:type="paragraph" w:styleId="af7">
    <w:name w:val="annotation subject"/>
    <w:basedOn w:val="af4"/>
    <w:next w:val="af4"/>
    <w:link w:val="Chara"/>
    <w:semiHidden/>
    <w:rsid w:val="00CF07F0"/>
    <w:rPr>
      <w:b/>
      <w:bCs/>
      <w:sz w:val="22"/>
      <w:szCs w:val="24"/>
      <w:lang w:val="en-US"/>
    </w:rPr>
  </w:style>
  <w:style w:type="character" w:customStyle="1" w:styleId="Chara">
    <w:name w:val="批注主题 Char"/>
    <w:basedOn w:val="Char8"/>
    <w:link w:val="af7"/>
    <w:semiHidden/>
    <w:rsid w:val="00CF07F0"/>
    <w:rPr>
      <w:rFonts w:ascii="Times New Roman" w:eastAsiaTheme="minorEastAsia" w:hAnsi="Times New Roman"/>
      <w:b/>
      <w:bCs/>
      <w:sz w:val="22"/>
      <w:szCs w:val="24"/>
      <w:lang w:val="en-GB" w:eastAsia="en-US"/>
    </w:rPr>
  </w:style>
  <w:style w:type="paragraph" w:customStyle="1" w:styleId="kickerbullet">
    <w:name w:val="kicker bullet"/>
    <w:basedOn w:val="a0"/>
    <w:rsid w:val="00CF07F0"/>
    <w:pPr>
      <w:snapToGrid w:val="0"/>
      <w:spacing w:line="300" w:lineRule="auto"/>
      <w:ind w:firstLineChars="200" w:firstLine="200"/>
      <w:jc w:val="both"/>
    </w:pPr>
    <w:rPr>
      <w:rFonts w:eastAsia="Times New Roman"/>
      <w:sz w:val="21"/>
      <w:szCs w:val="24"/>
    </w:rPr>
  </w:style>
  <w:style w:type="paragraph" w:styleId="22">
    <w:name w:val="Body Text 2"/>
    <w:basedOn w:val="a0"/>
    <w:link w:val="2Char0"/>
    <w:rsid w:val="00CF07F0"/>
    <w:pPr>
      <w:snapToGrid w:val="0"/>
      <w:spacing w:after="120" w:line="480" w:lineRule="auto"/>
      <w:ind w:firstLineChars="200" w:firstLine="200"/>
      <w:jc w:val="both"/>
    </w:pPr>
    <w:rPr>
      <w:rFonts w:eastAsiaTheme="minorEastAsia"/>
      <w:sz w:val="21"/>
      <w:szCs w:val="24"/>
    </w:rPr>
  </w:style>
  <w:style w:type="character" w:customStyle="1" w:styleId="2Char0">
    <w:name w:val="正文文本 2 Char"/>
    <w:basedOn w:val="a1"/>
    <w:link w:val="22"/>
    <w:rsid w:val="00CF07F0"/>
    <w:rPr>
      <w:rFonts w:ascii="Times New Roman" w:eastAsiaTheme="minorEastAsia" w:hAnsi="Times New Roman"/>
      <w:sz w:val="21"/>
      <w:szCs w:val="24"/>
      <w:lang w:eastAsia="en-US"/>
    </w:rPr>
  </w:style>
  <w:style w:type="paragraph" w:styleId="23">
    <w:name w:val="Body Text Indent 2"/>
    <w:basedOn w:val="a0"/>
    <w:link w:val="2Char1"/>
    <w:rsid w:val="00CF07F0"/>
    <w:pPr>
      <w:snapToGrid w:val="0"/>
      <w:spacing w:after="120" w:line="480" w:lineRule="auto"/>
      <w:ind w:leftChars="200" w:left="420" w:firstLineChars="200" w:firstLine="200"/>
      <w:jc w:val="both"/>
    </w:pPr>
    <w:rPr>
      <w:rFonts w:eastAsiaTheme="minorEastAsia"/>
      <w:sz w:val="21"/>
      <w:szCs w:val="24"/>
    </w:rPr>
  </w:style>
  <w:style w:type="character" w:customStyle="1" w:styleId="2Char1">
    <w:name w:val="正文文本缩进 2 Char"/>
    <w:basedOn w:val="a1"/>
    <w:link w:val="23"/>
    <w:rsid w:val="00CF07F0"/>
    <w:rPr>
      <w:rFonts w:ascii="Times New Roman" w:eastAsiaTheme="minorEastAsia" w:hAnsi="Times New Roman"/>
      <w:sz w:val="21"/>
      <w:szCs w:val="24"/>
      <w:lang w:eastAsia="en-US"/>
    </w:rPr>
  </w:style>
  <w:style w:type="paragraph" w:styleId="af8">
    <w:name w:val="caption"/>
    <w:aliases w:val="Legend,信息主题"/>
    <w:basedOn w:val="a0"/>
    <w:next w:val="a0"/>
    <w:link w:val="Charb"/>
    <w:qFormat/>
    <w:rsid w:val="00CF07F0"/>
    <w:pPr>
      <w:snapToGrid w:val="0"/>
      <w:spacing w:line="300" w:lineRule="auto"/>
      <w:ind w:firstLineChars="200" w:firstLine="200"/>
      <w:jc w:val="both"/>
    </w:pPr>
    <w:rPr>
      <w:rFonts w:eastAsiaTheme="minorEastAsia"/>
      <w:b/>
      <w:bCs/>
      <w:sz w:val="21"/>
    </w:rPr>
  </w:style>
  <w:style w:type="paragraph" w:styleId="af9">
    <w:name w:val="table of figures"/>
    <w:basedOn w:val="a0"/>
    <w:next w:val="a0"/>
    <w:semiHidden/>
    <w:rsid w:val="00CF07F0"/>
    <w:pPr>
      <w:snapToGrid w:val="0"/>
      <w:spacing w:line="300" w:lineRule="auto"/>
      <w:ind w:firstLineChars="200" w:firstLine="200"/>
      <w:jc w:val="both"/>
    </w:pPr>
    <w:rPr>
      <w:rFonts w:eastAsiaTheme="minorEastAsia"/>
      <w:sz w:val="21"/>
      <w:szCs w:val="24"/>
    </w:rPr>
  </w:style>
  <w:style w:type="paragraph" w:customStyle="1" w:styleId="StyleHeading3h3TableAttributeHeading12pt">
    <w:name w:val="Style Heading 3h3Table Attribute Heading + 12 pt"/>
    <w:basedOn w:val="30"/>
    <w:link w:val="StyleHeading3h3TableAttributeHeading12ptChar"/>
    <w:rsid w:val="00CF07F0"/>
    <w:pPr>
      <w:ind w:left="180" w:right="100"/>
    </w:pPr>
    <w:rPr>
      <w:rFonts w:ascii="微软雅黑" w:eastAsiaTheme="minorEastAsia" w:hAnsi="微软雅黑"/>
      <w:bCs w:val="0"/>
      <w:color w:val="000000" w:themeColor="text1"/>
      <w:sz w:val="30"/>
      <w:szCs w:val="30"/>
    </w:rPr>
  </w:style>
  <w:style w:type="character" w:customStyle="1" w:styleId="StyleHeading3h3TableAttributeHeading12ptChar">
    <w:name w:val="Style Heading 3h3Table Attribute Heading + 12 pt Char"/>
    <w:link w:val="StyleHeading3h3TableAttributeHeading12pt"/>
    <w:rsid w:val="00CF07F0"/>
    <w:rPr>
      <w:rFonts w:ascii="微软雅黑" w:eastAsiaTheme="minorEastAsia" w:hAnsi="微软雅黑"/>
      <w:b/>
      <w:color w:val="000000" w:themeColor="text1"/>
      <w:sz w:val="30"/>
      <w:szCs w:val="30"/>
    </w:rPr>
  </w:style>
  <w:style w:type="character" w:customStyle="1" w:styleId="NormalCommentChar">
    <w:name w:val="Normal Comment Char"/>
    <w:link w:val="NormalComment"/>
    <w:rsid w:val="00CF07F0"/>
    <w:rPr>
      <w:rFonts w:ascii="Times New Roman" w:eastAsiaTheme="minorEastAsia" w:hAnsi="Times New Roman" w:cs="Arial"/>
      <w:color w:val="FF0000"/>
      <w:sz w:val="21"/>
    </w:rPr>
  </w:style>
  <w:style w:type="character" w:customStyle="1" w:styleId="2Char10">
    <w:name w:val="标题 2 Char1"/>
    <w:aliases w:val="Attribute Heading 2 Char1,h2 Char1,H2 Char1"/>
    <w:semiHidden/>
    <w:rsid w:val="00CF07F0"/>
    <w:rPr>
      <w:rFonts w:ascii="Cambria" w:eastAsia="宋体" w:hAnsi="Cambria" w:cs="Times New Roman"/>
      <w:b/>
      <w:bCs/>
      <w:sz w:val="32"/>
      <w:szCs w:val="32"/>
      <w:lang w:eastAsia="en-US"/>
    </w:rPr>
  </w:style>
  <w:style w:type="character" w:customStyle="1" w:styleId="3Char1">
    <w:name w:val="标题 3 Char1"/>
    <w:aliases w:val="h3 Char1,Table Attribute Heading Char1"/>
    <w:semiHidden/>
    <w:rsid w:val="00CF07F0"/>
    <w:rPr>
      <w:rFonts w:ascii="Arial" w:eastAsia="宋体" w:hAnsi="Arial" w:cs="Times New Roman"/>
      <w:b/>
      <w:bCs/>
      <w:sz w:val="32"/>
      <w:szCs w:val="32"/>
      <w:lang w:eastAsia="en-US"/>
    </w:rPr>
  </w:style>
  <w:style w:type="character" w:customStyle="1" w:styleId="Char10">
    <w:name w:val="页眉 Char1"/>
    <w:aliases w:val="hd Char1,Section Header Char1,h Char1"/>
    <w:semiHidden/>
    <w:rsid w:val="00CF07F0"/>
    <w:rPr>
      <w:rFonts w:ascii="Arial" w:hAnsi="Arial"/>
      <w:sz w:val="18"/>
      <w:szCs w:val="18"/>
      <w:lang w:eastAsia="en-US"/>
    </w:rPr>
  </w:style>
  <w:style w:type="paragraph" w:styleId="TOC">
    <w:name w:val="TOC Heading"/>
    <w:basedOn w:val="10"/>
    <w:next w:val="a0"/>
    <w:uiPriority w:val="39"/>
    <w:unhideWhenUsed/>
    <w:qFormat/>
    <w:rsid w:val="00CF07F0"/>
    <w:pPr>
      <w:keepLines/>
      <w:snapToGrid w:val="0"/>
      <w:spacing w:before="480" w:after="0" w:line="276" w:lineRule="auto"/>
      <w:ind w:left="0" w:firstLine="0"/>
      <w:jc w:val="both"/>
      <w:outlineLvl w:val="9"/>
    </w:pPr>
    <w:rPr>
      <w:rFonts w:ascii="Cambria" w:hAnsi="Cambria"/>
      <w:bCs/>
      <w:noProof w:val="0"/>
      <w:color w:val="365F91"/>
      <w:sz w:val="28"/>
      <w:szCs w:val="28"/>
    </w:rPr>
  </w:style>
  <w:style w:type="character" w:customStyle="1" w:styleId="shorttext">
    <w:name w:val="short_text"/>
    <w:basedOn w:val="a1"/>
    <w:rsid w:val="00CF07F0"/>
  </w:style>
  <w:style w:type="character" w:customStyle="1" w:styleId="hps">
    <w:name w:val="hps"/>
    <w:basedOn w:val="a1"/>
    <w:rsid w:val="00CF07F0"/>
  </w:style>
  <w:style w:type="character" w:customStyle="1" w:styleId="contenttitle3">
    <w:name w:val="contenttitle3"/>
    <w:rsid w:val="00CF07F0"/>
    <w:rPr>
      <w:b/>
      <w:bCs/>
      <w:color w:val="35A1D4"/>
    </w:rPr>
  </w:style>
  <w:style w:type="paragraph" w:customStyle="1" w:styleId="tgt2">
    <w:name w:val="tgt2"/>
    <w:basedOn w:val="a0"/>
    <w:rsid w:val="00CF07F0"/>
    <w:pPr>
      <w:snapToGrid w:val="0"/>
      <w:spacing w:after="150" w:line="300" w:lineRule="auto"/>
      <w:ind w:firstLineChars="200" w:firstLine="200"/>
      <w:jc w:val="both"/>
    </w:pPr>
    <w:rPr>
      <w:rFonts w:ascii="宋体" w:eastAsiaTheme="minorEastAsia" w:hAnsi="宋体" w:cs="宋体"/>
      <w:b/>
      <w:bCs/>
      <w:sz w:val="36"/>
      <w:szCs w:val="36"/>
      <w:lang w:eastAsia="zh-CN"/>
    </w:rPr>
  </w:style>
  <w:style w:type="character" w:customStyle="1" w:styleId="apple-converted-space">
    <w:name w:val="apple-converted-space"/>
    <w:rsid w:val="00CF07F0"/>
  </w:style>
  <w:style w:type="character" w:styleId="HTML">
    <w:name w:val="HTML Definition"/>
    <w:uiPriority w:val="99"/>
    <w:unhideWhenUsed/>
    <w:rsid w:val="00CF07F0"/>
    <w:rPr>
      <w:i/>
      <w:iCs/>
    </w:rPr>
  </w:style>
  <w:style w:type="character" w:customStyle="1" w:styleId="ph">
    <w:name w:val="ph"/>
    <w:basedOn w:val="a1"/>
    <w:rsid w:val="00CF07F0"/>
  </w:style>
  <w:style w:type="character" w:customStyle="1" w:styleId="keyword">
    <w:name w:val="keyword"/>
    <w:basedOn w:val="a1"/>
    <w:rsid w:val="00CF07F0"/>
  </w:style>
  <w:style w:type="character" w:customStyle="1" w:styleId="Char1">
    <w:name w:val="列出段落 Char"/>
    <w:link w:val="a9"/>
    <w:uiPriority w:val="34"/>
    <w:rsid w:val="00CF07F0"/>
    <w:rPr>
      <w:rFonts w:ascii="Times New Roman" w:hAnsi="Times New Roman"/>
      <w:lang w:eastAsia="en-US"/>
    </w:rPr>
  </w:style>
  <w:style w:type="character" w:styleId="afa">
    <w:name w:val="Intense Emphasis"/>
    <w:basedOn w:val="a1"/>
    <w:uiPriority w:val="21"/>
    <w:qFormat/>
    <w:rsid w:val="00CF07F0"/>
    <w:rPr>
      <w:b/>
      <w:bCs/>
      <w:i/>
      <w:iCs/>
      <w:color w:val="4F81BD" w:themeColor="accent1"/>
    </w:rPr>
  </w:style>
  <w:style w:type="paragraph" w:styleId="afb">
    <w:name w:val="No Spacing"/>
    <w:link w:val="Charc"/>
    <w:uiPriority w:val="1"/>
    <w:qFormat/>
    <w:rsid w:val="00CF07F0"/>
    <w:pPr>
      <w:spacing w:line="400" w:lineRule="exact"/>
    </w:pPr>
    <w:rPr>
      <w:rFonts w:asciiTheme="minorHAnsi" w:eastAsiaTheme="minorEastAsia" w:hAnsiTheme="minorHAnsi" w:cstheme="minorBidi"/>
      <w:sz w:val="22"/>
      <w:szCs w:val="22"/>
    </w:rPr>
  </w:style>
  <w:style w:type="character" w:customStyle="1" w:styleId="Charc">
    <w:name w:val="无间隔 Char"/>
    <w:basedOn w:val="a1"/>
    <w:link w:val="afb"/>
    <w:uiPriority w:val="1"/>
    <w:rsid w:val="00CF07F0"/>
    <w:rPr>
      <w:rFonts w:asciiTheme="minorHAnsi" w:eastAsiaTheme="minorEastAsia" w:hAnsiTheme="minorHAnsi" w:cstheme="minorBidi"/>
      <w:sz w:val="22"/>
      <w:szCs w:val="22"/>
    </w:rPr>
  </w:style>
  <w:style w:type="paragraph" w:customStyle="1" w:styleId="afc">
    <w:name w:val="方案正文"/>
    <w:basedOn w:val="a0"/>
    <w:rsid w:val="00CF07F0"/>
    <w:pPr>
      <w:widowControl w:val="0"/>
      <w:snapToGrid w:val="0"/>
      <w:spacing w:line="300" w:lineRule="auto"/>
      <w:ind w:firstLineChars="200" w:firstLine="200"/>
      <w:jc w:val="both"/>
    </w:pPr>
    <w:rPr>
      <w:rFonts w:eastAsiaTheme="minorEastAsia"/>
      <w:kern w:val="2"/>
      <w:sz w:val="21"/>
      <w:lang w:eastAsia="zh-CN"/>
    </w:rPr>
  </w:style>
  <w:style w:type="paragraph" w:styleId="afd">
    <w:name w:val="Date"/>
    <w:basedOn w:val="a0"/>
    <w:next w:val="a0"/>
    <w:link w:val="Chard"/>
    <w:rsid w:val="00CF07F0"/>
    <w:pPr>
      <w:widowControl w:val="0"/>
      <w:snapToGrid w:val="0"/>
      <w:spacing w:line="300" w:lineRule="auto"/>
      <w:ind w:leftChars="2500" w:left="100" w:firstLineChars="200" w:firstLine="200"/>
      <w:jc w:val="both"/>
    </w:pPr>
    <w:rPr>
      <w:rFonts w:eastAsia="黑体"/>
      <w:b/>
      <w:bCs/>
      <w:noProof/>
      <w:sz w:val="21"/>
      <w:lang w:eastAsia="zh-CN"/>
    </w:rPr>
  </w:style>
  <w:style w:type="character" w:customStyle="1" w:styleId="Chard">
    <w:name w:val="日期 Char"/>
    <w:basedOn w:val="a1"/>
    <w:link w:val="afd"/>
    <w:rsid w:val="00CF07F0"/>
    <w:rPr>
      <w:rFonts w:ascii="Times New Roman" w:eastAsia="黑体" w:hAnsi="Times New Roman"/>
      <w:b/>
      <w:bCs/>
      <w:noProof/>
      <w:sz w:val="21"/>
    </w:rPr>
  </w:style>
  <w:style w:type="character" w:customStyle="1" w:styleId="Charb">
    <w:name w:val="题注 Char"/>
    <w:aliases w:val="Legend Char,信息主题 Char"/>
    <w:link w:val="af8"/>
    <w:rsid w:val="00CF07F0"/>
    <w:rPr>
      <w:rFonts w:ascii="Times New Roman" w:eastAsiaTheme="minorEastAsia" w:hAnsi="Times New Roman"/>
      <w:b/>
      <w:bCs/>
      <w:sz w:val="21"/>
      <w:lang w:eastAsia="en-US"/>
    </w:rPr>
  </w:style>
  <w:style w:type="paragraph" w:customStyle="1" w:styleId="afe">
    <w:name w:val="正文表格文字"/>
    <w:basedOn w:val="ad"/>
    <w:rsid w:val="00CF07F0"/>
  </w:style>
  <w:style w:type="paragraph" w:customStyle="1" w:styleId="H4">
    <w:name w:val="H4"/>
    <w:basedOn w:val="a0"/>
    <w:rsid w:val="00CF07F0"/>
    <w:pPr>
      <w:snapToGrid w:val="0"/>
      <w:spacing w:line="300" w:lineRule="auto"/>
      <w:ind w:firstLineChars="200" w:firstLine="420"/>
      <w:jc w:val="both"/>
    </w:pPr>
    <w:rPr>
      <w:rFonts w:eastAsiaTheme="minorEastAsia"/>
      <w:sz w:val="21"/>
      <w:szCs w:val="24"/>
      <w:lang w:eastAsia="zh-CN"/>
    </w:rPr>
  </w:style>
  <w:style w:type="character" w:customStyle="1" w:styleId="Char11">
    <w:name w:val="正文缩进 Char1"/>
    <w:aliases w:val="正文缩进 Char Char,表正文 Char Char,正文非缩进 Char Char,四号 Char Char,缩进 Char Char,ALT+Z Char Char,段1 Char Char,标题4 Char Char,四号 Char1,特点 Char1,缩进 Char1,ALT+Z Char1,段1 Char1,正文不缩进 Char,正文(首行缩进两字) Char,正文(首行缩进两字)1 Char,水上软件 Char,首行缩进 Char"/>
    <w:rsid w:val="00CF07F0"/>
    <w:rPr>
      <w:rFonts w:eastAsia="微软雅黑"/>
      <w:kern w:val="2"/>
      <w:sz w:val="21"/>
    </w:rPr>
  </w:style>
  <w:style w:type="paragraph" w:customStyle="1" w:styleId="VCContent2">
    <w:name w:val="VC Content 2"/>
    <w:basedOn w:val="a0"/>
    <w:rsid w:val="00CF07F0"/>
    <w:pPr>
      <w:widowControl w:val="0"/>
      <w:spacing w:before="100" w:beforeAutospacing="1" w:after="100" w:afterAutospacing="1" w:line="360" w:lineRule="auto"/>
      <w:ind w:leftChars="100" w:left="100" w:firstLineChars="200" w:firstLine="200"/>
      <w:jc w:val="both"/>
    </w:pPr>
    <w:rPr>
      <w:kern w:val="2"/>
      <w:sz w:val="24"/>
      <w:lang w:eastAsia="zh-CN"/>
    </w:rPr>
  </w:style>
  <w:style w:type="paragraph" w:customStyle="1" w:styleId="VCContent3">
    <w:name w:val="VC Content 3"/>
    <w:basedOn w:val="VCContent2"/>
    <w:rsid w:val="00CF07F0"/>
    <w:pPr>
      <w:ind w:leftChars="200" w:left="200"/>
    </w:pPr>
  </w:style>
  <w:style w:type="paragraph" w:customStyle="1" w:styleId="VCContent4">
    <w:name w:val="VC Content 4"/>
    <w:basedOn w:val="VCContent3"/>
    <w:rsid w:val="00CF07F0"/>
    <w:pPr>
      <w:ind w:leftChars="300" w:left="300"/>
    </w:pPr>
  </w:style>
  <w:style w:type="paragraph" w:customStyle="1" w:styleId="hvcnormtxt">
    <w:name w:val="hvcnormtxt"/>
    <w:basedOn w:val="a0"/>
    <w:rsid w:val="00CF07F0"/>
    <w:pPr>
      <w:spacing w:before="100" w:beforeAutospacing="1" w:after="100" w:afterAutospacing="1" w:line="217" w:lineRule="atLeast"/>
    </w:pPr>
    <w:rPr>
      <w:rFonts w:ascii="Arial" w:hAnsi="Arial" w:cs="Arial"/>
      <w:color w:val="000000"/>
      <w:lang w:eastAsia="zh-CN"/>
    </w:rPr>
  </w:style>
  <w:style w:type="paragraph" w:customStyle="1" w:styleId="a">
    <w:name w:val="文字列表"/>
    <w:basedOn w:val="aff"/>
    <w:rsid w:val="00CF07F0"/>
    <w:pPr>
      <w:widowControl w:val="0"/>
      <w:numPr>
        <w:numId w:val="5"/>
      </w:numPr>
      <w:tabs>
        <w:tab w:val="clear" w:pos="425"/>
        <w:tab w:val="left" w:pos="1440"/>
      </w:tabs>
      <w:snapToGrid/>
      <w:spacing w:after="0" w:line="360" w:lineRule="auto"/>
      <w:ind w:rightChars="200" w:right="200" w:firstLineChars="0" w:firstLine="0"/>
    </w:pPr>
    <w:rPr>
      <w:rFonts w:ascii="楷体_GB2312" w:eastAsia="楷体_GB2312"/>
      <w:kern w:val="2"/>
      <w:sz w:val="24"/>
      <w:szCs w:val="20"/>
      <w:lang w:eastAsia="zh-CN"/>
    </w:rPr>
  </w:style>
  <w:style w:type="paragraph" w:styleId="aff">
    <w:name w:val="Body Text First Indent"/>
    <w:basedOn w:val="ad"/>
    <w:link w:val="Chare"/>
    <w:rsid w:val="00CF07F0"/>
    <w:pPr>
      <w:snapToGrid w:val="0"/>
      <w:spacing w:line="300" w:lineRule="auto"/>
      <w:ind w:firstLineChars="100" w:firstLine="420"/>
      <w:jc w:val="both"/>
    </w:pPr>
    <w:rPr>
      <w:rFonts w:eastAsiaTheme="minorEastAsia"/>
      <w:sz w:val="21"/>
      <w:szCs w:val="24"/>
    </w:rPr>
  </w:style>
  <w:style w:type="character" w:customStyle="1" w:styleId="Chare">
    <w:name w:val="正文首行缩进 Char"/>
    <w:basedOn w:val="Char4"/>
    <w:link w:val="aff"/>
    <w:rsid w:val="00CF07F0"/>
    <w:rPr>
      <w:rFonts w:ascii="Times New Roman" w:eastAsiaTheme="minorEastAsia" w:hAnsi="Times New Roman"/>
      <w:sz w:val="21"/>
      <w:szCs w:val="24"/>
      <w:lang w:eastAsia="en-US"/>
    </w:rPr>
  </w:style>
  <w:style w:type="table" w:customStyle="1" w:styleId="13">
    <w:name w:val="网格型1"/>
    <w:basedOn w:val="a2"/>
    <w:next w:val="af"/>
    <w:rsid w:val="00CF07F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
    <w:name w:val="样式1"/>
    <w:uiPriority w:val="99"/>
    <w:rsid w:val="00F0027B"/>
    <w:pPr>
      <w:numPr>
        <w:numId w:val="6"/>
      </w:numPr>
    </w:pPr>
  </w:style>
  <w:style w:type="numbering" w:customStyle="1" w:styleId="2">
    <w:name w:val="样式2"/>
    <w:uiPriority w:val="99"/>
    <w:rsid w:val="00F0027B"/>
    <w:pPr>
      <w:numPr>
        <w:numId w:val="7"/>
      </w:numPr>
    </w:pPr>
  </w:style>
  <w:style w:type="numbering" w:customStyle="1" w:styleId="3">
    <w:name w:val="样式3"/>
    <w:uiPriority w:val="99"/>
    <w:rsid w:val="00F0027B"/>
    <w:pPr>
      <w:numPr>
        <w:numId w:val="8"/>
      </w:numPr>
    </w:pPr>
  </w:style>
  <w:style w:type="numbering" w:customStyle="1" w:styleId="4">
    <w:name w:val="样式4"/>
    <w:uiPriority w:val="99"/>
    <w:rsid w:val="00AE5E24"/>
    <w:pPr>
      <w:numPr>
        <w:numId w:val="9"/>
      </w:numPr>
    </w:pPr>
  </w:style>
  <w:style w:type="numbering" w:customStyle="1" w:styleId="5">
    <w:name w:val="样式5"/>
    <w:uiPriority w:val="99"/>
    <w:rsid w:val="00007BEB"/>
    <w:pPr>
      <w:numPr>
        <w:numId w:val="10"/>
      </w:numPr>
    </w:pPr>
  </w:style>
  <w:style w:type="numbering" w:customStyle="1" w:styleId="6">
    <w:name w:val="样式6"/>
    <w:uiPriority w:val="99"/>
    <w:rsid w:val="00B932EC"/>
    <w:pPr>
      <w:numPr>
        <w:numId w:val="11"/>
      </w:numPr>
    </w:pPr>
  </w:style>
  <w:style w:type="numbering" w:customStyle="1" w:styleId="7">
    <w:name w:val="样式7"/>
    <w:uiPriority w:val="99"/>
    <w:rsid w:val="00F542AE"/>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30334">
      <w:bodyDiv w:val="1"/>
      <w:marLeft w:val="0"/>
      <w:marRight w:val="0"/>
      <w:marTop w:val="0"/>
      <w:marBottom w:val="0"/>
      <w:divBdr>
        <w:top w:val="none" w:sz="0" w:space="0" w:color="auto"/>
        <w:left w:val="none" w:sz="0" w:space="0" w:color="auto"/>
        <w:bottom w:val="none" w:sz="0" w:space="0" w:color="auto"/>
        <w:right w:val="none" w:sz="0" w:space="0" w:color="auto"/>
      </w:divBdr>
    </w:div>
    <w:div w:id="3899388">
      <w:bodyDiv w:val="1"/>
      <w:marLeft w:val="0"/>
      <w:marRight w:val="0"/>
      <w:marTop w:val="0"/>
      <w:marBottom w:val="0"/>
      <w:divBdr>
        <w:top w:val="none" w:sz="0" w:space="0" w:color="auto"/>
        <w:left w:val="none" w:sz="0" w:space="0" w:color="auto"/>
        <w:bottom w:val="none" w:sz="0" w:space="0" w:color="auto"/>
        <w:right w:val="none" w:sz="0" w:space="0" w:color="auto"/>
      </w:divBdr>
    </w:div>
    <w:div w:id="16540242">
      <w:bodyDiv w:val="1"/>
      <w:marLeft w:val="0"/>
      <w:marRight w:val="0"/>
      <w:marTop w:val="0"/>
      <w:marBottom w:val="0"/>
      <w:divBdr>
        <w:top w:val="none" w:sz="0" w:space="0" w:color="auto"/>
        <w:left w:val="none" w:sz="0" w:space="0" w:color="auto"/>
        <w:bottom w:val="none" w:sz="0" w:space="0" w:color="auto"/>
        <w:right w:val="none" w:sz="0" w:space="0" w:color="auto"/>
      </w:divBdr>
    </w:div>
    <w:div w:id="28338419">
      <w:bodyDiv w:val="1"/>
      <w:marLeft w:val="0"/>
      <w:marRight w:val="0"/>
      <w:marTop w:val="0"/>
      <w:marBottom w:val="0"/>
      <w:divBdr>
        <w:top w:val="none" w:sz="0" w:space="0" w:color="auto"/>
        <w:left w:val="none" w:sz="0" w:space="0" w:color="auto"/>
        <w:bottom w:val="none" w:sz="0" w:space="0" w:color="auto"/>
        <w:right w:val="none" w:sz="0" w:space="0" w:color="auto"/>
      </w:divBdr>
    </w:div>
    <w:div w:id="35006012">
      <w:bodyDiv w:val="1"/>
      <w:marLeft w:val="0"/>
      <w:marRight w:val="0"/>
      <w:marTop w:val="0"/>
      <w:marBottom w:val="0"/>
      <w:divBdr>
        <w:top w:val="none" w:sz="0" w:space="0" w:color="auto"/>
        <w:left w:val="none" w:sz="0" w:space="0" w:color="auto"/>
        <w:bottom w:val="none" w:sz="0" w:space="0" w:color="auto"/>
        <w:right w:val="none" w:sz="0" w:space="0" w:color="auto"/>
      </w:divBdr>
    </w:div>
    <w:div w:id="39478743">
      <w:bodyDiv w:val="1"/>
      <w:marLeft w:val="0"/>
      <w:marRight w:val="0"/>
      <w:marTop w:val="0"/>
      <w:marBottom w:val="0"/>
      <w:divBdr>
        <w:top w:val="none" w:sz="0" w:space="0" w:color="auto"/>
        <w:left w:val="none" w:sz="0" w:space="0" w:color="auto"/>
        <w:bottom w:val="none" w:sz="0" w:space="0" w:color="auto"/>
        <w:right w:val="none" w:sz="0" w:space="0" w:color="auto"/>
      </w:divBdr>
    </w:div>
    <w:div w:id="51972432">
      <w:bodyDiv w:val="1"/>
      <w:marLeft w:val="0"/>
      <w:marRight w:val="0"/>
      <w:marTop w:val="0"/>
      <w:marBottom w:val="0"/>
      <w:divBdr>
        <w:top w:val="none" w:sz="0" w:space="0" w:color="auto"/>
        <w:left w:val="none" w:sz="0" w:space="0" w:color="auto"/>
        <w:bottom w:val="none" w:sz="0" w:space="0" w:color="auto"/>
        <w:right w:val="none" w:sz="0" w:space="0" w:color="auto"/>
      </w:divBdr>
    </w:div>
    <w:div w:id="56828933">
      <w:bodyDiv w:val="1"/>
      <w:marLeft w:val="0"/>
      <w:marRight w:val="0"/>
      <w:marTop w:val="0"/>
      <w:marBottom w:val="0"/>
      <w:divBdr>
        <w:top w:val="none" w:sz="0" w:space="0" w:color="auto"/>
        <w:left w:val="none" w:sz="0" w:space="0" w:color="auto"/>
        <w:bottom w:val="none" w:sz="0" w:space="0" w:color="auto"/>
        <w:right w:val="none" w:sz="0" w:space="0" w:color="auto"/>
      </w:divBdr>
    </w:div>
    <w:div w:id="72240237">
      <w:bodyDiv w:val="1"/>
      <w:marLeft w:val="0"/>
      <w:marRight w:val="0"/>
      <w:marTop w:val="0"/>
      <w:marBottom w:val="0"/>
      <w:divBdr>
        <w:top w:val="none" w:sz="0" w:space="0" w:color="auto"/>
        <w:left w:val="none" w:sz="0" w:space="0" w:color="auto"/>
        <w:bottom w:val="none" w:sz="0" w:space="0" w:color="auto"/>
        <w:right w:val="none" w:sz="0" w:space="0" w:color="auto"/>
      </w:divBdr>
    </w:div>
    <w:div w:id="80373247">
      <w:bodyDiv w:val="1"/>
      <w:marLeft w:val="0"/>
      <w:marRight w:val="0"/>
      <w:marTop w:val="0"/>
      <w:marBottom w:val="0"/>
      <w:divBdr>
        <w:top w:val="none" w:sz="0" w:space="0" w:color="auto"/>
        <w:left w:val="none" w:sz="0" w:space="0" w:color="auto"/>
        <w:bottom w:val="none" w:sz="0" w:space="0" w:color="auto"/>
        <w:right w:val="none" w:sz="0" w:space="0" w:color="auto"/>
      </w:divBdr>
    </w:div>
    <w:div w:id="90779727">
      <w:bodyDiv w:val="1"/>
      <w:marLeft w:val="0"/>
      <w:marRight w:val="0"/>
      <w:marTop w:val="0"/>
      <w:marBottom w:val="0"/>
      <w:divBdr>
        <w:top w:val="none" w:sz="0" w:space="0" w:color="auto"/>
        <w:left w:val="none" w:sz="0" w:space="0" w:color="auto"/>
        <w:bottom w:val="none" w:sz="0" w:space="0" w:color="auto"/>
        <w:right w:val="none" w:sz="0" w:space="0" w:color="auto"/>
      </w:divBdr>
    </w:div>
    <w:div w:id="117991515">
      <w:bodyDiv w:val="1"/>
      <w:marLeft w:val="0"/>
      <w:marRight w:val="0"/>
      <w:marTop w:val="0"/>
      <w:marBottom w:val="0"/>
      <w:divBdr>
        <w:top w:val="none" w:sz="0" w:space="0" w:color="auto"/>
        <w:left w:val="none" w:sz="0" w:space="0" w:color="auto"/>
        <w:bottom w:val="none" w:sz="0" w:space="0" w:color="auto"/>
        <w:right w:val="none" w:sz="0" w:space="0" w:color="auto"/>
      </w:divBdr>
    </w:div>
    <w:div w:id="143856462">
      <w:bodyDiv w:val="1"/>
      <w:marLeft w:val="0"/>
      <w:marRight w:val="0"/>
      <w:marTop w:val="0"/>
      <w:marBottom w:val="0"/>
      <w:divBdr>
        <w:top w:val="none" w:sz="0" w:space="0" w:color="auto"/>
        <w:left w:val="none" w:sz="0" w:space="0" w:color="auto"/>
        <w:bottom w:val="none" w:sz="0" w:space="0" w:color="auto"/>
        <w:right w:val="none" w:sz="0" w:space="0" w:color="auto"/>
      </w:divBdr>
    </w:div>
    <w:div w:id="147065034">
      <w:bodyDiv w:val="1"/>
      <w:marLeft w:val="0"/>
      <w:marRight w:val="0"/>
      <w:marTop w:val="0"/>
      <w:marBottom w:val="0"/>
      <w:divBdr>
        <w:top w:val="none" w:sz="0" w:space="0" w:color="auto"/>
        <w:left w:val="none" w:sz="0" w:space="0" w:color="auto"/>
        <w:bottom w:val="none" w:sz="0" w:space="0" w:color="auto"/>
        <w:right w:val="none" w:sz="0" w:space="0" w:color="auto"/>
      </w:divBdr>
    </w:div>
    <w:div w:id="155460400">
      <w:bodyDiv w:val="1"/>
      <w:marLeft w:val="0"/>
      <w:marRight w:val="0"/>
      <w:marTop w:val="0"/>
      <w:marBottom w:val="0"/>
      <w:divBdr>
        <w:top w:val="none" w:sz="0" w:space="0" w:color="auto"/>
        <w:left w:val="none" w:sz="0" w:space="0" w:color="auto"/>
        <w:bottom w:val="none" w:sz="0" w:space="0" w:color="auto"/>
        <w:right w:val="none" w:sz="0" w:space="0" w:color="auto"/>
      </w:divBdr>
    </w:div>
    <w:div w:id="167909802">
      <w:bodyDiv w:val="1"/>
      <w:marLeft w:val="0"/>
      <w:marRight w:val="0"/>
      <w:marTop w:val="0"/>
      <w:marBottom w:val="0"/>
      <w:divBdr>
        <w:top w:val="none" w:sz="0" w:space="0" w:color="auto"/>
        <w:left w:val="none" w:sz="0" w:space="0" w:color="auto"/>
        <w:bottom w:val="none" w:sz="0" w:space="0" w:color="auto"/>
        <w:right w:val="none" w:sz="0" w:space="0" w:color="auto"/>
      </w:divBdr>
    </w:div>
    <w:div w:id="179053399">
      <w:bodyDiv w:val="1"/>
      <w:marLeft w:val="0"/>
      <w:marRight w:val="0"/>
      <w:marTop w:val="0"/>
      <w:marBottom w:val="0"/>
      <w:divBdr>
        <w:top w:val="none" w:sz="0" w:space="0" w:color="auto"/>
        <w:left w:val="none" w:sz="0" w:space="0" w:color="auto"/>
        <w:bottom w:val="none" w:sz="0" w:space="0" w:color="auto"/>
        <w:right w:val="none" w:sz="0" w:space="0" w:color="auto"/>
      </w:divBdr>
    </w:div>
    <w:div w:id="179635443">
      <w:bodyDiv w:val="1"/>
      <w:marLeft w:val="0"/>
      <w:marRight w:val="0"/>
      <w:marTop w:val="0"/>
      <w:marBottom w:val="0"/>
      <w:divBdr>
        <w:top w:val="none" w:sz="0" w:space="0" w:color="auto"/>
        <w:left w:val="none" w:sz="0" w:space="0" w:color="auto"/>
        <w:bottom w:val="none" w:sz="0" w:space="0" w:color="auto"/>
        <w:right w:val="none" w:sz="0" w:space="0" w:color="auto"/>
      </w:divBdr>
    </w:div>
    <w:div w:id="242033666">
      <w:bodyDiv w:val="1"/>
      <w:marLeft w:val="0"/>
      <w:marRight w:val="0"/>
      <w:marTop w:val="0"/>
      <w:marBottom w:val="0"/>
      <w:divBdr>
        <w:top w:val="none" w:sz="0" w:space="0" w:color="auto"/>
        <w:left w:val="none" w:sz="0" w:space="0" w:color="auto"/>
        <w:bottom w:val="none" w:sz="0" w:space="0" w:color="auto"/>
        <w:right w:val="none" w:sz="0" w:space="0" w:color="auto"/>
      </w:divBdr>
    </w:div>
    <w:div w:id="255987666">
      <w:bodyDiv w:val="1"/>
      <w:marLeft w:val="0"/>
      <w:marRight w:val="0"/>
      <w:marTop w:val="0"/>
      <w:marBottom w:val="0"/>
      <w:divBdr>
        <w:top w:val="none" w:sz="0" w:space="0" w:color="auto"/>
        <w:left w:val="none" w:sz="0" w:space="0" w:color="auto"/>
        <w:bottom w:val="none" w:sz="0" w:space="0" w:color="auto"/>
        <w:right w:val="none" w:sz="0" w:space="0" w:color="auto"/>
      </w:divBdr>
    </w:div>
    <w:div w:id="291207982">
      <w:bodyDiv w:val="1"/>
      <w:marLeft w:val="0"/>
      <w:marRight w:val="0"/>
      <w:marTop w:val="0"/>
      <w:marBottom w:val="0"/>
      <w:divBdr>
        <w:top w:val="none" w:sz="0" w:space="0" w:color="auto"/>
        <w:left w:val="none" w:sz="0" w:space="0" w:color="auto"/>
        <w:bottom w:val="none" w:sz="0" w:space="0" w:color="auto"/>
        <w:right w:val="none" w:sz="0" w:space="0" w:color="auto"/>
      </w:divBdr>
    </w:div>
    <w:div w:id="313804534">
      <w:bodyDiv w:val="1"/>
      <w:marLeft w:val="0"/>
      <w:marRight w:val="0"/>
      <w:marTop w:val="0"/>
      <w:marBottom w:val="0"/>
      <w:divBdr>
        <w:top w:val="none" w:sz="0" w:space="0" w:color="auto"/>
        <w:left w:val="none" w:sz="0" w:space="0" w:color="auto"/>
        <w:bottom w:val="none" w:sz="0" w:space="0" w:color="auto"/>
        <w:right w:val="none" w:sz="0" w:space="0" w:color="auto"/>
      </w:divBdr>
    </w:div>
    <w:div w:id="317077305">
      <w:bodyDiv w:val="1"/>
      <w:marLeft w:val="0"/>
      <w:marRight w:val="0"/>
      <w:marTop w:val="0"/>
      <w:marBottom w:val="0"/>
      <w:divBdr>
        <w:top w:val="none" w:sz="0" w:space="0" w:color="auto"/>
        <w:left w:val="none" w:sz="0" w:space="0" w:color="auto"/>
        <w:bottom w:val="none" w:sz="0" w:space="0" w:color="auto"/>
        <w:right w:val="none" w:sz="0" w:space="0" w:color="auto"/>
      </w:divBdr>
    </w:div>
    <w:div w:id="317657273">
      <w:bodyDiv w:val="1"/>
      <w:marLeft w:val="0"/>
      <w:marRight w:val="0"/>
      <w:marTop w:val="0"/>
      <w:marBottom w:val="0"/>
      <w:divBdr>
        <w:top w:val="none" w:sz="0" w:space="0" w:color="auto"/>
        <w:left w:val="none" w:sz="0" w:space="0" w:color="auto"/>
        <w:bottom w:val="none" w:sz="0" w:space="0" w:color="auto"/>
        <w:right w:val="none" w:sz="0" w:space="0" w:color="auto"/>
      </w:divBdr>
    </w:div>
    <w:div w:id="318382486">
      <w:bodyDiv w:val="1"/>
      <w:marLeft w:val="0"/>
      <w:marRight w:val="0"/>
      <w:marTop w:val="0"/>
      <w:marBottom w:val="0"/>
      <w:divBdr>
        <w:top w:val="none" w:sz="0" w:space="0" w:color="auto"/>
        <w:left w:val="none" w:sz="0" w:space="0" w:color="auto"/>
        <w:bottom w:val="none" w:sz="0" w:space="0" w:color="auto"/>
        <w:right w:val="none" w:sz="0" w:space="0" w:color="auto"/>
      </w:divBdr>
    </w:div>
    <w:div w:id="391199179">
      <w:bodyDiv w:val="1"/>
      <w:marLeft w:val="0"/>
      <w:marRight w:val="0"/>
      <w:marTop w:val="0"/>
      <w:marBottom w:val="0"/>
      <w:divBdr>
        <w:top w:val="none" w:sz="0" w:space="0" w:color="auto"/>
        <w:left w:val="none" w:sz="0" w:space="0" w:color="auto"/>
        <w:bottom w:val="none" w:sz="0" w:space="0" w:color="auto"/>
        <w:right w:val="none" w:sz="0" w:space="0" w:color="auto"/>
      </w:divBdr>
    </w:div>
    <w:div w:id="396393408">
      <w:bodyDiv w:val="1"/>
      <w:marLeft w:val="0"/>
      <w:marRight w:val="0"/>
      <w:marTop w:val="0"/>
      <w:marBottom w:val="0"/>
      <w:divBdr>
        <w:top w:val="none" w:sz="0" w:space="0" w:color="auto"/>
        <w:left w:val="none" w:sz="0" w:space="0" w:color="auto"/>
        <w:bottom w:val="none" w:sz="0" w:space="0" w:color="auto"/>
        <w:right w:val="none" w:sz="0" w:space="0" w:color="auto"/>
      </w:divBdr>
    </w:div>
    <w:div w:id="440610230">
      <w:bodyDiv w:val="1"/>
      <w:marLeft w:val="0"/>
      <w:marRight w:val="0"/>
      <w:marTop w:val="0"/>
      <w:marBottom w:val="0"/>
      <w:divBdr>
        <w:top w:val="none" w:sz="0" w:space="0" w:color="auto"/>
        <w:left w:val="none" w:sz="0" w:space="0" w:color="auto"/>
        <w:bottom w:val="none" w:sz="0" w:space="0" w:color="auto"/>
        <w:right w:val="none" w:sz="0" w:space="0" w:color="auto"/>
      </w:divBdr>
    </w:div>
    <w:div w:id="449587650">
      <w:bodyDiv w:val="1"/>
      <w:marLeft w:val="0"/>
      <w:marRight w:val="0"/>
      <w:marTop w:val="0"/>
      <w:marBottom w:val="0"/>
      <w:divBdr>
        <w:top w:val="none" w:sz="0" w:space="0" w:color="auto"/>
        <w:left w:val="none" w:sz="0" w:space="0" w:color="auto"/>
        <w:bottom w:val="none" w:sz="0" w:space="0" w:color="auto"/>
        <w:right w:val="none" w:sz="0" w:space="0" w:color="auto"/>
      </w:divBdr>
    </w:div>
    <w:div w:id="467746022">
      <w:bodyDiv w:val="1"/>
      <w:marLeft w:val="0"/>
      <w:marRight w:val="0"/>
      <w:marTop w:val="0"/>
      <w:marBottom w:val="0"/>
      <w:divBdr>
        <w:top w:val="none" w:sz="0" w:space="0" w:color="auto"/>
        <w:left w:val="none" w:sz="0" w:space="0" w:color="auto"/>
        <w:bottom w:val="none" w:sz="0" w:space="0" w:color="auto"/>
        <w:right w:val="none" w:sz="0" w:space="0" w:color="auto"/>
      </w:divBdr>
    </w:div>
    <w:div w:id="478693735">
      <w:bodyDiv w:val="1"/>
      <w:marLeft w:val="0"/>
      <w:marRight w:val="0"/>
      <w:marTop w:val="0"/>
      <w:marBottom w:val="0"/>
      <w:divBdr>
        <w:top w:val="none" w:sz="0" w:space="0" w:color="auto"/>
        <w:left w:val="none" w:sz="0" w:space="0" w:color="auto"/>
        <w:bottom w:val="none" w:sz="0" w:space="0" w:color="auto"/>
        <w:right w:val="none" w:sz="0" w:space="0" w:color="auto"/>
      </w:divBdr>
    </w:div>
    <w:div w:id="493690013">
      <w:bodyDiv w:val="1"/>
      <w:marLeft w:val="0"/>
      <w:marRight w:val="0"/>
      <w:marTop w:val="0"/>
      <w:marBottom w:val="0"/>
      <w:divBdr>
        <w:top w:val="none" w:sz="0" w:space="0" w:color="auto"/>
        <w:left w:val="none" w:sz="0" w:space="0" w:color="auto"/>
        <w:bottom w:val="none" w:sz="0" w:space="0" w:color="auto"/>
        <w:right w:val="none" w:sz="0" w:space="0" w:color="auto"/>
      </w:divBdr>
    </w:div>
    <w:div w:id="523979844">
      <w:bodyDiv w:val="1"/>
      <w:marLeft w:val="0"/>
      <w:marRight w:val="0"/>
      <w:marTop w:val="0"/>
      <w:marBottom w:val="0"/>
      <w:divBdr>
        <w:top w:val="none" w:sz="0" w:space="0" w:color="auto"/>
        <w:left w:val="none" w:sz="0" w:space="0" w:color="auto"/>
        <w:bottom w:val="none" w:sz="0" w:space="0" w:color="auto"/>
        <w:right w:val="none" w:sz="0" w:space="0" w:color="auto"/>
      </w:divBdr>
    </w:div>
    <w:div w:id="562178861">
      <w:bodyDiv w:val="1"/>
      <w:marLeft w:val="0"/>
      <w:marRight w:val="0"/>
      <w:marTop w:val="0"/>
      <w:marBottom w:val="0"/>
      <w:divBdr>
        <w:top w:val="none" w:sz="0" w:space="0" w:color="auto"/>
        <w:left w:val="none" w:sz="0" w:space="0" w:color="auto"/>
        <w:bottom w:val="none" w:sz="0" w:space="0" w:color="auto"/>
        <w:right w:val="none" w:sz="0" w:space="0" w:color="auto"/>
      </w:divBdr>
    </w:div>
    <w:div w:id="564418795">
      <w:bodyDiv w:val="1"/>
      <w:marLeft w:val="0"/>
      <w:marRight w:val="0"/>
      <w:marTop w:val="0"/>
      <w:marBottom w:val="0"/>
      <w:divBdr>
        <w:top w:val="none" w:sz="0" w:space="0" w:color="auto"/>
        <w:left w:val="none" w:sz="0" w:space="0" w:color="auto"/>
        <w:bottom w:val="none" w:sz="0" w:space="0" w:color="auto"/>
        <w:right w:val="none" w:sz="0" w:space="0" w:color="auto"/>
      </w:divBdr>
    </w:div>
    <w:div w:id="579289122">
      <w:bodyDiv w:val="1"/>
      <w:marLeft w:val="0"/>
      <w:marRight w:val="0"/>
      <w:marTop w:val="0"/>
      <w:marBottom w:val="0"/>
      <w:divBdr>
        <w:top w:val="none" w:sz="0" w:space="0" w:color="auto"/>
        <w:left w:val="none" w:sz="0" w:space="0" w:color="auto"/>
        <w:bottom w:val="none" w:sz="0" w:space="0" w:color="auto"/>
        <w:right w:val="none" w:sz="0" w:space="0" w:color="auto"/>
      </w:divBdr>
    </w:div>
    <w:div w:id="604534763">
      <w:bodyDiv w:val="1"/>
      <w:marLeft w:val="0"/>
      <w:marRight w:val="0"/>
      <w:marTop w:val="0"/>
      <w:marBottom w:val="0"/>
      <w:divBdr>
        <w:top w:val="none" w:sz="0" w:space="0" w:color="auto"/>
        <w:left w:val="none" w:sz="0" w:space="0" w:color="auto"/>
        <w:bottom w:val="none" w:sz="0" w:space="0" w:color="auto"/>
        <w:right w:val="none" w:sz="0" w:space="0" w:color="auto"/>
      </w:divBdr>
    </w:div>
    <w:div w:id="614747960">
      <w:bodyDiv w:val="1"/>
      <w:marLeft w:val="0"/>
      <w:marRight w:val="0"/>
      <w:marTop w:val="0"/>
      <w:marBottom w:val="0"/>
      <w:divBdr>
        <w:top w:val="none" w:sz="0" w:space="0" w:color="auto"/>
        <w:left w:val="none" w:sz="0" w:space="0" w:color="auto"/>
        <w:bottom w:val="none" w:sz="0" w:space="0" w:color="auto"/>
        <w:right w:val="none" w:sz="0" w:space="0" w:color="auto"/>
      </w:divBdr>
    </w:div>
    <w:div w:id="644706250">
      <w:bodyDiv w:val="1"/>
      <w:marLeft w:val="0"/>
      <w:marRight w:val="0"/>
      <w:marTop w:val="0"/>
      <w:marBottom w:val="0"/>
      <w:divBdr>
        <w:top w:val="none" w:sz="0" w:space="0" w:color="auto"/>
        <w:left w:val="none" w:sz="0" w:space="0" w:color="auto"/>
        <w:bottom w:val="none" w:sz="0" w:space="0" w:color="auto"/>
        <w:right w:val="none" w:sz="0" w:space="0" w:color="auto"/>
      </w:divBdr>
      <w:divsChild>
        <w:div w:id="23599187">
          <w:marLeft w:val="1166"/>
          <w:marRight w:val="0"/>
          <w:marTop w:val="77"/>
          <w:marBottom w:val="0"/>
          <w:divBdr>
            <w:top w:val="none" w:sz="0" w:space="0" w:color="auto"/>
            <w:left w:val="none" w:sz="0" w:space="0" w:color="auto"/>
            <w:bottom w:val="none" w:sz="0" w:space="0" w:color="auto"/>
            <w:right w:val="none" w:sz="0" w:space="0" w:color="auto"/>
          </w:divBdr>
        </w:div>
        <w:div w:id="540673222">
          <w:marLeft w:val="1166"/>
          <w:marRight w:val="0"/>
          <w:marTop w:val="77"/>
          <w:marBottom w:val="0"/>
          <w:divBdr>
            <w:top w:val="none" w:sz="0" w:space="0" w:color="auto"/>
            <w:left w:val="none" w:sz="0" w:space="0" w:color="auto"/>
            <w:bottom w:val="none" w:sz="0" w:space="0" w:color="auto"/>
            <w:right w:val="none" w:sz="0" w:space="0" w:color="auto"/>
          </w:divBdr>
        </w:div>
        <w:div w:id="662318445">
          <w:marLeft w:val="1166"/>
          <w:marRight w:val="0"/>
          <w:marTop w:val="77"/>
          <w:marBottom w:val="0"/>
          <w:divBdr>
            <w:top w:val="none" w:sz="0" w:space="0" w:color="auto"/>
            <w:left w:val="none" w:sz="0" w:space="0" w:color="auto"/>
            <w:bottom w:val="none" w:sz="0" w:space="0" w:color="auto"/>
            <w:right w:val="none" w:sz="0" w:space="0" w:color="auto"/>
          </w:divBdr>
        </w:div>
        <w:div w:id="872810504">
          <w:marLeft w:val="1166"/>
          <w:marRight w:val="0"/>
          <w:marTop w:val="77"/>
          <w:marBottom w:val="0"/>
          <w:divBdr>
            <w:top w:val="none" w:sz="0" w:space="0" w:color="auto"/>
            <w:left w:val="none" w:sz="0" w:space="0" w:color="auto"/>
            <w:bottom w:val="none" w:sz="0" w:space="0" w:color="auto"/>
            <w:right w:val="none" w:sz="0" w:space="0" w:color="auto"/>
          </w:divBdr>
        </w:div>
        <w:div w:id="873663864">
          <w:marLeft w:val="1166"/>
          <w:marRight w:val="0"/>
          <w:marTop w:val="77"/>
          <w:marBottom w:val="0"/>
          <w:divBdr>
            <w:top w:val="none" w:sz="0" w:space="0" w:color="auto"/>
            <w:left w:val="none" w:sz="0" w:space="0" w:color="auto"/>
            <w:bottom w:val="none" w:sz="0" w:space="0" w:color="auto"/>
            <w:right w:val="none" w:sz="0" w:space="0" w:color="auto"/>
          </w:divBdr>
        </w:div>
        <w:div w:id="1102262593">
          <w:marLeft w:val="1166"/>
          <w:marRight w:val="0"/>
          <w:marTop w:val="77"/>
          <w:marBottom w:val="0"/>
          <w:divBdr>
            <w:top w:val="none" w:sz="0" w:space="0" w:color="auto"/>
            <w:left w:val="none" w:sz="0" w:space="0" w:color="auto"/>
            <w:bottom w:val="none" w:sz="0" w:space="0" w:color="auto"/>
            <w:right w:val="none" w:sz="0" w:space="0" w:color="auto"/>
          </w:divBdr>
        </w:div>
        <w:div w:id="1843548359">
          <w:marLeft w:val="446"/>
          <w:marRight w:val="0"/>
          <w:marTop w:val="86"/>
          <w:marBottom w:val="0"/>
          <w:divBdr>
            <w:top w:val="none" w:sz="0" w:space="0" w:color="auto"/>
            <w:left w:val="none" w:sz="0" w:space="0" w:color="auto"/>
            <w:bottom w:val="none" w:sz="0" w:space="0" w:color="auto"/>
            <w:right w:val="none" w:sz="0" w:space="0" w:color="auto"/>
          </w:divBdr>
        </w:div>
      </w:divsChild>
    </w:div>
    <w:div w:id="652876765">
      <w:bodyDiv w:val="1"/>
      <w:marLeft w:val="0"/>
      <w:marRight w:val="0"/>
      <w:marTop w:val="0"/>
      <w:marBottom w:val="0"/>
      <w:divBdr>
        <w:top w:val="none" w:sz="0" w:space="0" w:color="auto"/>
        <w:left w:val="none" w:sz="0" w:space="0" w:color="auto"/>
        <w:bottom w:val="none" w:sz="0" w:space="0" w:color="auto"/>
        <w:right w:val="none" w:sz="0" w:space="0" w:color="auto"/>
      </w:divBdr>
    </w:div>
    <w:div w:id="657539425">
      <w:bodyDiv w:val="1"/>
      <w:marLeft w:val="0"/>
      <w:marRight w:val="0"/>
      <w:marTop w:val="0"/>
      <w:marBottom w:val="0"/>
      <w:divBdr>
        <w:top w:val="none" w:sz="0" w:space="0" w:color="auto"/>
        <w:left w:val="none" w:sz="0" w:space="0" w:color="auto"/>
        <w:bottom w:val="none" w:sz="0" w:space="0" w:color="auto"/>
        <w:right w:val="none" w:sz="0" w:space="0" w:color="auto"/>
      </w:divBdr>
    </w:div>
    <w:div w:id="685447187">
      <w:bodyDiv w:val="1"/>
      <w:marLeft w:val="0"/>
      <w:marRight w:val="0"/>
      <w:marTop w:val="0"/>
      <w:marBottom w:val="0"/>
      <w:divBdr>
        <w:top w:val="none" w:sz="0" w:space="0" w:color="auto"/>
        <w:left w:val="none" w:sz="0" w:space="0" w:color="auto"/>
        <w:bottom w:val="none" w:sz="0" w:space="0" w:color="auto"/>
        <w:right w:val="none" w:sz="0" w:space="0" w:color="auto"/>
      </w:divBdr>
    </w:div>
    <w:div w:id="700201580">
      <w:bodyDiv w:val="1"/>
      <w:marLeft w:val="0"/>
      <w:marRight w:val="0"/>
      <w:marTop w:val="0"/>
      <w:marBottom w:val="0"/>
      <w:divBdr>
        <w:top w:val="none" w:sz="0" w:space="0" w:color="auto"/>
        <w:left w:val="none" w:sz="0" w:space="0" w:color="auto"/>
        <w:bottom w:val="none" w:sz="0" w:space="0" w:color="auto"/>
        <w:right w:val="none" w:sz="0" w:space="0" w:color="auto"/>
      </w:divBdr>
    </w:div>
    <w:div w:id="713457649">
      <w:bodyDiv w:val="1"/>
      <w:marLeft w:val="0"/>
      <w:marRight w:val="0"/>
      <w:marTop w:val="0"/>
      <w:marBottom w:val="0"/>
      <w:divBdr>
        <w:top w:val="none" w:sz="0" w:space="0" w:color="auto"/>
        <w:left w:val="none" w:sz="0" w:space="0" w:color="auto"/>
        <w:bottom w:val="none" w:sz="0" w:space="0" w:color="auto"/>
        <w:right w:val="none" w:sz="0" w:space="0" w:color="auto"/>
      </w:divBdr>
    </w:div>
    <w:div w:id="733622319">
      <w:bodyDiv w:val="1"/>
      <w:marLeft w:val="0"/>
      <w:marRight w:val="0"/>
      <w:marTop w:val="0"/>
      <w:marBottom w:val="0"/>
      <w:divBdr>
        <w:top w:val="none" w:sz="0" w:space="0" w:color="auto"/>
        <w:left w:val="none" w:sz="0" w:space="0" w:color="auto"/>
        <w:bottom w:val="none" w:sz="0" w:space="0" w:color="auto"/>
        <w:right w:val="none" w:sz="0" w:space="0" w:color="auto"/>
      </w:divBdr>
    </w:div>
    <w:div w:id="749470622">
      <w:bodyDiv w:val="1"/>
      <w:marLeft w:val="0"/>
      <w:marRight w:val="0"/>
      <w:marTop w:val="0"/>
      <w:marBottom w:val="0"/>
      <w:divBdr>
        <w:top w:val="none" w:sz="0" w:space="0" w:color="auto"/>
        <w:left w:val="none" w:sz="0" w:space="0" w:color="auto"/>
        <w:bottom w:val="none" w:sz="0" w:space="0" w:color="auto"/>
        <w:right w:val="none" w:sz="0" w:space="0" w:color="auto"/>
      </w:divBdr>
    </w:div>
    <w:div w:id="766077915">
      <w:bodyDiv w:val="1"/>
      <w:marLeft w:val="0"/>
      <w:marRight w:val="0"/>
      <w:marTop w:val="0"/>
      <w:marBottom w:val="0"/>
      <w:divBdr>
        <w:top w:val="none" w:sz="0" w:space="0" w:color="auto"/>
        <w:left w:val="none" w:sz="0" w:space="0" w:color="auto"/>
        <w:bottom w:val="none" w:sz="0" w:space="0" w:color="auto"/>
        <w:right w:val="none" w:sz="0" w:space="0" w:color="auto"/>
      </w:divBdr>
    </w:div>
    <w:div w:id="769399838">
      <w:bodyDiv w:val="1"/>
      <w:marLeft w:val="0"/>
      <w:marRight w:val="0"/>
      <w:marTop w:val="0"/>
      <w:marBottom w:val="0"/>
      <w:divBdr>
        <w:top w:val="none" w:sz="0" w:space="0" w:color="auto"/>
        <w:left w:val="none" w:sz="0" w:space="0" w:color="auto"/>
        <w:bottom w:val="none" w:sz="0" w:space="0" w:color="auto"/>
        <w:right w:val="none" w:sz="0" w:space="0" w:color="auto"/>
      </w:divBdr>
    </w:div>
    <w:div w:id="772823279">
      <w:bodyDiv w:val="1"/>
      <w:marLeft w:val="0"/>
      <w:marRight w:val="0"/>
      <w:marTop w:val="0"/>
      <w:marBottom w:val="0"/>
      <w:divBdr>
        <w:top w:val="none" w:sz="0" w:space="0" w:color="auto"/>
        <w:left w:val="none" w:sz="0" w:space="0" w:color="auto"/>
        <w:bottom w:val="none" w:sz="0" w:space="0" w:color="auto"/>
        <w:right w:val="none" w:sz="0" w:space="0" w:color="auto"/>
      </w:divBdr>
    </w:div>
    <w:div w:id="780613975">
      <w:bodyDiv w:val="1"/>
      <w:marLeft w:val="0"/>
      <w:marRight w:val="0"/>
      <w:marTop w:val="0"/>
      <w:marBottom w:val="0"/>
      <w:divBdr>
        <w:top w:val="none" w:sz="0" w:space="0" w:color="auto"/>
        <w:left w:val="none" w:sz="0" w:space="0" w:color="auto"/>
        <w:bottom w:val="none" w:sz="0" w:space="0" w:color="auto"/>
        <w:right w:val="none" w:sz="0" w:space="0" w:color="auto"/>
      </w:divBdr>
    </w:div>
    <w:div w:id="785003338">
      <w:bodyDiv w:val="1"/>
      <w:marLeft w:val="0"/>
      <w:marRight w:val="0"/>
      <w:marTop w:val="0"/>
      <w:marBottom w:val="0"/>
      <w:divBdr>
        <w:top w:val="none" w:sz="0" w:space="0" w:color="auto"/>
        <w:left w:val="none" w:sz="0" w:space="0" w:color="auto"/>
        <w:bottom w:val="none" w:sz="0" w:space="0" w:color="auto"/>
        <w:right w:val="none" w:sz="0" w:space="0" w:color="auto"/>
      </w:divBdr>
    </w:div>
    <w:div w:id="798570213">
      <w:bodyDiv w:val="1"/>
      <w:marLeft w:val="0"/>
      <w:marRight w:val="0"/>
      <w:marTop w:val="0"/>
      <w:marBottom w:val="0"/>
      <w:divBdr>
        <w:top w:val="none" w:sz="0" w:space="0" w:color="auto"/>
        <w:left w:val="none" w:sz="0" w:space="0" w:color="auto"/>
        <w:bottom w:val="none" w:sz="0" w:space="0" w:color="auto"/>
        <w:right w:val="none" w:sz="0" w:space="0" w:color="auto"/>
      </w:divBdr>
    </w:div>
    <w:div w:id="803156755">
      <w:bodyDiv w:val="1"/>
      <w:marLeft w:val="0"/>
      <w:marRight w:val="0"/>
      <w:marTop w:val="0"/>
      <w:marBottom w:val="0"/>
      <w:divBdr>
        <w:top w:val="none" w:sz="0" w:space="0" w:color="auto"/>
        <w:left w:val="none" w:sz="0" w:space="0" w:color="auto"/>
        <w:bottom w:val="none" w:sz="0" w:space="0" w:color="auto"/>
        <w:right w:val="none" w:sz="0" w:space="0" w:color="auto"/>
      </w:divBdr>
    </w:div>
    <w:div w:id="835146314">
      <w:bodyDiv w:val="1"/>
      <w:marLeft w:val="0"/>
      <w:marRight w:val="0"/>
      <w:marTop w:val="0"/>
      <w:marBottom w:val="0"/>
      <w:divBdr>
        <w:top w:val="none" w:sz="0" w:space="0" w:color="auto"/>
        <w:left w:val="none" w:sz="0" w:space="0" w:color="auto"/>
        <w:bottom w:val="none" w:sz="0" w:space="0" w:color="auto"/>
        <w:right w:val="none" w:sz="0" w:space="0" w:color="auto"/>
      </w:divBdr>
    </w:div>
    <w:div w:id="835652732">
      <w:bodyDiv w:val="1"/>
      <w:marLeft w:val="0"/>
      <w:marRight w:val="0"/>
      <w:marTop w:val="0"/>
      <w:marBottom w:val="0"/>
      <w:divBdr>
        <w:top w:val="none" w:sz="0" w:space="0" w:color="auto"/>
        <w:left w:val="none" w:sz="0" w:space="0" w:color="auto"/>
        <w:bottom w:val="none" w:sz="0" w:space="0" w:color="auto"/>
        <w:right w:val="none" w:sz="0" w:space="0" w:color="auto"/>
      </w:divBdr>
    </w:div>
    <w:div w:id="854655230">
      <w:bodyDiv w:val="1"/>
      <w:marLeft w:val="0"/>
      <w:marRight w:val="0"/>
      <w:marTop w:val="0"/>
      <w:marBottom w:val="0"/>
      <w:divBdr>
        <w:top w:val="none" w:sz="0" w:space="0" w:color="auto"/>
        <w:left w:val="none" w:sz="0" w:space="0" w:color="auto"/>
        <w:bottom w:val="none" w:sz="0" w:space="0" w:color="auto"/>
        <w:right w:val="none" w:sz="0" w:space="0" w:color="auto"/>
      </w:divBdr>
    </w:div>
    <w:div w:id="876822135">
      <w:bodyDiv w:val="1"/>
      <w:marLeft w:val="0"/>
      <w:marRight w:val="0"/>
      <w:marTop w:val="0"/>
      <w:marBottom w:val="0"/>
      <w:divBdr>
        <w:top w:val="none" w:sz="0" w:space="0" w:color="auto"/>
        <w:left w:val="none" w:sz="0" w:space="0" w:color="auto"/>
        <w:bottom w:val="none" w:sz="0" w:space="0" w:color="auto"/>
        <w:right w:val="none" w:sz="0" w:space="0" w:color="auto"/>
      </w:divBdr>
    </w:div>
    <w:div w:id="897670415">
      <w:bodyDiv w:val="1"/>
      <w:marLeft w:val="0"/>
      <w:marRight w:val="0"/>
      <w:marTop w:val="0"/>
      <w:marBottom w:val="0"/>
      <w:divBdr>
        <w:top w:val="none" w:sz="0" w:space="0" w:color="auto"/>
        <w:left w:val="none" w:sz="0" w:space="0" w:color="auto"/>
        <w:bottom w:val="none" w:sz="0" w:space="0" w:color="auto"/>
        <w:right w:val="none" w:sz="0" w:space="0" w:color="auto"/>
      </w:divBdr>
    </w:div>
    <w:div w:id="911625283">
      <w:bodyDiv w:val="1"/>
      <w:marLeft w:val="0"/>
      <w:marRight w:val="0"/>
      <w:marTop w:val="0"/>
      <w:marBottom w:val="0"/>
      <w:divBdr>
        <w:top w:val="none" w:sz="0" w:space="0" w:color="auto"/>
        <w:left w:val="none" w:sz="0" w:space="0" w:color="auto"/>
        <w:bottom w:val="none" w:sz="0" w:space="0" w:color="auto"/>
        <w:right w:val="none" w:sz="0" w:space="0" w:color="auto"/>
      </w:divBdr>
    </w:div>
    <w:div w:id="925769006">
      <w:bodyDiv w:val="1"/>
      <w:marLeft w:val="0"/>
      <w:marRight w:val="0"/>
      <w:marTop w:val="0"/>
      <w:marBottom w:val="0"/>
      <w:divBdr>
        <w:top w:val="none" w:sz="0" w:space="0" w:color="auto"/>
        <w:left w:val="none" w:sz="0" w:space="0" w:color="auto"/>
        <w:bottom w:val="none" w:sz="0" w:space="0" w:color="auto"/>
        <w:right w:val="none" w:sz="0" w:space="0" w:color="auto"/>
      </w:divBdr>
    </w:div>
    <w:div w:id="933827039">
      <w:bodyDiv w:val="1"/>
      <w:marLeft w:val="0"/>
      <w:marRight w:val="0"/>
      <w:marTop w:val="0"/>
      <w:marBottom w:val="0"/>
      <w:divBdr>
        <w:top w:val="none" w:sz="0" w:space="0" w:color="auto"/>
        <w:left w:val="none" w:sz="0" w:space="0" w:color="auto"/>
        <w:bottom w:val="none" w:sz="0" w:space="0" w:color="auto"/>
        <w:right w:val="none" w:sz="0" w:space="0" w:color="auto"/>
      </w:divBdr>
    </w:div>
    <w:div w:id="945112784">
      <w:bodyDiv w:val="1"/>
      <w:marLeft w:val="0"/>
      <w:marRight w:val="0"/>
      <w:marTop w:val="0"/>
      <w:marBottom w:val="0"/>
      <w:divBdr>
        <w:top w:val="none" w:sz="0" w:space="0" w:color="auto"/>
        <w:left w:val="none" w:sz="0" w:space="0" w:color="auto"/>
        <w:bottom w:val="none" w:sz="0" w:space="0" w:color="auto"/>
        <w:right w:val="none" w:sz="0" w:space="0" w:color="auto"/>
      </w:divBdr>
    </w:div>
    <w:div w:id="960261162">
      <w:bodyDiv w:val="1"/>
      <w:marLeft w:val="0"/>
      <w:marRight w:val="0"/>
      <w:marTop w:val="0"/>
      <w:marBottom w:val="0"/>
      <w:divBdr>
        <w:top w:val="none" w:sz="0" w:space="0" w:color="auto"/>
        <w:left w:val="none" w:sz="0" w:space="0" w:color="auto"/>
        <w:bottom w:val="none" w:sz="0" w:space="0" w:color="auto"/>
        <w:right w:val="none" w:sz="0" w:space="0" w:color="auto"/>
      </w:divBdr>
    </w:div>
    <w:div w:id="973364500">
      <w:bodyDiv w:val="1"/>
      <w:marLeft w:val="0"/>
      <w:marRight w:val="0"/>
      <w:marTop w:val="0"/>
      <w:marBottom w:val="0"/>
      <w:divBdr>
        <w:top w:val="none" w:sz="0" w:space="0" w:color="auto"/>
        <w:left w:val="none" w:sz="0" w:space="0" w:color="auto"/>
        <w:bottom w:val="none" w:sz="0" w:space="0" w:color="auto"/>
        <w:right w:val="none" w:sz="0" w:space="0" w:color="auto"/>
      </w:divBdr>
    </w:div>
    <w:div w:id="983316425">
      <w:bodyDiv w:val="1"/>
      <w:marLeft w:val="0"/>
      <w:marRight w:val="0"/>
      <w:marTop w:val="0"/>
      <w:marBottom w:val="0"/>
      <w:divBdr>
        <w:top w:val="none" w:sz="0" w:space="0" w:color="auto"/>
        <w:left w:val="none" w:sz="0" w:space="0" w:color="auto"/>
        <w:bottom w:val="none" w:sz="0" w:space="0" w:color="auto"/>
        <w:right w:val="none" w:sz="0" w:space="0" w:color="auto"/>
      </w:divBdr>
      <w:divsChild>
        <w:div w:id="1591350811">
          <w:marLeft w:val="0"/>
          <w:marRight w:val="0"/>
          <w:marTop w:val="0"/>
          <w:marBottom w:val="0"/>
          <w:divBdr>
            <w:top w:val="none" w:sz="0" w:space="0" w:color="auto"/>
            <w:left w:val="none" w:sz="0" w:space="0" w:color="auto"/>
            <w:bottom w:val="none" w:sz="0" w:space="0" w:color="auto"/>
            <w:right w:val="none" w:sz="0" w:space="0" w:color="auto"/>
          </w:divBdr>
          <w:divsChild>
            <w:div w:id="134790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913397">
      <w:bodyDiv w:val="1"/>
      <w:marLeft w:val="0"/>
      <w:marRight w:val="0"/>
      <w:marTop w:val="0"/>
      <w:marBottom w:val="0"/>
      <w:divBdr>
        <w:top w:val="none" w:sz="0" w:space="0" w:color="auto"/>
        <w:left w:val="none" w:sz="0" w:space="0" w:color="auto"/>
        <w:bottom w:val="none" w:sz="0" w:space="0" w:color="auto"/>
        <w:right w:val="none" w:sz="0" w:space="0" w:color="auto"/>
      </w:divBdr>
    </w:div>
    <w:div w:id="1047947210">
      <w:bodyDiv w:val="1"/>
      <w:marLeft w:val="0"/>
      <w:marRight w:val="0"/>
      <w:marTop w:val="0"/>
      <w:marBottom w:val="0"/>
      <w:divBdr>
        <w:top w:val="none" w:sz="0" w:space="0" w:color="auto"/>
        <w:left w:val="none" w:sz="0" w:space="0" w:color="auto"/>
        <w:bottom w:val="none" w:sz="0" w:space="0" w:color="auto"/>
        <w:right w:val="none" w:sz="0" w:space="0" w:color="auto"/>
      </w:divBdr>
    </w:div>
    <w:div w:id="1091705385">
      <w:bodyDiv w:val="1"/>
      <w:marLeft w:val="0"/>
      <w:marRight w:val="0"/>
      <w:marTop w:val="0"/>
      <w:marBottom w:val="0"/>
      <w:divBdr>
        <w:top w:val="none" w:sz="0" w:space="0" w:color="auto"/>
        <w:left w:val="none" w:sz="0" w:space="0" w:color="auto"/>
        <w:bottom w:val="none" w:sz="0" w:space="0" w:color="auto"/>
        <w:right w:val="none" w:sz="0" w:space="0" w:color="auto"/>
      </w:divBdr>
    </w:div>
    <w:div w:id="1107626867">
      <w:bodyDiv w:val="1"/>
      <w:marLeft w:val="0"/>
      <w:marRight w:val="0"/>
      <w:marTop w:val="0"/>
      <w:marBottom w:val="0"/>
      <w:divBdr>
        <w:top w:val="none" w:sz="0" w:space="0" w:color="auto"/>
        <w:left w:val="none" w:sz="0" w:space="0" w:color="auto"/>
        <w:bottom w:val="none" w:sz="0" w:space="0" w:color="auto"/>
        <w:right w:val="none" w:sz="0" w:space="0" w:color="auto"/>
      </w:divBdr>
    </w:div>
    <w:div w:id="1111048021">
      <w:bodyDiv w:val="1"/>
      <w:marLeft w:val="0"/>
      <w:marRight w:val="0"/>
      <w:marTop w:val="0"/>
      <w:marBottom w:val="0"/>
      <w:divBdr>
        <w:top w:val="none" w:sz="0" w:space="0" w:color="auto"/>
        <w:left w:val="none" w:sz="0" w:space="0" w:color="auto"/>
        <w:bottom w:val="none" w:sz="0" w:space="0" w:color="auto"/>
        <w:right w:val="none" w:sz="0" w:space="0" w:color="auto"/>
      </w:divBdr>
    </w:div>
    <w:div w:id="1124932037">
      <w:bodyDiv w:val="1"/>
      <w:marLeft w:val="0"/>
      <w:marRight w:val="0"/>
      <w:marTop w:val="0"/>
      <w:marBottom w:val="0"/>
      <w:divBdr>
        <w:top w:val="none" w:sz="0" w:space="0" w:color="auto"/>
        <w:left w:val="none" w:sz="0" w:space="0" w:color="auto"/>
        <w:bottom w:val="none" w:sz="0" w:space="0" w:color="auto"/>
        <w:right w:val="none" w:sz="0" w:space="0" w:color="auto"/>
      </w:divBdr>
    </w:div>
    <w:div w:id="1132792375">
      <w:bodyDiv w:val="1"/>
      <w:marLeft w:val="0"/>
      <w:marRight w:val="0"/>
      <w:marTop w:val="0"/>
      <w:marBottom w:val="0"/>
      <w:divBdr>
        <w:top w:val="none" w:sz="0" w:space="0" w:color="auto"/>
        <w:left w:val="none" w:sz="0" w:space="0" w:color="auto"/>
        <w:bottom w:val="none" w:sz="0" w:space="0" w:color="auto"/>
        <w:right w:val="none" w:sz="0" w:space="0" w:color="auto"/>
      </w:divBdr>
    </w:div>
    <w:div w:id="1175461627">
      <w:bodyDiv w:val="1"/>
      <w:marLeft w:val="0"/>
      <w:marRight w:val="0"/>
      <w:marTop w:val="0"/>
      <w:marBottom w:val="0"/>
      <w:divBdr>
        <w:top w:val="none" w:sz="0" w:space="0" w:color="auto"/>
        <w:left w:val="none" w:sz="0" w:space="0" w:color="auto"/>
        <w:bottom w:val="none" w:sz="0" w:space="0" w:color="auto"/>
        <w:right w:val="none" w:sz="0" w:space="0" w:color="auto"/>
      </w:divBdr>
    </w:div>
    <w:div w:id="1184590834">
      <w:bodyDiv w:val="1"/>
      <w:marLeft w:val="0"/>
      <w:marRight w:val="0"/>
      <w:marTop w:val="0"/>
      <w:marBottom w:val="0"/>
      <w:divBdr>
        <w:top w:val="none" w:sz="0" w:space="0" w:color="auto"/>
        <w:left w:val="none" w:sz="0" w:space="0" w:color="auto"/>
        <w:bottom w:val="none" w:sz="0" w:space="0" w:color="auto"/>
        <w:right w:val="none" w:sz="0" w:space="0" w:color="auto"/>
      </w:divBdr>
    </w:div>
    <w:div w:id="1209487118">
      <w:bodyDiv w:val="1"/>
      <w:marLeft w:val="0"/>
      <w:marRight w:val="0"/>
      <w:marTop w:val="0"/>
      <w:marBottom w:val="0"/>
      <w:divBdr>
        <w:top w:val="none" w:sz="0" w:space="0" w:color="auto"/>
        <w:left w:val="none" w:sz="0" w:space="0" w:color="auto"/>
        <w:bottom w:val="none" w:sz="0" w:space="0" w:color="auto"/>
        <w:right w:val="none" w:sz="0" w:space="0" w:color="auto"/>
      </w:divBdr>
    </w:div>
    <w:div w:id="1228222787">
      <w:bodyDiv w:val="1"/>
      <w:marLeft w:val="0"/>
      <w:marRight w:val="0"/>
      <w:marTop w:val="0"/>
      <w:marBottom w:val="0"/>
      <w:divBdr>
        <w:top w:val="none" w:sz="0" w:space="0" w:color="auto"/>
        <w:left w:val="none" w:sz="0" w:space="0" w:color="auto"/>
        <w:bottom w:val="none" w:sz="0" w:space="0" w:color="auto"/>
        <w:right w:val="none" w:sz="0" w:space="0" w:color="auto"/>
      </w:divBdr>
    </w:div>
    <w:div w:id="1231774451">
      <w:bodyDiv w:val="1"/>
      <w:marLeft w:val="0"/>
      <w:marRight w:val="0"/>
      <w:marTop w:val="0"/>
      <w:marBottom w:val="0"/>
      <w:divBdr>
        <w:top w:val="none" w:sz="0" w:space="0" w:color="auto"/>
        <w:left w:val="none" w:sz="0" w:space="0" w:color="auto"/>
        <w:bottom w:val="none" w:sz="0" w:space="0" w:color="auto"/>
        <w:right w:val="none" w:sz="0" w:space="0" w:color="auto"/>
      </w:divBdr>
    </w:div>
    <w:div w:id="1248147991">
      <w:bodyDiv w:val="1"/>
      <w:marLeft w:val="0"/>
      <w:marRight w:val="0"/>
      <w:marTop w:val="0"/>
      <w:marBottom w:val="0"/>
      <w:divBdr>
        <w:top w:val="none" w:sz="0" w:space="0" w:color="auto"/>
        <w:left w:val="none" w:sz="0" w:space="0" w:color="auto"/>
        <w:bottom w:val="none" w:sz="0" w:space="0" w:color="auto"/>
        <w:right w:val="none" w:sz="0" w:space="0" w:color="auto"/>
      </w:divBdr>
    </w:div>
    <w:div w:id="1269313813">
      <w:bodyDiv w:val="1"/>
      <w:marLeft w:val="0"/>
      <w:marRight w:val="0"/>
      <w:marTop w:val="0"/>
      <w:marBottom w:val="0"/>
      <w:divBdr>
        <w:top w:val="none" w:sz="0" w:space="0" w:color="auto"/>
        <w:left w:val="none" w:sz="0" w:space="0" w:color="auto"/>
        <w:bottom w:val="none" w:sz="0" w:space="0" w:color="auto"/>
        <w:right w:val="none" w:sz="0" w:space="0" w:color="auto"/>
      </w:divBdr>
    </w:div>
    <w:div w:id="1331718525">
      <w:bodyDiv w:val="1"/>
      <w:marLeft w:val="0"/>
      <w:marRight w:val="0"/>
      <w:marTop w:val="0"/>
      <w:marBottom w:val="0"/>
      <w:divBdr>
        <w:top w:val="none" w:sz="0" w:space="0" w:color="auto"/>
        <w:left w:val="none" w:sz="0" w:space="0" w:color="auto"/>
        <w:bottom w:val="none" w:sz="0" w:space="0" w:color="auto"/>
        <w:right w:val="none" w:sz="0" w:space="0" w:color="auto"/>
      </w:divBdr>
    </w:div>
    <w:div w:id="1346902227">
      <w:bodyDiv w:val="1"/>
      <w:marLeft w:val="0"/>
      <w:marRight w:val="0"/>
      <w:marTop w:val="0"/>
      <w:marBottom w:val="0"/>
      <w:divBdr>
        <w:top w:val="none" w:sz="0" w:space="0" w:color="auto"/>
        <w:left w:val="none" w:sz="0" w:space="0" w:color="auto"/>
        <w:bottom w:val="none" w:sz="0" w:space="0" w:color="auto"/>
        <w:right w:val="none" w:sz="0" w:space="0" w:color="auto"/>
      </w:divBdr>
    </w:div>
    <w:div w:id="1349331383">
      <w:bodyDiv w:val="1"/>
      <w:marLeft w:val="0"/>
      <w:marRight w:val="0"/>
      <w:marTop w:val="0"/>
      <w:marBottom w:val="0"/>
      <w:divBdr>
        <w:top w:val="none" w:sz="0" w:space="0" w:color="auto"/>
        <w:left w:val="none" w:sz="0" w:space="0" w:color="auto"/>
        <w:bottom w:val="none" w:sz="0" w:space="0" w:color="auto"/>
        <w:right w:val="none" w:sz="0" w:space="0" w:color="auto"/>
      </w:divBdr>
    </w:div>
    <w:div w:id="1376467991">
      <w:bodyDiv w:val="1"/>
      <w:marLeft w:val="0"/>
      <w:marRight w:val="0"/>
      <w:marTop w:val="0"/>
      <w:marBottom w:val="0"/>
      <w:divBdr>
        <w:top w:val="none" w:sz="0" w:space="0" w:color="auto"/>
        <w:left w:val="none" w:sz="0" w:space="0" w:color="auto"/>
        <w:bottom w:val="none" w:sz="0" w:space="0" w:color="auto"/>
        <w:right w:val="none" w:sz="0" w:space="0" w:color="auto"/>
      </w:divBdr>
    </w:div>
    <w:div w:id="1392074074">
      <w:bodyDiv w:val="1"/>
      <w:marLeft w:val="0"/>
      <w:marRight w:val="0"/>
      <w:marTop w:val="0"/>
      <w:marBottom w:val="0"/>
      <w:divBdr>
        <w:top w:val="none" w:sz="0" w:space="0" w:color="auto"/>
        <w:left w:val="none" w:sz="0" w:space="0" w:color="auto"/>
        <w:bottom w:val="none" w:sz="0" w:space="0" w:color="auto"/>
        <w:right w:val="none" w:sz="0" w:space="0" w:color="auto"/>
      </w:divBdr>
    </w:div>
    <w:div w:id="1426076601">
      <w:bodyDiv w:val="1"/>
      <w:marLeft w:val="0"/>
      <w:marRight w:val="0"/>
      <w:marTop w:val="0"/>
      <w:marBottom w:val="0"/>
      <w:divBdr>
        <w:top w:val="none" w:sz="0" w:space="0" w:color="auto"/>
        <w:left w:val="none" w:sz="0" w:space="0" w:color="auto"/>
        <w:bottom w:val="none" w:sz="0" w:space="0" w:color="auto"/>
        <w:right w:val="none" w:sz="0" w:space="0" w:color="auto"/>
      </w:divBdr>
    </w:div>
    <w:div w:id="1443964095">
      <w:bodyDiv w:val="1"/>
      <w:marLeft w:val="0"/>
      <w:marRight w:val="0"/>
      <w:marTop w:val="0"/>
      <w:marBottom w:val="0"/>
      <w:divBdr>
        <w:top w:val="none" w:sz="0" w:space="0" w:color="auto"/>
        <w:left w:val="none" w:sz="0" w:space="0" w:color="auto"/>
        <w:bottom w:val="none" w:sz="0" w:space="0" w:color="auto"/>
        <w:right w:val="none" w:sz="0" w:space="0" w:color="auto"/>
      </w:divBdr>
    </w:div>
    <w:div w:id="1455906077">
      <w:bodyDiv w:val="1"/>
      <w:marLeft w:val="0"/>
      <w:marRight w:val="0"/>
      <w:marTop w:val="0"/>
      <w:marBottom w:val="0"/>
      <w:divBdr>
        <w:top w:val="none" w:sz="0" w:space="0" w:color="auto"/>
        <w:left w:val="none" w:sz="0" w:space="0" w:color="auto"/>
        <w:bottom w:val="none" w:sz="0" w:space="0" w:color="auto"/>
        <w:right w:val="none" w:sz="0" w:space="0" w:color="auto"/>
      </w:divBdr>
    </w:div>
    <w:div w:id="1479491702">
      <w:bodyDiv w:val="1"/>
      <w:marLeft w:val="0"/>
      <w:marRight w:val="0"/>
      <w:marTop w:val="0"/>
      <w:marBottom w:val="0"/>
      <w:divBdr>
        <w:top w:val="none" w:sz="0" w:space="0" w:color="auto"/>
        <w:left w:val="none" w:sz="0" w:space="0" w:color="auto"/>
        <w:bottom w:val="none" w:sz="0" w:space="0" w:color="auto"/>
        <w:right w:val="none" w:sz="0" w:space="0" w:color="auto"/>
      </w:divBdr>
    </w:div>
    <w:div w:id="1484927000">
      <w:bodyDiv w:val="1"/>
      <w:marLeft w:val="0"/>
      <w:marRight w:val="0"/>
      <w:marTop w:val="0"/>
      <w:marBottom w:val="0"/>
      <w:divBdr>
        <w:top w:val="none" w:sz="0" w:space="0" w:color="auto"/>
        <w:left w:val="none" w:sz="0" w:space="0" w:color="auto"/>
        <w:bottom w:val="none" w:sz="0" w:space="0" w:color="auto"/>
        <w:right w:val="none" w:sz="0" w:space="0" w:color="auto"/>
      </w:divBdr>
    </w:div>
    <w:div w:id="1502114952">
      <w:bodyDiv w:val="1"/>
      <w:marLeft w:val="0"/>
      <w:marRight w:val="0"/>
      <w:marTop w:val="0"/>
      <w:marBottom w:val="0"/>
      <w:divBdr>
        <w:top w:val="none" w:sz="0" w:space="0" w:color="auto"/>
        <w:left w:val="none" w:sz="0" w:space="0" w:color="auto"/>
        <w:bottom w:val="none" w:sz="0" w:space="0" w:color="auto"/>
        <w:right w:val="none" w:sz="0" w:space="0" w:color="auto"/>
      </w:divBdr>
    </w:div>
    <w:div w:id="1514802792">
      <w:bodyDiv w:val="1"/>
      <w:marLeft w:val="0"/>
      <w:marRight w:val="0"/>
      <w:marTop w:val="0"/>
      <w:marBottom w:val="0"/>
      <w:divBdr>
        <w:top w:val="none" w:sz="0" w:space="0" w:color="auto"/>
        <w:left w:val="none" w:sz="0" w:space="0" w:color="auto"/>
        <w:bottom w:val="none" w:sz="0" w:space="0" w:color="auto"/>
        <w:right w:val="none" w:sz="0" w:space="0" w:color="auto"/>
      </w:divBdr>
    </w:div>
    <w:div w:id="1515074441">
      <w:bodyDiv w:val="1"/>
      <w:marLeft w:val="0"/>
      <w:marRight w:val="0"/>
      <w:marTop w:val="0"/>
      <w:marBottom w:val="0"/>
      <w:divBdr>
        <w:top w:val="none" w:sz="0" w:space="0" w:color="auto"/>
        <w:left w:val="none" w:sz="0" w:space="0" w:color="auto"/>
        <w:bottom w:val="none" w:sz="0" w:space="0" w:color="auto"/>
        <w:right w:val="none" w:sz="0" w:space="0" w:color="auto"/>
      </w:divBdr>
    </w:div>
    <w:div w:id="1528249060">
      <w:bodyDiv w:val="1"/>
      <w:marLeft w:val="0"/>
      <w:marRight w:val="0"/>
      <w:marTop w:val="0"/>
      <w:marBottom w:val="0"/>
      <w:divBdr>
        <w:top w:val="none" w:sz="0" w:space="0" w:color="auto"/>
        <w:left w:val="none" w:sz="0" w:space="0" w:color="auto"/>
        <w:bottom w:val="none" w:sz="0" w:space="0" w:color="auto"/>
        <w:right w:val="none" w:sz="0" w:space="0" w:color="auto"/>
      </w:divBdr>
    </w:div>
    <w:div w:id="1543053398">
      <w:bodyDiv w:val="1"/>
      <w:marLeft w:val="0"/>
      <w:marRight w:val="0"/>
      <w:marTop w:val="0"/>
      <w:marBottom w:val="0"/>
      <w:divBdr>
        <w:top w:val="none" w:sz="0" w:space="0" w:color="auto"/>
        <w:left w:val="none" w:sz="0" w:space="0" w:color="auto"/>
        <w:bottom w:val="none" w:sz="0" w:space="0" w:color="auto"/>
        <w:right w:val="none" w:sz="0" w:space="0" w:color="auto"/>
      </w:divBdr>
    </w:div>
    <w:div w:id="1565219997">
      <w:bodyDiv w:val="1"/>
      <w:marLeft w:val="0"/>
      <w:marRight w:val="0"/>
      <w:marTop w:val="0"/>
      <w:marBottom w:val="0"/>
      <w:divBdr>
        <w:top w:val="none" w:sz="0" w:space="0" w:color="auto"/>
        <w:left w:val="none" w:sz="0" w:space="0" w:color="auto"/>
        <w:bottom w:val="none" w:sz="0" w:space="0" w:color="auto"/>
        <w:right w:val="none" w:sz="0" w:space="0" w:color="auto"/>
      </w:divBdr>
    </w:div>
    <w:div w:id="1570577430">
      <w:bodyDiv w:val="1"/>
      <w:marLeft w:val="0"/>
      <w:marRight w:val="0"/>
      <w:marTop w:val="0"/>
      <w:marBottom w:val="0"/>
      <w:divBdr>
        <w:top w:val="none" w:sz="0" w:space="0" w:color="auto"/>
        <w:left w:val="none" w:sz="0" w:space="0" w:color="auto"/>
        <w:bottom w:val="none" w:sz="0" w:space="0" w:color="auto"/>
        <w:right w:val="none" w:sz="0" w:space="0" w:color="auto"/>
      </w:divBdr>
    </w:div>
    <w:div w:id="1579435181">
      <w:bodyDiv w:val="1"/>
      <w:marLeft w:val="0"/>
      <w:marRight w:val="0"/>
      <w:marTop w:val="0"/>
      <w:marBottom w:val="0"/>
      <w:divBdr>
        <w:top w:val="none" w:sz="0" w:space="0" w:color="auto"/>
        <w:left w:val="none" w:sz="0" w:space="0" w:color="auto"/>
        <w:bottom w:val="none" w:sz="0" w:space="0" w:color="auto"/>
        <w:right w:val="none" w:sz="0" w:space="0" w:color="auto"/>
      </w:divBdr>
    </w:div>
    <w:div w:id="1604922215">
      <w:bodyDiv w:val="1"/>
      <w:marLeft w:val="0"/>
      <w:marRight w:val="0"/>
      <w:marTop w:val="0"/>
      <w:marBottom w:val="0"/>
      <w:divBdr>
        <w:top w:val="none" w:sz="0" w:space="0" w:color="auto"/>
        <w:left w:val="none" w:sz="0" w:space="0" w:color="auto"/>
        <w:bottom w:val="none" w:sz="0" w:space="0" w:color="auto"/>
        <w:right w:val="none" w:sz="0" w:space="0" w:color="auto"/>
      </w:divBdr>
    </w:div>
    <w:div w:id="1627815367">
      <w:bodyDiv w:val="1"/>
      <w:marLeft w:val="0"/>
      <w:marRight w:val="0"/>
      <w:marTop w:val="0"/>
      <w:marBottom w:val="0"/>
      <w:divBdr>
        <w:top w:val="none" w:sz="0" w:space="0" w:color="auto"/>
        <w:left w:val="none" w:sz="0" w:space="0" w:color="auto"/>
        <w:bottom w:val="none" w:sz="0" w:space="0" w:color="auto"/>
        <w:right w:val="none" w:sz="0" w:space="0" w:color="auto"/>
      </w:divBdr>
    </w:div>
    <w:div w:id="1653294076">
      <w:bodyDiv w:val="1"/>
      <w:marLeft w:val="0"/>
      <w:marRight w:val="0"/>
      <w:marTop w:val="0"/>
      <w:marBottom w:val="0"/>
      <w:divBdr>
        <w:top w:val="none" w:sz="0" w:space="0" w:color="auto"/>
        <w:left w:val="none" w:sz="0" w:space="0" w:color="auto"/>
        <w:bottom w:val="none" w:sz="0" w:space="0" w:color="auto"/>
        <w:right w:val="none" w:sz="0" w:space="0" w:color="auto"/>
      </w:divBdr>
    </w:div>
    <w:div w:id="1673069366">
      <w:bodyDiv w:val="1"/>
      <w:marLeft w:val="0"/>
      <w:marRight w:val="0"/>
      <w:marTop w:val="0"/>
      <w:marBottom w:val="0"/>
      <w:divBdr>
        <w:top w:val="none" w:sz="0" w:space="0" w:color="auto"/>
        <w:left w:val="none" w:sz="0" w:space="0" w:color="auto"/>
        <w:bottom w:val="none" w:sz="0" w:space="0" w:color="auto"/>
        <w:right w:val="none" w:sz="0" w:space="0" w:color="auto"/>
      </w:divBdr>
    </w:div>
    <w:div w:id="1688747481">
      <w:bodyDiv w:val="1"/>
      <w:marLeft w:val="0"/>
      <w:marRight w:val="0"/>
      <w:marTop w:val="0"/>
      <w:marBottom w:val="0"/>
      <w:divBdr>
        <w:top w:val="none" w:sz="0" w:space="0" w:color="auto"/>
        <w:left w:val="none" w:sz="0" w:space="0" w:color="auto"/>
        <w:bottom w:val="none" w:sz="0" w:space="0" w:color="auto"/>
        <w:right w:val="none" w:sz="0" w:space="0" w:color="auto"/>
      </w:divBdr>
    </w:div>
    <w:div w:id="1713529381">
      <w:bodyDiv w:val="1"/>
      <w:marLeft w:val="0"/>
      <w:marRight w:val="0"/>
      <w:marTop w:val="0"/>
      <w:marBottom w:val="0"/>
      <w:divBdr>
        <w:top w:val="none" w:sz="0" w:space="0" w:color="auto"/>
        <w:left w:val="none" w:sz="0" w:space="0" w:color="auto"/>
        <w:bottom w:val="none" w:sz="0" w:space="0" w:color="auto"/>
        <w:right w:val="none" w:sz="0" w:space="0" w:color="auto"/>
      </w:divBdr>
    </w:div>
    <w:div w:id="1723407060">
      <w:bodyDiv w:val="1"/>
      <w:marLeft w:val="0"/>
      <w:marRight w:val="0"/>
      <w:marTop w:val="0"/>
      <w:marBottom w:val="0"/>
      <w:divBdr>
        <w:top w:val="none" w:sz="0" w:space="0" w:color="auto"/>
        <w:left w:val="none" w:sz="0" w:space="0" w:color="auto"/>
        <w:bottom w:val="none" w:sz="0" w:space="0" w:color="auto"/>
        <w:right w:val="none" w:sz="0" w:space="0" w:color="auto"/>
      </w:divBdr>
    </w:div>
    <w:div w:id="1741556569">
      <w:bodyDiv w:val="1"/>
      <w:marLeft w:val="0"/>
      <w:marRight w:val="0"/>
      <w:marTop w:val="0"/>
      <w:marBottom w:val="0"/>
      <w:divBdr>
        <w:top w:val="none" w:sz="0" w:space="0" w:color="auto"/>
        <w:left w:val="none" w:sz="0" w:space="0" w:color="auto"/>
        <w:bottom w:val="none" w:sz="0" w:space="0" w:color="auto"/>
        <w:right w:val="none" w:sz="0" w:space="0" w:color="auto"/>
      </w:divBdr>
      <w:divsChild>
        <w:div w:id="2055693199">
          <w:marLeft w:val="0"/>
          <w:marRight w:val="0"/>
          <w:marTop w:val="0"/>
          <w:marBottom w:val="0"/>
          <w:divBdr>
            <w:top w:val="none" w:sz="0" w:space="0" w:color="auto"/>
            <w:left w:val="none" w:sz="0" w:space="0" w:color="auto"/>
            <w:bottom w:val="none" w:sz="0" w:space="0" w:color="auto"/>
            <w:right w:val="none" w:sz="0" w:space="0" w:color="auto"/>
          </w:divBdr>
          <w:divsChild>
            <w:div w:id="182087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454876">
      <w:bodyDiv w:val="1"/>
      <w:marLeft w:val="0"/>
      <w:marRight w:val="0"/>
      <w:marTop w:val="0"/>
      <w:marBottom w:val="0"/>
      <w:divBdr>
        <w:top w:val="none" w:sz="0" w:space="0" w:color="auto"/>
        <w:left w:val="none" w:sz="0" w:space="0" w:color="auto"/>
        <w:bottom w:val="none" w:sz="0" w:space="0" w:color="auto"/>
        <w:right w:val="none" w:sz="0" w:space="0" w:color="auto"/>
      </w:divBdr>
    </w:div>
    <w:div w:id="1772582709">
      <w:bodyDiv w:val="1"/>
      <w:marLeft w:val="0"/>
      <w:marRight w:val="0"/>
      <w:marTop w:val="0"/>
      <w:marBottom w:val="0"/>
      <w:divBdr>
        <w:top w:val="none" w:sz="0" w:space="0" w:color="auto"/>
        <w:left w:val="none" w:sz="0" w:space="0" w:color="auto"/>
        <w:bottom w:val="none" w:sz="0" w:space="0" w:color="auto"/>
        <w:right w:val="none" w:sz="0" w:space="0" w:color="auto"/>
      </w:divBdr>
    </w:div>
    <w:div w:id="1775901625">
      <w:bodyDiv w:val="1"/>
      <w:marLeft w:val="0"/>
      <w:marRight w:val="0"/>
      <w:marTop w:val="0"/>
      <w:marBottom w:val="0"/>
      <w:divBdr>
        <w:top w:val="none" w:sz="0" w:space="0" w:color="auto"/>
        <w:left w:val="none" w:sz="0" w:space="0" w:color="auto"/>
        <w:bottom w:val="none" w:sz="0" w:space="0" w:color="auto"/>
        <w:right w:val="none" w:sz="0" w:space="0" w:color="auto"/>
      </w:divBdr>
    </w:div>
    <w:div w:id="1792819562">
      <w:bodyDiv w:val="1"/>
      <w:marLeft w:val="0"/>
      <w:marRight w:val="0"/>
      <w:marTop w:val="0"/>
      <w:marBottom w:val="0"/>
      <w:divBdr>
        <w:top w:val="none" w:sz="0" w:space="0" w:color="auto"/>
        <w:left w:val="none" w:sz="0" w:space="0" w:color="auto"/>
        <w:bottom w:val="none" w:sz="0" w:space="0" w:color="auto"/>
        <w:right w:val="none" w:sz="0" w:space="0" w:color="auto"/>
      </w:divBdr>
    </w:div>
    <w:div w:id="1819572962">
      <w:bodyDiv w:val="1"/>
      <w:marLeft w:val="0"/>
      <w:marRight w:val="0"/>
      <w:marTop w:val="0"/>
      <w:marBottom w:val="0"/>
      <w:divBdr>
        <w:top w:val="none" w:sz="0" w:space="0" w:color="auto"/>
        <w:left w:val="none" w:sz="0" w:space="0" w:color="auto"/>
        <w:bottom w:val="none" w:sz="0" w:space="0" w:color="auto"/>
        <w:right w:val="none" w:sz="0" w:space="0" w:color="auto"/>
      </w:divBdr>
    </w:div>
    <w:div w:id="1876262608">
      <w:bodyDiv w:val="1"/>
      <w:marLeft w:val="0"/>
      <w:marRight w:val="0"/>
      <w:marTop w:val="0"/>
      <w:marBottom w:val="0"/>
      <w:divBdr>
        <w:top w:val="none" w:sz="0" w:space="0" w:color="auto"/>
        <w:left w:val="none" w:sz="0" w:space="0" w:color="auto"/>
        <w:bottom w:val="none" w:sz="0" w:space="0" w:color="auto"/>
        <w:right w:val="none" w:sz="0" w:space="0" w:color="auto"/>
      </w:divBdr>
    </w:div>
    <w:div w:id="1880698215">
      <w:bodyDiv w:val="1"/>
      <w:marLeft w:val="0"/>
      <w:marRight w:val="0"/>
      <w:marTop w:val="0"/>
      <w:marBottom w:val="0"/>
      <w:divBdr>
        <w:top w:val="none" w:sz="0" w:space="0" w:color="auto"/>
        <w:left w:val="none" w:sz="0" w:space="0" w:color="auto"/>
        <w:bottom w:val="none" w:sz="0" w:space="0" w:color="auto"/>
        <w:right w:val="none" w:sz="0" w:space="0" w:color="auto"/>
      </w:divBdr>
    </w:div>
    <w:div w:id="1896886860">
      <w:bodyDiv w:val="1"/>
      <w:marLeft w:val="0"/>
      <w:marRight w:val="0"/>
      <w:marTop w:val="0"/>
      <w:marBottom w:val="0"/>
      <w:divBdr>
        <w:top w:val="none" w:sz="0" w:space="0" w:color="auto"/>
        <w:left w:val="none" w:sz="0" w:space="0" w:color="auto"/>
        <w:bottom w:val="none" w:sz="0" w:space="0" w:color="auto"/>
        <w:right w:val="none" w:sz="0" w:space="0" w:color="auto"/>
      </w:divBdr>
    </w:div>
    <w:div w:id="1900899099">
      <w:bodyDiv w:val="1"/>
      <w:marLeft w:val="0"/>
      <w:marRight w:val="0"/>
      <w:marTop w:val="0"/>
      <w:marBottom w:val="0"/>
      <w:divBdr>
        <w:top w:val="none" w:sz="0" w:space="0" w:color="auto"/>
        <w:left w:val="none" w:sz="0" w:space="0" w:color="auto"/>
        <w:bottom w:val="none" w:sz="0" w:space="0" w:color="auto"/>
        <w:right w:val="none" w:sz="0" w:space="0" w:color="auto"/>
      </w:divBdr>
    </w:div>
    <w:div w:id="1910309047">
      <w:bodyDiv w:val="1"/>
      <w:marLeft w:val="0"/>
      <w:marRight w:val="0"/>
      <w:marTop w:val="0"/>
      <w:marBottom w:val="0"/>
      <w:divBdr>
        <w:top w:val="none" w:sz="0" w:space="0" w:color="auto"/>
        <w:left w:val="none" w:sz="0" w:space="0" w:color="auto"/>
        <w:bottom w:val="none" w:sz="0" w:space="0" w:color="auto"/>
        <w:right w:val="none" w:sz="0" w:space="0" w:color="auto"/>
      </w:divBdr>
    </w:div>
    <w:div w:id="1924684460">
      <w:bodyDiv w:val="1"/>
      <w:marLeft w:val="0"/>
      <w:marRight w:val="0"/>
      <w:marTop w:val="0"/>
      <w:marBottom w:val="0"/>
      <w:divBdr>
        <w:top w:val="none" w:sz="0" w:space="0" w:color="auto"/>
        <w:left w:val="none" w:sz="0" w:space="0" w:color="auto"/>
        <w:bottom w:val="none" w:sz="0" w:space="0" w:color="auto"/>
        <w:right w:val="none" w:sz="0" w:space="0" w:color="auto"/>
      </w:divBdr>
    </w:div>
    <w:div w:id="1936595691">
      <w:bodyDiv w:val="1"/>
      <w:marLeft w:val="0"/>
      <w:marRight w:val="0"/>
      <w:marTop w:val="0"/>
      <w:marBottom w:val="0"/>
      <w:divBdr>
        <w:top w:val="none" w:sz="0" w:space="0" w:color="auto"/>
        <w:left w:val="none" w:sz="0" w:space="0" w:color="auto"/>
        <w:bottom w:val="none" w:sz="0" w:space="0" w:color="auto"/>
        <w:right w:val="none" w:sz="0" w:space="0" w:color="auto"/>
      </w:divBdr>
    </w:div>
    <w:div w:id="1943149792">
      <w:bodyDiv w:val="1"/>
      <w:marLeft w:val="0"/>
      <w:marRight w:val="0"/>
      <w:marTop w:val="0"/>
      <w:marBottom w:val="0"/>
      <w:divBdr>
        <w:top w:val="none" w:sz="0" w:space="0" w:color="auto"/>
        <w:left w:val="none" w:sz="0" w:space="0" w:color="auto"/>
        <w:bottom w:val="none" w:sz="0" w:space="0" w:color="auto"/>
        <w:right w:val="none" w:sz="0" w:space="0" w:color="auto"/>
      </w:divBdr>
    </w:div>
    <w:div w:id="1960456050">
      <w:bodyDiv w:val="1"/>
      <w:marLeft w:val="0"/>
      <w:marRight w:val="0"/>
      <w:marTop w:val="0"/>
      <w:marBottom w:val="0"/>
      <w:divBdr>
        <w:top w:val="none" w:sz="0" w:space="0" w:color="auto"/>
        <w:left w:val="none" w:sz="0" w:space="0" w:color="auto"/>
        <w:bottom w:val="none" w:sz="0" w:space="0" w:color="auto"/>
        <w:right w:val="none" w:sz="0" w:space="0" w:color="auto"/>
      </w:divBdr>
      <w:divsChild>
        <w:div w:id="638851333">
          <w:marLeft w:val="0"/>
          <w:marRight w:val="0"/>
          <w:marTop w:val="0"/>
          <w:marBottom w:val="0"/>
          <w:divBdr>
            <w:top w:val="none" w:sz="0" w:space="0" w:color="auto"/>
            <w:left w:val="none" w:sz="0" w:space="0" w:color="auto"/>
            <w:bottom w:val="none" w:sz="0" w:space="0" w:color="auto"/>
            <w:right w:val="none" w:sz="0" w:space="0" w:color="auto"/>
          </w:divBdr>
        </w:div>
      </w:divsChild>
    </w:div>
    <w:div w:id="1974366087">
      <w:bodyDiv w:val="1"/>
      <w:marLeft w:val="0"/>
      <w:marRight w:val="0"/>
      <w:marTop w:val="0"/>
      <w:marBottom w:val="0"/>
      <w:divBdr>
        <w:top w:val="none" w:sz="0" w:space="0" w:color="auto"/>
        <w:left w:val="none" w:sz="0" w:space="0" w:color="auto"/>
        <w:bottom w:val="none" w:sz="0" w:space="0" w:color="auto"/>
        <w:right w:val="none" w:sz="0" w:space="0" w:color="auto"/>
      </w:divBdr>
    </w:div>
    <w:div w:id="2019042957">
      <w:bodyDiv w:val="1"/>
      <w:marLeft w:val="0"/>
      <w:marRight w:val="0"/>
      <w:marTop w:val="0"/>
      <w:marBottom w:val="0"/>
      <w:divBdr>
        <w:top w:val="none" w:sz="0" w:space="0" w:color="auto"/>
        <w:left w:val="none" w:sz="0" w:space="0" w:color="auto"/>
        <w:bottom w:val="none" w:sz="0" w:space="0" w:color="auto"/>
        <w:right w:val="none" w:sz="0" w:space="0" w:color="auto"/>
      </w:divBdr>
    </w:div>
    <w:div w:id="2021080848">
      <w:bodyDiv w:val="1"/>
      <w:marLeft w:val="0"/>
      <w:marRight w:val="0"/>
      <w:marTop w:val="0"/>
      <w:marBottom w:val="0"/>
      <w:divBdr>
        <w:top w:val="none" w:sz="0" w:space="0" w:color="auto"/>
        <w:left w:val="none" w:sz="0" w:space="0" w:color="auto"/>
        <w:bottom w:val="none" w:sz="0" w:space="0" w:color="auto"/>
        <w:right w:val="none" w:sz="0" w:space="0" w:color="auto"/>
      </w:divBdr>
    </w:div>
    <w:div w:id="2034913703">
      <w:bodyDiv w:val="1"/>
      <w:marLeft w:val="0"/>
      <w:marRight w:val="0"/>
      <w:marTop w:val="0"/>
      <w:marBottom w:val="0"/>
      <w:divBdr>
        <w:top w:val="none" w:sz="0" w:space="0" w:color="auto"/>
        <w:left w:val="none" w:sz="0" w:space="0" w:color="auto"/>
        <w:bottom w:val="none" w:sz="0" w:space="0" w:color="auto"/>
        <w:right w:val="none" w:sz="0" w:space="0" w:color="auto"/>
      </w:divBdr>
    </w:div>
    <w:div w:id="2038265556">
      <w:bodyDiv w:val="1"/>
      <w:marLeft w:val="0"/>
      <w:marRight w:val="0"/>
      <w:marTop w:val="0"/>
      <w:marBottom w:val="0"/>
      <w:divBdr>
        <w:top w:val="none" w:sz="0" w:space="0" w:color="auto"/>
        <w:left w:val="none" w:sz="0" w:space="0" w:color="auto"/>
        <w:bottom w:val="none" w:sz="0" w:space="0" w:color="auto"/>
        <w:right w:val="none" w:sz="0" w:space="0" w:color="auto"/>
      </w:divBdr>
    </w:div>
    <w:div w:id="2105371305">
      <w:bodyDiv w:val="1"/>
      <w:marLeft w:val="0"/>
      <w:marRight w:val="0"/>
      <w:marTop w:val="0"/>
      <w:marBottom w:val="0"/>
      <w:divBdr>
        <w:top w:val="none" w:sz="0" w:space="0" w:color="auto"/>
        <w:left w:val="none" w:sz="0" w:space="0" w:color="auto"/>
        <w:bottom w:val="none" w:sz="0" w:space="0" w:color="auto"/>
        <w:right w:val="none" w:sz="0" w:space="0" w:color="auto"/>
      </w:divBdr>
      <w:divsChild>
        <w:div w:id="368796008">
          <w:marLeft w:val="0"/>
          <w:marRight w:val="0"/>
          <w:marTop w:val="0"/>
          <w:marBottom w:val="0"/>
          <w:divBdr>
            <w:top w:val="none" w:sz="0" w:space="0" w:color="auto"/>
            <w:left w:val="none" w:sz="0" w:space="0" w:color="auto"/>
            <w:bottom w:val="none" w:sz="0" w:space="0" w:color="auto"/>
            <w:right w:val="none" w:sz="0" w:space="0" w:color="auto"/>
          </w:divBdr>
        </w:div>
      </w:divsChild>
    </w:div>
    <w:div w:id="2115248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Word___1.docx"/><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27.jpeg"/><Relationship Id="rId2" Type="http://schemas.openxmlformats.org/officeDocument/2006/relationships/image" Target="file:///C:\Users\Administrator\AppData\Roaming\Foxmail7\Temp-2552-20151030153442\image001(10-30-17-02-09).gif" TargetMode="External"/><Relationship Id="rId1" Type="http://schemas.openxmlformats.org/officeDocument/2006/relationships/image" Target="media/image26.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FBDAFD-6E1C-4AF8-8BFD-B846D38E1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3897</TotalTime>
  <Pages>1</Pages>
  <Words>2818</Words>
  <Characters>16064</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18845</CharactersWithSpaces>
  <SharedDoc>false</SharedDoc>
  <HLinks>
    <vt:vector size="6" baseType="variant">
      <vt:variant>
        <vt:i4>7929951</vt:i4>
      </vt:variant>
      <vt:variant>
        <vt:i4>-1</vt:i4>
      </vt:variant>
      <vt:variant>
        <vt:i4>2049</vt:i4>
      </vt:variant>
      <vt:variant>
        <vt:i4>1</vt:i4>
      </vt:variant>
      <vt:variant>
        <vt:lpwstr>C:\Users\Administrator\AppData\Roaming\Foxmail7\Temp-2552-20151030153442\image001(10-30-17-02-09).gif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Peter wei</cp:lastModifiedBy>
  <cp:revision>1564</cp:revision>
  <cp:lastPrinted>2011-01-13T07:02:00Z</cp:lastPrinted>
  <dcterms:created xsi:type="dcterms:W3CDTF">2016-01-26T04:10:00Z</dcterms:created>
  <dcterms:modified xsi:type="dcterms:W3CDTF">2016-10-08T06:12:00Z</dcterms:modified>
</cp:coreProperties>
</file>